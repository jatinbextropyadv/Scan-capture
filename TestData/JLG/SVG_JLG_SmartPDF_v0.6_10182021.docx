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color w:val="auto"/>
          <w:lang w:val="en-US"/>
        </w:rPr>
        <w:id w:val="4327412"/>
        <w:docPartObj>
          <w:docPartGallery w:val="Cover Pages"/>
          <w:docPartUnique/>
        </w:docPartObj>
      </w:sdtPr>
      <w:sdtEndPr/>
      <w:sdtContent>
        <w:tbl>
          <w:tblPr>
            <w:tblStyle w:val="TableGrid"/>
            <w:tblpPr w:vertAnchor="page" w:horzAnchor="page" w:tblpX="1361" w:tblpY="10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49"/>
            <w:gridCol w:w="6989"/>
          </w:tblGrid>
          <w:tr w:rsidR="007A4EC7" w14:paraId="37446153" w14:textId="77777777" w:rsidTr="00696D0D">
            <w:trPr>
              <w:cantSplit/>
              <w:trHeight w:hRule="exact" w:val="851"/>
            </w:trPr>
            <w:tc>
              <w:tcPr>
                <w:tcW w:w="2649" w:type="dxa"/>
              </w:tcPr>
              <w:p w14:paraId="4363454C" w14:textId="77777777" w:rsidR="007A4EC7" w:rsidRDefault="007A4EC7" w:rsidP="00172D8F">
                <w:pPr>
                  <w:pStyle w:val="EditableField"/>
                </w:pPr>
                <w:r>
                  <w:rPr>
                    <w:noProof/>
                    <w:lang w:val="en-GB" w:eastAsia="en-GB"/>
                  </w:rPr>
                  <mc:AlternateContent>
                    <mc:Choice Requires="wps">
                      <w:drawing>
                        <wp:anchor distT="0" distB="0" distL="114300" distR="114300" simplePos="0" relativeHeight="251659264" behindDoc="0" locked="0" layoutInCell="1" allowOverlap="1" wp14:anchorId="2D9CAB3F" wp14:editId="6E625232">
                          <wp:simplePos x="0" y="0"/>
                          <wp:positionH relativeFrom="column">
                            <wp:posOffset>3810</wp:posOffset>
                          </wp:positionH>
                          <wp:positionV relativeFrom="paragraph">
                            <wp:posOffset>403860</wp:posOffset>
                          </wp:positionV>
                          <wp:extent cx="6115050" cy="8639810"/>
                          <wp:effectExtent l="635" t="4445" r="8890" b="444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8639810"/>
                                  </a:xfrm>
                                  <a:prstGeom prst="roundRect">
                                    <a:avLst>
                                      <a:gd name="adj" fmla="val 1097"/>
                                    </a:avLst>
                                  </a:prstGeom>
                                  <a:solidFill>
                                    <a:srgbClr val="F1F1F2"/>
                                  </a:solidFill>
                                  <a:ln>
                                    <a:noFill/>
                                  </a:ln>
                                  <a:extLst>
                                    <a:ext uri="{91240B29-F687-4F45-9708-019B960494DF}">
                                      <a14:hiddenLine xmlns:a14="http://schemas.microsoft.com/office/drawing/2010/main" w="9525">
                                        <a:solidFill>
                                          <a:srgbClr val="000000"/>
                                        </a:solidFill>
                                        <a:round/>
                                        <a:headEnd/>
                                        <a:tailEnd/>
                                      </a14:hiddenLine>
                                    </a:ext>
                                  </a:extLst>
                                </wps:spPr>
                                <wps:txbx>
                                  <w:txbxContent>
                                    <w:sdt>
                                      <w:sdtPr>
                                        <w:rPr>
                                          <w:color w:val="808080"/>
                                          <w:sz w:val="44"/>
                                          <w:szCs w:val="28"/>
                                        </w:rPr>
                                        <w:alias w:val="Title"/>
                                        <w:id w:val="41425585"/>
                                        <w:dataBinding w:prefixMappings="xmlns:ns0='http://purl.org/dc/elements/1.1/' xmlns:ns1='http://schemas.openxmlformats.org/package/2006/metadata/core-properties' " w:xpath="/ns1:coreProperties[1]/ns0:title[1]" w:storeItemID="{6C3C8BC8-F283-45AE-878A-BAB7291924A1}"/>
                                        <w:text/>
                                      </w:sdtPr>
                                      <w:sdtEndPr/>
                                      <w:sdtContent>
                                        <w:p w14:paraId="2BFA22C9" w14:textId="203B7659" w:rsidR="00993FE0" w:rsidRPr="004705B8" w:rsidRDefault="00993FE0" w:rsidP="007A4EC7">
                                          <w:pPr>
                                            <w:rPr>
                                              <w:color w:val="808080"/>
                                              <w:sz w:val="28"/>
                                              <w:szCs w:val="28"/>
                                            </w:rPr>
                                          </w:pPr>
                                          <w:r>
                                            <w:rPr>
                                              <w:color w:val="808080"/>
                                              <w:sz w:val="44"/>
                                              <w:szCs w:val="28"/>
                                              <w:lang w:val="en-GB"/>
                                            </w:rPr>
                                            <w:t>Scan and Capture Specification and Validation Guide (SVG)</w:t>
                                          </w:r>
                                        </w:p>
                                      </w:sdtContent>
                                    </w:sdt>
                                    <w:p w14:paraId="361550FC" w14:textId="77777777" w:rsidR="00993FE0" w:rsidRPr="004705B8" w:rsidRDefault="00993FE0" w:rsidP="007A4EC7">
                                      <w:pPr>
                                        <w:rPr>
                                          <w:color w:val="808080"/>
                                          <w:sz w:val="28"/>
                                          <w:szCs w:val="28"/>
                                        </w:rPr>
                                      </w:pPr>
                                    </w:p>
                                    <w:p w14:paraId="6AD0B6D3" w14:textId="77777777" w:rsidR="00993FE0" w:rsidRPr="004705B8" w:rsidRDefault="00993FE0" w:rsidP="007A4EC7">
                                      <w:pPr>
                                        <w:rPr>
                                          <w:color w:val="808080"/>
                                          <w:sz w:val="28"/>
                                          <w:szCs w:val="28"/>
                                        </w:rPr>
                                      </w:pPr>
                                    </w:p>
                                    <w:p w14:paraId="6402B057" w14:textId="77777777" w:rsidR="00993FE0" w:rsidRPr="004705B8" w:rsidRDefault="00993FE0" w:rsidP="007A4EC7">
                                      <w:pPr>
                                        <w:rPr>
                                          <w:color w:val="808080"/>
                                          <w:sz w:val="28"/>
                                          <w:szCs w:val="28"/>
                                        </w:rPr>
                                      </w:pPr>
                                      <w:r w:rsidRPr="004705B8">
                                        <w:rPr>
                                          <w:color w:val="808080"/>
                                          <w:sz w:val="28"/>
                                          <w:szCs w:val="28"/>
                                        </w:rPr>
                                        <w:t xml:space="preserve">Prepared for </w:t>
                                      </w:r>
                                    </w:p>
                                    <w:p w14:paraId="5633E4D4" w14:textId="77777777" w:rsidR="00993FE0" w:rsidRPr="004705B8" w:rsidRDefault="00993FE0" w:rsidP="007A4EC7">
                                      <w:pPr>
                                        <w:rPr>
                                          <w:color w:val="808080"/>
                                          <w:sz w:val="44"/>
                                          <w:szCs w:val="44"/>
                                        </w:rPr>
                                      </w:pPr>
                                    </w:p>
                                    <w:sdt>
                                      <w:sdtPr>
                                        <w:rPr>
                                          <w:color w:val="808080"/>
                                          <w:sz w:val="44"/>
                                          <w:szCs w:val="44"/>
                                        </w:rPr>
                                        <w:alias w:val="Subject"/>
                                        <w:tag w:val=""/>
                                        <w:id w:val="1389991337"/>
                                        <w:dataBinding w:prefixMappings="xmlns:ns0='http://purl.org/dc/elements/1.1/' xmlns:ns1='http://schemas.openxmlformats.org/package/2006/metadata/core-properties' " w:xpath="/ns1:coreProperties[1]/ns0:subject[1]" w:storeItemID="{6C3C8BC8-F283-45AE-878A-BAB7291924A1}"/>
                                        <w:text/>
                                      </w:sdtPr>
                                      <w:sdtEndPr/>
                                      <w:sdtContent>
                                        <w:p w14:paraId="1FDE7016" w14:textId="3E34B49A" w:rsidR="00993FE0" w:rsidRPr="004705B8" w:rsidRDefault="003373EB" w:rsidP="007A4EC7">
                                          <w:pPr>
                                            <w:rPr>
                                              <w:color w:val="808080"/>
                                              <w:sz w:val="44"/>
                                              <w:szCs w:val="44"/>
                                            </w:rPr>
                                          </w:pPr>
                                          <w:r>
                                            <w:rPr>
                                              <w:color w:val="808080"/>
                                              <w:sz w:val="44"/>
                                              <w:szCs w:val="44"/>
                                            </w:rPr>
                                            <w:t>JLG Group</w:t>
                                          </w:r>
                                        </w:p>
                                      </w:sdtContent>
                                    </w:sdt>
                                    <w:p w14:paraId="337EB204" w14:textId="77777777" w:rsidR="00993FE0" w:rsidRPr="004705B8" w:rsidRDefault="00993FE0" w:rsidP="007A4EC7">
                                      <w:pPr>
                                        <w:rPr>
                                          <w:color w:val="808080"/>
                                          <w:sz w:val="28"/>
                                          <w:szCs w:val="28"/>
                                        </w:rPr>
                                      </w:pPr>
                                    </w:p>
                                    <w:sdt>
                                      <w:sdtPr>
                                        <w:rPr>
                                          <w:color w:val="808080"/>
                                          <w:sz w:val="28"/>
                                          <w:szCs w:val="28"/>
                                        </w:rPr>
                                        <w:alias w:val="Status"/>
                                        <w:id w:val="41425586"/>
                                        <w:dataBinding w:prefixMappings="xmlns:ns0='http://purl.org/dc/elements/1.1/' xmlns:ns1='http://schemas.openxmlformats.org/package/2006/metadata/core-properties' " w:xpath="/ns1:coreProperties[1]/ns1:contentStatus[1]" w:storeItemID="{6C3C8BC8-F283-45AE-878A-BAB7291924A1}"/>
                                        <w:text/>
                                      </w:sdtPr>
                                      <w:sdtEndPr/>
                                      <w:sdtContent>
                                        <w:p w14:paraId="1E801BDF" w14:textId="3D7CB777" w:rsidR="00993FE0" w:rsidRPr="004705B8" w:rsidRDefault="000A1F19" w:rsidP="007A4EC7">
                                          <w:pPr>
                                            <w:rPr>
                                              <w:color w:val="808080"/>
                                              <w:sz w:val="28"/>
                                              <w:szCs w:val="28"/>
                                            </w:rPr>
                                          </w:pPr>
                                          <w:del w:id="0" w:author="Ramandeep Jassal" w:date="2021-10-19T00:43:00Z">
                                            <w:r w:rsidDel="000A1F19">
                                              <w:rPr>
                                                <w:color w:val="808080"/>
                                                <w:sz w:val="28"/>
                                                <w:szCs w:val="28"/>
                                                <w:lang w:val="en-GB"/>
                                              </w:rPr>
                                              <w:delText>Version 0.3.1</w:delText>
                                            </w:r>
                                          </w:del>
                                          <w:ins w:id="1" w:author="Ramandeep Jassal" w:date="2021-10-19T00:43:00Z">
                                            <w:r>
                                              <w:rPr>
                                                <w:color w:val="808080"/>
                                                <w:sz w:val="28"/>
                                                <w:szCs w:val="28"/>
                                                <w:lang w:val="en-GB"/>
                                              </w:rPr>
                                              <w:t>Version 0</w:t>
                                            </w:r>
                                          </w:ins>
                                          <w:ins w:id="2" w:author="Aavriti Jain" w:date="2022-07-25T15:18:00Z">
                                            <w:r w:rsidR="007350A6">
                                              <w:rPr>
                                                <w:color w:val="808080"/>
                                                <w:sz w:val="28"/>
                                                <w:szCs w:val="28"/>
                                                <w:lang w:val="en-GB"/>
                                              </w:rPr>
                                              <w:t>.6</w:t>
                                            </w:r>
                                          </w:ins>
                                        </w:p>
                                      </w:sdtContent>
                                    </w:sdt>
                                    <w:p w14:paraId="33B9FA60" w14:textId="77777777" w:rsidR="00993FE0" w:rsidRPr="004705B8" w:rsidRDefault="00993FE0" w:rsidP="007A4EC7">
                                      <w:pPr>
                                        <w:rPr>
                                          <w:color w:val="808080"/>
                                          <w:sz w:val="28"/>
                                          <w:szCs w:val="28"/>
                                        </w:rPr>
                                      </w:pPr>
                                    </w:p>
                                  </w:txbxContent>
                                </wps:txbx>
                                <wps:bodyPr rot="0" vert="horz" wrap="square" lIns="360000" tIns="468000" rIns="360000" bIns="180000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9CAB3F" id="AutoShape 3" o:spid="_x0000_s1026" style="position:absolute;margin-left:.3pt;margin-top:31.8pt;width:481.5pt;height:68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7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" fillcolor="#f1f1f2" stroked="f">
                          <v:textbox inset="10mm,13mm,10mm,50mm">
                            <w:txbxContent>
                              <w:sdt>
                                <w:sdtPr>
                                  <w:rPr>
                                    <w:color w:val="808080"/>
                                    <w:sz w:val="44"/>
                                    <w:szCs w:val="28"/>
                                  </w:rPr>
                                  <w:alias w:val="Title"/>
                                  <w:id w:val="41425585"/>
                                  <w:dataBinding w:prefixMappings="xmlns:ns0='http://purl.org/dc/elements/1.1/' xmlns:ns1='http://schemas.openxmlformats.org/package/2006/metadata/core-properties' " w:xpath="/ns1:coreProperties[1]/ns0:title[1]" w:storeItemID="{6C3C8BC8-F283-45AE-878A-BAB7291924A1}"/>
                                  <w:text/>
                                </w:sdtPr>
                                <w:sdtEndPr/>
                                <w:sdtContent>
                                  <w:p w14:paraId="2BFA22C9" w14:textId="203B7659" w:rsidR="00993FE0" w:rsidRPr="004705B8" w:rsidRDefault="00993FE0" w:rsidP="007A4EC7">
                                    <w:pPr>
                                      <w:rPr>
                                        <w:color w:val="808080"/>
                                        <w:sz w:val="28"/>
                                        <w:szCs w:val="28"/>
                                      </w:rPr>
                                    </w:pPr>
                                    <w:r>
                                      <w:rPr>
                                        <w:color w:val="808080"/>
                                        <w:sz w:val="44"/>
                                        <w:szCs w:val="28"/>
                                        <w:lang w:val="en-GB"/>
                                      </w:rPr>
                                      <w:t>Scan and Capture Specification and Validation Guide (SVG)</w:t>
                                    </w:r>
                                  </w:p>
                                </w:sdtContent>
                              </w:sdt>
                              <w:p w14:paraId="361550FC" w14:textId="77777777" w:rsidR="00993FE0" w:rsidRPr="004705B8" w:rsidRDefault="00993FE0" w:rsidP="007A4EC7">
                                <w:pPr>
                                  <w:rPr>
                                    <w:color w:val="808080"/>
                                    <w:sz w:val="28"/>
                                    <w:szCs w:val="28"/>
                                  </w:rPr>
                                </w:pPr>
                              </w:p>
                              <w:p w14:paraId="6AD0B6D3" w14:textId="77777777" w:rsidR="00993FE0" w:rsidRPr="004705B8" w:rsidRDefault="00993FE0" w:rsidP="007A4EC7">
                                <w:pPr>
                                  <w:rPr>
                                    <w:color w:val="808080"/>
                                    <w:sz w:val="28"/>
                                    <w:szCs w:val="28"/>
                                  </w:rPr>
                                </w:pPr>
                              </w:p>
                              <w:p w14:paraId="6402B057" w14:textId="77777777" w:rsidR="00993FE0" w:rsidRPr="004705B8" w:rsidRDefault="00993FE0" w:rsidP="007A4EC7">
                                <w:pPr>
                                  <w:rPr>
                                    <w:color w:val="808080"/>
                                    <w:sz w:val="28"/>
                                    <w:szCs w:val="28"/>
                                  </w:rPr>
                                </w:pPr>
                                <w:r w:rsidRPr="004705B8">
                                  <w:rPr>
                                    <w:color w:val="808080"/>
                                    <w:sz w:val="28"/>
                                    <w:szCs w:val="28"/>
                                  </w:rPr>
                                  <w:t xml:space="preserve">Prepared for </w:t>
                                </w:r>
                              </w:p>
                              <w:p w14:paraId="5633E4D4" w14:textId="77777777" w:rsidR="00993FE0" w:rsidRPr="004705B8" w:rsidRDefault="00993FE0" w:rsidP="007A4EC7">
                                <w:pPr>
                                  <w:rPr>
                                    <w:color w:val="808080"/>
                                    <w:sz w:val="44"/>
                                    <w:szCs w:val="44"/>
                                  </w:rPr>
                                </w:pPr>
                              </w:p>
                              <w:sdt>
                                <w:sdtPr>
                                  <w:rPr>
                                    <w:color w:val="808080"/>
                                    <w:sz w:val="44"/>
                                    <w:szCs w:val="44"/>
                                  </w:rPr>
                                  <w:alias w:val="Subject"/>
                                  <w:tag w:val=""/>
                                  <w:id w:val="1389991337"/>
                                  <w:dataBinding w:prefixMappings="xmlns:ns0='http://purl.org/dc/elements/1.1/' xmlns:ns1='http://schemas.openxmlformats.org/package/2006/metadata/core-properties' " w:xpath="/ns1:coreProperties[1]/ns0:subject[1]" w:storeItemID="{6C3C8BC8-F283-45AE-878A-BAB7291924A1}"/>
                                  <w:text/>
                                </w:sdtPr>
                                <w:sdtEndPr/>
                                <w:sdtContent>
                                  <w:p w14:paraId="1FDE7016" w14:textId="3E34B49A" w:rsidR="00993FE0" w:rsidRPr="004705B8" w:rsidRDefault="003373EB" w:rsidP="007A4EC7">
                                    <w:pPr>
                                      <w:rPr>
                                        <w:color w:val="808080"/>
                                        <w:sz w:val="44"/>
                                        <w:szCs w:val="44"/>
                                      </w:rPr>
                                    </w:pPr>
                                    <w:r>
                                      <w:rPr>
                                        <w:color w:val="808080"/>
                                        <w:sz w:val="44"/>
                                        <w:szCs w:val="44"/>
                                      </w:rPr>
                                      <w:t>JLG Group</w:t>
                                    </w:r>
                                  </w:p>
                                </w:sdtContent>
                              </w:sdt>
                              <w:p w14:paraId="337EB204" w14:textId="77777777" w:rsidR="00993FE0" w:rsidRPr="004705B8" w:rsidRDefault="00993FE0" w:rsidP="007A4EC7">
                                <w:pPr>
                                  <w:rPr>
                                    <w:color w:val="808080"/>
                                    <w:sz w:val="28"/>
                                    <w:szCs w:val="28"/>
                                  </w:rPr>
                                </w:pPr>
                              </w:p>
                              <w:sdt>
                                <w:sdtPr>
                                  <w:rPr>
                                    <w:color w:val="808080"/>
                                    <w:sz w:val="28"/>
                                    <w:szCs w:val="28"/>
                                  </w:rPr>
                                  <w:alias w:val="Status"/>
                                  <w:id w:val="41425586"/>
                                  <w:dataBinding w:prefixMappings="xmlns:ns0='http://purl.org/dc/elements/1.1/' xmlns:ns1='http://schemas.openxmlformats.org/package/2006/metadata/core-properties' " w:xpath="/ns1:coreProperties[1]/ns1:contentStatus[1]" w:storeItemID="{6C3C8BC8-F283-45AE-878A-BAB7291924A1}"/>
                                  <w:text/>
                                </w:sdtPr>
                                <w:sdtEndPr/>
                                <w:sdtContent>
                                  <w:p w14:paraId="1E801BDF" w14:textId="3D7CB777" w:rsidR="00993FE0" w:rsidRPr="004705B8" w:rsidRDefault="000A1F19" w:rsidP="007A4EC7">
                                    <w:pPr>
                                      <w:rPr>
                                        <w:color w:val="808080"/>
                                        <w:sz w:val="28"/>
                                        <w:szCs w:val="28"/>
                                      </w:rPr>
                                    </w:pPr>
                                    <w:del w:id="3" w:author="Ramandeep Jassal" w:date="2021-10-19T00:43:00Z">
                                      <w:r w:rsidDel="000A1F19">
                                        <w:rPr>
                                          <w:color w:val="808080"/>
                                          <w:sz w:val="28"/>
                                          <w:szCs w:val="28"/>
                                          <w:lang w:val="en-GB"/>
                                        </w:rPr>
                                        <w:delText>Version 0.3.1</w:delText>
                                      </w:r>
                                    </w:del>
                                    <w:ins w:id="4" w:author="Ramandeep Jassal" w:date="2021-10-19T00:43:00Z">
                                      <w:r>
                                        <w:rPr>
                                          <w:color w:val="808080"/>
                                          <w:sz w:val="28"/>
                                          <w:szCs w:val="28"/>
                                          <w:lang w:val="en-GB"/>
                                        </w:rPr>
                                        <w:t>Version 0</w:t>
                                      </w:r>
                                    </w:ins>
                                    <w:ins w:id="5" w:author="Aavriti Jain" w:date="2022-07-25T15:18:00Z">
                                      <w:r w:rsidR="007350A6">
                                        <w:rPr>
                                          <w:color w:val="808080"/>
                                          <w:sz w:val="28"/>
                                          <w:szCs w:val="28"/>
                                          <w:lang w:val="en-GB"/>
                                        </w:rPr>
                                        <w:t>.6</w:t>
                                      </w:r>
                                    </w:ins>
                                  </w:p>
                                </w:sdtContent>
                              </w:sdt>
                              <w:p w14:paraId="33B9FA60" w14:textId="77777777" w:rsidR="00993FE0" w:rsidRPr="004705B8" w:rsidRDefault="00993FE0" w:rsidP="007A4EC7">
                                <w:pPr>
                                  <w:rPr>
                                    <w:color w:val="808080"/>
                                    <w:sz w:val="28"/>
                                    <w:szCs w:val="28"/>
                                  </w:rPr>
                                </w:pPr>
                              </w:p>
                            </w:txbxContent>
                          </v:textbox>
                        </v:roundrect>
                      </w:pict>
                    </mc:Fallback>
                  </mc:AlternateContent>
                </w:r>
                <w:r>
                  <w:t xml:space="preserve"> </w:t>
                </w:r>
              </w:p>
            </w:tc>
            <w:tc>
              <w:tcPr>
                <w:tcW w:w="6989" w:type="dxa"/>
              </w:tcPr>
              <w:p w14:paraId="52663D24" w14:textId="77777777" w:rsidR="007A4EC7" w:rsidRDefault="007A4EC7" w:rsidP="00696D0D"/>
            </w:tc>
          </w:tr>
          <w:tr w:rsidR="007A4EC7" w14:paraId="72633D01" w14:textId="77777777" w:rsidTr="00696D0D">
            <w:trPr>
              <w:cantSplit/>
              <w:trHeight w:hRule="exact" w:val="12331"/>
            </w:trPr>
            <w:tc>
              <w:tcPr>
                <w:tcW w:w="9638" w:type="dxa"/>
                <w:gridSpan w:val="2"/>
              </w:tcPr>
              <w:p w14:paraId="55567F6C" w14:textId="77777777" w:rsidR="007A4EC7" w:rsidRDefault="007A4EC7" w:rsidP="00696D0D">
                <w:r>
                  <w:rPr>
                    <w:noProof/>
                    <w:lang w:val="en-GB" w:eastAsia="en-GB"/>
                  </w:rPr>
                  <mc:AlternateContent>
                    <mc:Choice Requires="wps">
                      <w:drawing>
                        <wp:anchor distT="0" distB="0" distL="114300" distR="114300" simplePos="0" relativeHeight="251660288" behindDoc="0" locked="0" layoutInCell="1" allowOverlap="1" wp14:anchorId="4CF83EDA" wp14:editId="6A90003E">
                          <wp:simplePos x="0" y="0"/>
                          <wp:positionH relativeFrom="column">
                            <wp:posOffset>400685</wp:posOffset>
                          </wp:positionH>
                          <wp:positionV relativeFrom="paragraph">
                            <wp:posOffset>7593965</wp:posOffset>
                          </wp:positionV>
                          <wp:extent cx="5365115" cy="798830"/>
                          <wp:effectExtent l="0" t="635" r="0" b="635"/>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115" cy="798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506"/>
                                      </w:tblGrid>
                                      <w:tr w:rsidR="00993FE0" w:rsidRPr="00032883" w14:paraId="6BA569EB" w14:textId="77777777" w:rsidTr="007D56F2">
                                        <w:trPr>
                                          <w:trHeight w:val="254"/>
                                        </w:trPr>
                                        <w:tc>
                                          <w:tcPr>
                                            <w:tcW w:w="2552" w:type="dxa"/>
                                          </w:tcPr>
                                          <w:p w14:paraId="00C70FD8" w14:textId="77777777" w:rsidR="00993FE0" w:rsidRPr="00032883" w:rsidRDefault="00993FE0" w:rsidP="00185EC5">
                                            <w:r>
                                              <w:t>Document created by:</w:t>
                                            </w:r>
                                          </w:p>
                                        </w:tc>
                                        <w:tc>
                                          <w:tcPr>
                                            <w:tcW w:w="5506" w:type="dxa"/>
                                          </w:tcPr>
                                          <w:p w14:paraId="6FB77236" w14:textId="20F8B3F8" w:rsidR="00993FE0" w:rsidRPr="00032883" w:rsidRDefault="00BF646C" w:rsidP="00185EC5">
                                            <w:r>
                                              <w:rPr>
                                                <w:noProof/>
                                              </w:rPr>
                                              <w:t>Ramandeep Jassal</w:t>
                                            </w:r>
                                          </w:p>
                                        </w:tc>
                                      </w:tr>
                                      <w:tr w:rsidR="00993FE0" w:rsidRPr="00032883" w14:paraId="5031770D" w14:textId="77777777" w:rsidTr="007D56F2">
                                        <w:trPr>
                                          <w:trHeight w:val="254"/>
                                        </w:trPr>
                                        <w:tc>
                                          <w:tcPr>
                                            <w:tcW w:w="2552" w:type="dxa"/>
                                          </w:tcPr>
                                          <w:p w14:paraId="43DD3BC1" w14:textId="77777777" w:rsidR="00993FE0" w:rsidRPr="00032883" w:rsidRDefault="00993FE0" w:rsidP="00185EC5">
                                            <w:r>
                                              <w:t>Document created on:</w:t>
                                            </w:r>
                                          </w:p>
                                        </w:tc>
                                        <w:tc>
                                          <w:tcPr>
                                            <w:tcW w:w="5506" w:type="dxa"/>
                                          </w:tcPr>
                                          <w:p w14:paraId="194A3DCC" w14:textId="0FC0CBC7" w:rsidR="00993FE0" w:rsidRPr="00032883" w:rsidRDefault="00BF646C" w:rsidP="00185EC5">
                                            <w:r>
                                              <w:t>Sep 13, 2021</w:t>
                                            </w:r>
                                          </w:p>
                                        </w:tc>
                                      </w:tr>
                                      <w:tr w:rsidR="00993FE0" w:rsidRPr="00032883" w14:paraId="27DAFB72" w14:textId="77777777" w:rsidTr="007D56F2">
                                        <w:trPr>
                                          <w:trHeight w:val="254"/>
                                        </w:trPr>
                                        <w:tc>
                                          <w:tcPr>
                                            <w:tcW w:w="2552" w:type="dxa"/>
                                          </w:tcPr>
                                          <w:p w14:paraId="14B1138E" w14:textId="77777777" w:rsidR="00993FE0" w:rsidRPr="00032883" w:rsidRDefault="00993FE0" w:rsidP="00185EC5">
                                            <w:r>
                                              <w:t>Document last saved by:</w:t>
                                            </w:r>
                                          </w:p>
                                        </w:tc>
                                        <w:tc>
                                          <w:tcPr>
                                            <w:tcW w:w="5506" w:type="dxa"/>
                                          </w:tcPr>
                                          <w:p w14:paraId="6847DC4A" w14:textId="47827680" w:rsidR="00993FE0" w:rsidRPr="00032883" w:rsidRDefault="00993FE0" w:rsidP="00185EC5">
                                            <w:r>
                                              <w:rPr>
                                                <w:noProof/>
                                              </w:rPr>
                                              <w:fldChar w:fldCharType="begin"/>
                                            </w:r>
                                            <w:r>
                                              <w:rPr>
                                                <w:noProof/>
                                              </w:rPr>
                                              <w:instrText xml:space="preserve"> LASTSAVEDBY  \* FirstCap  \* MERGEFORMAT </w:instrText>
                                            </w:r>
                                            <w:r>
                                              <w:rPr>
                                                <w:noProof/>
                                              </w:rPr>
                                              <w:fldChar w:fldCharType="separate"/>
                                            </w:r>
                                            <w:r w:rsidR="00BF646C">
                                              <w:rPr>
                                                <w:noProof/>
                                              </w:rPr>
                                              <w:t>Ramandeep Jassal</w:t>
                                            </w:r>
                                            <w:r>
                                              <w:rPr>
                                                <w:noProof/>
                                              </w:rPr>
                                              <w:fldChar w:fldCharType="end"/>
                                            </w:r>
                                          </w:p>
                                        </w:tc>
                                      </w:tr>
                                      <w:tr w:rsidR="00993FE0" w:rsidRPr="00032883" w14:paraId="7A978658" w14:textId="77777777" w:rsidTr="007D56F2">
                                        <w:trPr>
                                          <w:trHeight w:val="237"/>
                                        </w:trPr>
                                        <w:tc>
                                          <w:tcPr>
                                            <w:tcW w:w="2552" w:type="dxa"/>
                                          </w:tcPr>
                                          <w:p w14:paraId="16ED01DC" w14:textId="77777777" w:rsidR="00993FE0" w:rsidRPr="00032883" w:rsidRDefault="00993FE0" w:rsidP="00185EC5">
                                            <w:r>
                                              <w:t>Document last saved on:</w:t>
                                            </w:r>
                                          </w:p>
                                        </w:tc>
                                        <w:tc>
                                          <w:tcPr>
                                            <w:tcW w:w="5506" w:type="dxa"/>
                                          </w:tcPr>
                                          <w:p w14:paraId="1D6D064D" w14:textId="47C7427D" w:rsidR="00993FE0" w:rsidRPr="00032883" w:rsidRDefault="00BF646C" w:rsidP="00185EC5">
                                            <w:r>
                                              <w:t>Sep 13, 2021</w:t>
                                            </w:r>
                                          </w:p>
                                        </w:tc>
                                      </w:tr>
                                      <w:tr w:rsidR="00993FE0" w:rsidRPr="00032883" w14:paraId="1AE48583" w14:textId="77777777" w:rsidTr="007D56F2">
                                        <w:trPr>
                                          <w:trHeight w:val="268"/>
                                        </w:trPr>
                                        <w:tc>
                                          <w:tcPr>
                                            <w:tcW w:w="2552" w:type="dxa"/>
                                          </w:tcPr>
                                          <w:p w14:paraId="2209DE06" w14:textId="77777777" w:rsidR="00993FE0" w:rsidRPr="00032883" w:rsidRDefault="00993FE0" w:rsidP="00185EC5"/>
                                        </w:tc>
                                        <w:tc>
                                          <w:tcPr>
                                            <w:tcW w:w="5506" w:type="dxa"/>
                                          </w:tcPr>
                                          <w:p w14:paraId="6F974FFD" w14:textId="77777777" w:rsidR="00993FE0" w:rsidRPr="00032883" w:rsidRDefault="00993FE0" w:rsidP="00185EC5"/>
                                        </w:tc>
                                      </w:tr>
                                    </w:tbl>
                                    <w:p w14:paraId="4BE2BBF2" w14:textId="77777777" w:rsidR="00993FE0" w:rsidRDefault="00993FE0" w:rsidP="007A4EC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F83EDA" id="_x0000_t202" coordsize="21600,21600" o:spt="202" path="m,l,21600r21600,l21600,xe">
                          <v:stroke joinstyle="miter"/>
                          <v:path gradientshapeok="t" o:connecttype="rect"/>
                        </v:shapetype>
                        <v:shape id="Text Box 6" o:spid="_x0000_s1027" type="#_x0000_t202" style="position:absolute;margin-left:31.55pt;margin-top:597.95pt;width:422.45pt;height:6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" filled="f" stroked="f">
                          <v:textbox inset="0,0,0,0">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506"/>
                                </w:tblGrid>
                                <w:tr w:rsidR="00993FE0" w:rsidRPr="00032883" w14:paraId="6BA569EB" w14:textId="77777777" w:rsidTr="007D56F2">
                                  <w:trPr>
                                    <w:trHeight w:val="254"/>
                                  </w:trPr>
                                  <w:tc>
                                    <w:tcPr>
                                      <w:tcW w:w="2552" w:type="dxa"/>
                                    </w:tcPr>
                                    <w:p w14:paraId="00C70FD8" w14:textId="77777777" w:rsidR="00993FE0" w:rsidRPr="00032883" w:rsidRDefault="00993FE0" w:rsidP="00185EC5">
                                      <w:r>
                                        <w:t>Document created by:</w:t>
                                      </w:r>
                                    </w:p>
                                  </w:tc>
                                  <w:tc>
                                    <w:tcPr>
                                      <w:tcW w:w="5506" w:type="dxa"/>
                                    </w:tcPr>
                                    <w:p w14:paraId="6FB77236" w14:textId="20F8B3F8" w:rsidR="00993FE0" w:rsidRPr="00032883" w:rsidRDefault="00BF646C" w:rsidP="00185EC5">
                                      <w:r>
                                        <w:rPr>
                                          <w:noProof/>
                                        </w:rPr>
                                        <w:t>Ramandeep Jassal</w:t>
                                      </w:r>
                                    </w:p>
                                  </w:tc>
                                </w:tr>
                                <w:tr w:rsidR="00993FE0" w:rsidRPr="00032883" w14:paraId="5031770D" w14:textId="77777777" w:rsidTr="007D56F2">
                                  <w:trPr>
                                    <w:trHeight w:val="254"/>
                                  </w:trPr>
                                  <w:tc>
                                    <w:tcPr>
                                      <w:tcW w:w="2552" w:type="dxa"/>
                                    </w:tcPr>
                                    <w:p w14:paraId="43DD3BC1" w14:textId="77777777" w:rsidR="00993FE0" w:rsidRPr="00032883" w:rsidRDefault="00993FE0" w:rsidP="00185EC5">
                                      <w:r>
                                        <w:t>Document created on:</w:t>
                                      </w:r>
                                    </w:p>
                                  </w:tc>
                                  <w:tc>
                                    <w:tcPr>
                                      <w:tcW w:w="5506" w:type="dxa"/>
                                    </w:tcPr>
                                    <w:p w14:paraId="194A3DCC" w14:textId="0FC0CBC7" w:rsidR="00993FE0" w:rsidRPr="00032883" w:rsidRDefault="00BF646C" w:rsidP="00185EC5">
                                      <w:r>
                                        <w:t>Sep 13, 2021</w:t>
                                      </w:r>
                                    </w:p>
                                  </w:tc>
                                </w:tr>
                                <w:tr w:rsidR="00993FE0" w:rsidRPr="00032883" w14:paraId="27DAFB72" w14:textId="77777777" w:rsidTr="007D56F2">
                                  <w:trPr>
                                    <w:trHeight w:val="254"/>
                                  </w:trPr>
                                  <w:tc>
                                    <w:tcPr>
                                      <w:tcW w:w="2552" w:type="dxa"/>
                                    </w:tcPr>
                                    <w:p w14:paraId="14B1138E" w14:textId="77777777" w:rsidR="00993FE0" w:rsidRPr="00032883" w:rsidRDefault="00993FE0" w:rsidP="00185EC5">
                                      <w:r>
                                        <w:t>Document last saved by:</w:t>
                                      </w:r>
                                    </w:p>
                                  </w:tc>
                                  <w:tc>
                                    <w:tcPr>
                                      <w:tcW w:w="5506" w:type="dxa"/>
                                    </w:tcPr>
                                    <w:p w14:paraId="6847DC4A" w14:textId="47827680" w:rsidR="00993FE0" w:rsidRPr="00032883" w:rsidRDefault="00993FE0" w:rsidP="00185EC5">
                                      <w:r>
                                        <w:rPr>
                                          <w:noProof/>
                                        </w:rPr>
                                        <w:fldChar w:fldCharType="begin"/>
                                      </w:r>
                                      <w:r>
                                        <w:rPr>
                                          <w:noProof/>
                                        </w:rPr>
                                        <w:instrText xml:space="preserve"> LASTSAVEDBY  \* FirstCap  \* MERGEFORMAT </w:instrText>
                                      </w:r>
                                      <w:r>
                                        <w:rPr>
                                          <w:noProof/>
                                        </w:rPr>
                                        <w:fldChar w:fldCharType="separate"/>
                                      </w:r>
                                      <w:r w:rsidR="00BF646C">
                                        <w:rPr>
                                          <w:noProof/>
                                        </w:rPr>
                                        <w:t>Ramandeep Jassal</w:t>
                                      </w:r>
                                      <w:r>
                                        <w:rPr>
                                          <w:noProof/>
                                        </w:rPr>
                                        <w:fldChar w:fldCharType="end"/>
                                      </w:r>
                                    </w:p>
                                  </w:tc>
                                </w:tr>
                                <w:tr w:rsidR="00993FE0" w:rsidRPr="00032883" w14:paraId="7A978658" w14:textId="77777777" w:rsidTr="007D56F2">
                                  <w:trPr>
                                    <w:trHeight w:val="237"/>
                                  </w:trPr>
                                  <w:tc>
                                    <w:tcPr>
                                      <w:tcW w:w="2552" w:type="dxa"/>
                                    </w:tcPr>
                                    <w:p w14:paraId="16ED01DC" w14:textId="77777777" w:rsidR="00993FE0" w:rsidRPr="00032883" w:rsidRDefault="00993FE0" w:rsidP="00185EC5">
                                      <w:r>
                                        <w:t>Document last saved on:</w:t>
                                      </w:r>
                                    </w:p>
                                  </w:tc>
                                  <w:tc>
                                    <w:tcPr>
                                      <w:tcW w:w="5506" w:type="dxa"/>
                                    </w:tcPr>
                                    <w:p w14:paraId="1D6D064D" w14:textId="47C7427D" w:rsidR="00993FE0" w:rsidRPr="00032883" w:rsidRDefault="00BF646C" w:rsidP="00185EC5">
                                      <w:r>
                                        <w:t>Sep 13, 2021</w:t>
                                      </w:r>
                                    </w:p>
                                  </w:tc>
                                </w:tr>
                                <w:tr w:rsidR="00993FE0" w:rsidRPr="00032883" w14:paraId="1AE48583" w14:textId="77777777" w:rsidTr="007D56F2">
                                  <w:trPr>
                                    <w:trHeight w:val="268"/>
                                  </w:trPr>
                                  <w:tc>
                                    <w:tcPr>
                                      <w:tcW w:w="2552" w:type="dxa"/>
                                    </w:tcPr>
                                    <w:p w14:paraId="2209DE06" w14:textId="77777777" w:rsidR="00993FE0" w:rsidRPr="00032883" w:rsidRDefault="00993FE0" w:rsidP="00185EC5"/>
                                  </w:tc>
                                  <w:tc>
                                    <w:tcPr>
                                      <w:tcW w:w="5506" w:type="dxa"/>
                                    </w:tcPr>
                                    <w:p w14:paraId="6F974FFD" w14:textId="77777777" w:rsidR="00993FE0" w:rsidRPr="00032883" w:rsidRDefault="00993FE0" w:rsidP="00185EC5"/>
                                  </w:tc>
                                </w:tr>
                              </w:tbl>
                              <w:p w14:paraId="4BE2BBF2" w14:textId="77777777" w:rsidR="00993FE0" w:rsidRDefault="00993FE0" w:rsidP="007A4EC7"/>
                            </w:txbxContent>
                          </v:textbox>
                        </v:shape>
                      </w:pict>
                    </mc:Fallback>
                  </mc:AlternateContent>
                </w:r>
              </w:p>
            </w:tc>
          </w:tr>
        </w:tbl>
        <w:p w14:paraId="64284958" w14:textId="02096EE0" w:rsidR="007A4EC7" w:rsidRDefault="007A4EC7" w:rsidP="007A4EC7">
          <w:r>
            <w:rPr>
              <w:noProof/>
              <w:lang w:val="en-GB" w:eastAsia="en-GB"/>
            </w:rPr>
            <mc:AlternateContent>
              <mc:Choice Requires="wps">
                <w:drawing>
                  <wp:anchor distT="0" distB="0" distL="114300" distR="114300" simplePos="0" relativeHeight="251661312" behindDoc="0" locked="0" layoutInCell="1" allowOverlap="1" wp14:anchorId="31663C91" wp14:editId="3A2E4BAF">
                    <wp:simplePos x="0" y="0"/>
                    <wp:positionH relativeFrom="column">
                      <wp:posOffset>1451610</wp:posOffset>
                    </wp:positionH>
                    <wp:positionV relativeFrom="paragraph">
                      <wp:posOffset>-440055</wp:posOffset>
                    </wp:positionV>
                    <wp:extent cx="4810125" cy="434340"/>
                    <wp:effectExtent l="0" t="0" r="9525" b="381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0125" cy="434340"/>
                            </a:xfrm>
                            <a:prstGeom prst="roundRect">
                              <a:avLst>
                                <a:gd name="adj" fmla="val 9130"/>
                              </a:avLst>
                            </a:prstGeom>
                            <a:solidFill>
                              <a:srgbClr val="7E8083"/>
                            </a:solidFill>
                            <a:ln>
                              <a:noFill/>
                            </a:ln>
                            <a:extLst>
                              <a:ext uri="{91240B29-F687-4F45-9708-019B960494DF}">
                                <a14:hiddenLine xmlns:a14="http://schemas.microsoft.com/office/drawing/2010/main" w="9525">
                                  <a:solidFill>
                                    <a:srgbClr val="000000"/>
                                  </a:solidFill>
                                  <a:round/>
                                  <a:headEnd/>
                                  <a:tailEnd/>
                                </a14:hiddenLine>
                              </a:ext>
                            </a:extLst>
                          </wps:spPr>
                          <wps:txbx>
                            <w:txbxContent>
                              <w:sdt>
                                <w:sdtPr>
                                  <w:rPr>
                                    <w:color w:val="FFFFFF" w:themeColor="background1"/>
                                    <w:sz w:val="44"/>
                                    <w:szCs w:val="28"/>
                                    <w:lang w:val="en-GB"/>
                                  </w:rPr>
                                  <w:alias w:val="Category"/>
                                  <w:id w:val="41425584"/>
                                  <w:dataBinding w:prefixMappings="xmlns:ns0='http://purl.org/dc/elements/1.1/' xmlns:ns1='http://schemas.openxmlformats.org/package/2006/metadata/core-properties' " w:xpath="/ns1:coreProperties[1]/ns1:category[1]" w:storeItemID="{6C3C8BC8-F283-45AE-878A-BAB7291924A1}"/>
                                  <w:text/>
                                </w:sdtPr>
                                <w:sdtEndPr/>
                                <w:sdtContent>
                                  <w:p w14:paraId="54510615" w14:textId="06263843" w:rsidR="00993FE0" w:rsidRDefault="00993FE0" w:rsidP="007A4EC7">
                                    <w:r>
                                      <w:rPr>
                                        <w:color w:val="FFFFFF" w:themeColor="background1"/>
                                        <w:sz w:val="44"/>
                                        <w:szCs w:val="28"/>
                                        <w:lang w:val="en-GB"/>
                                      </w:rPr>
                                      <w:t>SVG</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663C91" id="AutoShape 11" o:spid="_x0000_s1028" style="position:absolute;margin-left:114.3pt;margin-top:-34.65pt;width:378.75pt;height:3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598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" fillcolor="#7e8083" stroked="f">
                    <v:textbox>
                      <w:txbxContent>
                        <w:sdt>
                          <w:sdtPr>
                            <w:rPr>
                              <w:color w:val="FFFFFF" w:themeColor="background1"/>
                              <w:sz w:val="44"/>
                              <w:szCs w:val="28"/>
                              <w:lang w:val="en-GB"/>
                            </w:rPr>
                            <w:alias w:val="Category"/>
                            <w:id w:val="41425584"/>
                            <w:dataBinding w:prefixMappings="xmlns:ns0='http://purl.org/dc/elements/1.1/' xmlns:ns1='http://schemas.openxmlformats.org/package/2006/metadata/core-properties' " w:xpath="/ns1:coreProperties[1]/ns1:category[1]" w:storeItemID="{6C3C8BC8-F283-45AE-878A-BAB7291924A1}"/>
                            <w:text/>
                          </w:sdtPr>
                          <w:sdtEndPr/>
                          <w:sdtContent>
                            <w:p w14:paraId="54510615" w14:textId="06263843" w:rsidR="00993FE0" w:rsidRDefault="00993FE0" w:rsidP="007A4EC7">
                              <w:r>
                                <w:rPr>
                                  <w:color w:val="FFFFFF" w:themeColor="background1"/>
                                  <w:sz w:val="44"/>
                                  <w:szCs w:val="28"/>
                                  <w:lang w:val="en-GB"/>
                                </w:rPr>
                                <w:t>SVG</w:t>
                              </w:r>
                            </w:p>
                          </w:sdtContent>
                        </w:sdt>
                      </w:txbxContent>
                    </v:textbox>
                  </v:roundrect>
                </w:pict>
              </mc:Fallback>
            </mc:AlternateContent>
          </w:r>
          <w:r>
            <w:rPr>
              <w:noProof/>
              <w:lang w:val="en-GB" w:eastAsia="en-GB"/>
            </w:rPr>
            <w:drawing>
              <wp:anchor distT="0" distB="0" distL="114300" distR="114300" simplePos="0" relativeHeight="251662336" behindDoc="1" locked="0" layoutInCell="1" allowOverlap="1" wp14:anchorId="1D1A5D94" wp14:editId="1784CAEA">
                <wp:simplePos x="0" y="0"/>
                <wp:positionH relativeFrom="column">
                  <wp:posOffset>152976</wp:posOffset>
                </wp:positionH>
                <wp:positionV relativeFrom="paragraph">
                  <wp:posOffset>-441780</wp:posOffset>
                </wp:positionV>
                <wp:extent cx="1266285" cy="362309"/>
                <wp:effectExtent l="19050" t="0" r="0" b="0"/>
                <wp:wrapNone/>
                <wp:docPr id="3" name="Picture 0" descr="Basware_logo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ware_logo_RGB.png"/>
                        <pic:cNvPicPr/>
                      </pic:nvPicPr>
                      <pic:blipFill>
                        <a:blip r:embed="rId12" cstate="print"/>
                        <a:stretch>
                          <a:fillRect/>
                        </a:stretch>
                      </pic:blipFill>
                      <pic:spPr>
                        <a:xfrm>
                          <a:off x="0" y="0"/>
                          <a:ext cx="1266285" cy="362309"/>
                        </a:xfrm>
                        <a:prstGeom prst="rect">
                          <a:avLst/>
                        </a:prstGeom>
                      </pic:spPr>
                    </pic:pic>
                  </a:graphicData>
                </a:graphic>
              </wp:anchor>
            </w:drawing>
          </w:r>
          <w:r>
            <w:br w:type="page"/>
          </w:r>
          <w:r>
            <w:lastRenderedPageBreak/>
            <w:softHyphen/>
          </w:r>
          <w:r>
            <w:softHyphen/>
          </w:r>
          <w:r>
            <w:softHyphen/>
          </w:r>
          <w:r>
            <w:softHyphen/>
          </w:r>
          <w:r>
            <w:softHyphen/>
          </w:r>
        </w:p>
      </w:sdtContent>
    </w:sd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9"/>
        <w:gridCol w:w="7491"/>
      </w:tblGrid>
      <w:tr w:rsidR="007A4EC7" w:rsidRPr="00032883" w14:paraId="17E510C1" w14:textId="77777777" w:rsidTr="00696D0D">
        <w:tc>
          <w:tcPr>
            <w:tcW w:w="2052" w:type="dxa"/>
          </w:tcPr>
          <w:p w14:paraId="7892AA14" w14:textId="77777777" w:rsidR="007A4EC7" w:rsidRPr="00032883" w:rsidRDefault="007A4EC7" w:rsidP="00696D0D"/>
        </w:tc>
        <w:tc>
          <w:tcPr>
            <w:tcW w:w="7587" w:type="dxa"/>
          </w:tcPr>
          <w:p w14:paraId="2D93BDCC" w14:textId="77777777" w:rsidR="007A4EC7" w:rsidRPr="00032883" w:rsidRDefault="007A4EC7" w:rsidP="00696D0D"/>
        </w:tc>
      </w:tr>
      <w:tr w:rsidR="007A4EC7" w:rsidRPr="00032883" w14:paraId="3A79116C" w14:textId="77777777" w:rsidTr="00696D0D">
        <w:tc>
          <w:tcPr>
            <w:tcW w:w="2052" w:type="dxa"/>
          </w:tcPr>
          <w:p w14:paraId="49C08731" w14:textId="77777777" w:rsidR="007A4EC7" w:rsidRPr="00032883" w:rsidRDefault="007A4EC7" w:rsidP="00696D0D">
            <w:r>
              <w:t>Disclaimer</w:t>
            </w:r>
          </w:p>
        </w:tc>
        <w:tc>
          <w:tcPr>
            <w:tcW w:w="7587" w:type="dxa"/>
          </w:tcPr>
          <w:p w14:paraId="7A0F3CC9" w14:textId="77777777" w:rsidR="007A4EC7" w:rsidRDefault="007A4EC7" w:rsidP="00696D0D">
            <w:r>
              <w:t>This documentation is provided "as is" and all express or implied conditions, representations and warranties, including any implied warranty of merchantability, fitness for a particular purpose or non-infringement, are disclaimed, except to the extent that such disclaimers are not enforceable at law. Basware shall not be held responsible, under any circumstances, for any indirect damage, including, but not limited to, any incidental or consequential loss (including monetary losses), that might result from the use of this documentation or the information disclosed in it.</w:t>
            </w:r>
          </w:p>
          <w:p w14:paraId="359BF0FE" w14:textId="77777777" w:rsidR="007A4EC7" w:rsidRPr="00032883" w:rsidRDefault="007A4EC7" w:rsidP="00696D0D"/>
        </w:tc>
      </w:tr>
      <w:tr w:rsidR="007A4EC7" w:rsidRPr="00032883" w14:paraId="2E8AF308" w14:textId="77777777" w:rsidTr="00696D0D">
        <w:tc>
          <w:tcPr>
            <w:tcW w:w="2052" w:type="dxa"/>
          </w:tcPr>
          <w:p w14:paraId="519E2B35" w14:textId="77777777" w:rsidR="007A4EC7" w:rsidRPr="00032883" w:rsidRDefault="007A4EC7" w:rsidP="00696D0D">
            <w:r w:rsidRPr="00032883">
              <w:t>Trademarks</w:t>
            </w:r>
          </w:p>
        </w:tc>
        <w:tc>
          <w:tcPr>
            <w:tcW w:w="7587" w:type="dxa"/>
          </w:tcPr>
          <w:p w14:paraId="3BEC7B54" w14:textId="77777777" w:rsidR="007A4EC7" w:rsidRDefault="007A4EC7" w:rsidP="00696D0D">
            <w:r w:rsidRPr="00032883">
              <w:t xml:space="preserve">The </w:t>
            </w:r>
            <w:r>
              <w:t>Basware</w:t>
            </w:r>
            <w:r w:rsidRPr="00032883">
              <w:t xml:space="preserve"> name and the </w:t>
            </w:r>
            <w:r>
              <w:t>Basware</w:t>
            </w:r>
            <w:r w:rsidRPr="00032883">
              <w:t xml:space="preserve"> logo are trademarks of </w:t>
            </w:r>
            <w:r>
              <w:t>Basware</w:t>
            </w:r>
            <w:r w:rsidRPr="00032883">
              <w:t xml:space="preserve"> Corporation. </w:t>
            </w:r>
            <w:r>
              <w:t>Basware</w:t>
            </w:r>
            <w:r w:rsidRPr="00032883">
              <w:t xml:space="preserve"> Purchase Management, </w:t>
            </w:r>
            <w:r>
              <w:t>Basware</w:t>
            </w:r>
            <w:r w:rsidRPr="00032883">
              <w:t xml:space="preserve"> Invoice Processing, </w:t>
            </w:r>
            <w:r>
              <w:t>Basware</w:t>
            </w:r>
            <w:r w:rsidRPr="00032883">
              <w:t xml:space="preserve"> Document Archiving and </w:t>
            </w:r>
            <w:r>
              <w:t>Basware</w:t>
            </w:r>
            <w:r w:rsidRPr="00032883">
              <w:t xml:space="preserve"> Business Transactions are trademarks of </w:t>
            </w:r>
            <w:r>
              <w:t>Basware</w:t>
            </w:r>
            <w:r w:rsidRPr="00032883">
              <w:t xml:space="preserve"> Corporation.</w:t>
            </w:r>
          </w:p>
          <w:p w14:paraId="7A440EA4" w14:textId="77777777" w:rsidR="007A4EC7" w:rsidRDefault="007A4EC7" w:rsidP="00696D0D"/>
          <w:p w14:paraId="1FF2B493" w14:textId="77777777" w:rsidR="007A4EC7" w:rsidRPr="00032883" w:rsidRDefault="007A4EC7" w:rsidP="00696D0D">
            <w:r>
              <w:t>* All third party trademarks are property of their respective owner.</w:t>
            </w:r>
          </w:p>
          <w:p w14:paraId="3D061CC8" w14:textId="77777777" w:rsidR="007A4EC7" w:rsidRPr="00032883" w:rsidRDefault="007A4EC7" w:rsidP="00696D0D"/>
        </w:tc>
      </w:tr>
      <w:tr w:rsidR="007A4EC7" w:rsidRPr="00032883" w14:paraId="7107A4E7" w14:textId="77777777" w:rsidTr="00696D0D">
        <w:tc>
          <w:tcPr>
            <w:tcW w:w="2052" w:type="dxa"/>
          </w:tcPr>
          <w:p w14:paraId="239A5399" w14:textId="77777777" w:rsidR="007A4EC7" w:rsidRPr="00032883" w:rsidRDefault="007A4EC7" w:rsidP="00696D0D">
            <w:r>
              <w:t>Copyright</w:t>
            </w:r>
          </w:p>
        </w:tc>
        <w:tc>
          <w:tcPr>
            <w:tcW w:w="7587" w:type="dxa"/>
          </w:tcPr>
          <w:p w14:paraId="7285D850" w14:textId="3705FF29" w:rsidR="007A4EC7" w:rsidRDefault="007A4EC7" w:rsidP="00696D0D">
            <w:r>
              <w:t xml:space="preserve">© Copyright </w:t>
            </w:r>
            <w:r>
              <w:fldChar w:fldCharType="begin"/>
            </w:r>
            <w:r>
              <w:instrText xml:space="preserve"> SAVEDATE  \@ "yyyy"  \* MERGEFORMAT </w:instrText>
            </w:r>
            <w:r>
              <w:fldChar w:fldCharType="separate"/>
            </w:r>
            <w:r w:rsidR="001600C5">
              <w:rPr>
                <w:noProof/>
              </w:rPr>
              <w:t>2026</w:t>
            </w:r>
            <w:r>
              <w:rPr>
                <w:noProof/>
              </w:rPr>
              <w:fldChar w:fldCharType="end"/>
            </w:r>
            <w:r w:rsidRPr="00032883">
              <w:t xml:space="preserve"> </w:t>
            </w:r>
            <w:r>
              <w:t>Basware</w:t>
            </w:r>
            <w:r w:rsidRPr="00032883">
              <w:t xml:space="preserve"> Corporation</w:t>
            </w:r>
            <w:r>
              <w:t>.</w:t>
            </w:r>
          </w:p>
          <w:p w14:paraId="13C87D0F" w14:textId="77777777" w:rsidR="007A4EC7" w:rsidRPr="00032883" w:rsidRDefault="007A4EC7" w:rsidP="00696D0D"/>
          <w:p w14:paraId="0D727601" w14:textId="77777777" w:rsidR="007A4EC7" w:rsidRDefault="007A4EC7" w:rsidP="00696D0D">
            <w:r w:rsidRPr="00032883">
              <w:t xml:space="preserve">The copyright of this document is vested in </w:t>
            </w:r>
            <w:r>
              <w:t>Basware</w:t>
            </w:r>
            <w:r w:rsidRPr="00032883">
              <w:t xml:space="preserve"> Corporation. No part of this document may be reproduced, translated or transmitted in any form or by any means, electronic or mechanical, for any purpose without the express written permission of </w:t>
            </w:r>
            <w:r>
              <w:t>Basware</w:t>
            </w:r>
            <w:r w:rsidRPr="00032883">
              <w:t xml:space="preserve"> Corporation, and then only on the condition that this notice is included in any such reproduction. No information as to the contents of this document may be communicated to any third party without the prior written consent of </w:t>
            </w:r>
            <w:r>
              <w:t>Basware</w:t>
            </w:r>
            <w:r w:rsidRPr="00032883">
              <w:t xml:space="preserve"> Corporation.</w:t>
            </w:r>
          </w:p>
          <w:p w14:paraId="7B25B7C3" w14:textId="77777777" w:rsidR="007A4EC7" w:rsidRPr="00032883" w:rsidRDefault="007A4EC7" w:rsidP="00696D0D"/>
        </w:tc>
      </w:tr>
      <w:tr w:rsidR="007A4EC7" w:rsidRPr="00032883" w14:paraId="7D766141" w14:textId="77777777" w:rsidTr="00696D0D">
        <w:tc>
          <w:tcPr>
            <w:tcW w:w="2052" w:type="dxa"/>
          </w:tcPr>
          <w:p w14:paraId="4D4E35DE" w14:textId="77777777" w:rsidR="007A4EC7" w:rsidRDefault="007A4EC7" w:rsidP="00696D0D"/>
        </w:tc>
        <w:tc>
          <w:tcPr>
            <w:tcW w:w="7587" w:type="dxa"/>
          </w:tcPr>
          <w:p w14:paraId="4C755A8B" w14:textId="77777777" w:rsidR="007A4EC7" w:rsidRPr="00032883" w:rsidRDefault="007A4EC7" w:rsidP="00696D0D">
            <w:r>
              <w:t>Basware</w:t>
            </w:r>
            <w:r w:rsidRPr="00032883">
              <w:t xml:space="preserve"> Corporation</w:t>
            </w:r>
          </w:p>
          <w:p w14:paraId="4D1F589E" w14:textId="77777777" w:rsidR="007A4EC7" w:rsidRPr="00032883" w:rsidRDefault="007A4EC7" w:rsidP="00696D0D">
            <w:r w:rsidRPr="00032883">
              <w:t>Address: Linnoitustie 2, Cello Building, FIN-Espoo, Finland</w:t>
            </w:r>
          </w:p>
          <w:p w14:paraId="4697823C" w14:textId="77777777" w:rsidR="007A4EC7" w:rsidRPr="00032883" w:rsidRDefault="007A4EC7" w:rsidP="00696D0D">
            <w:r w:rsidRPr="00032883">
              <w:t>Postal address: P.O. Box 97, FIN-02601 Espoo, Finland</w:t>
            </w:r>
          </w:p>
          <w:p w14:paraId="3D6C13A9" w14:textId="77777777" w:rsidR="007A4EC7" w:rsidRPr="00032883" w:rsidRDefault="007A4EC7" w:rsidP="00696D0D"/>
          <w:p w14:paraId="763B0864" w14:textId="77777777" w:rsidR="007A4EC7" w:rsidRDefault="007A4EC7" w:rsidP="00696D0D">
            <w:hyperlink r:id="rId13" w:history="1">
              <w:r w:rsidRPr="00981612">
                <w:rPr>
                  <w:rStyle w:val="Hyperlink"/>
                </w:rPr>
                <w:t>www.basware.com</w:t>
              </w:r>
            </w:hyperlink>
          </w:p>
          <w:p w14:paraId="51BDE7E7" w14:textId="77777777" w:rsidR="007A4EC7" w:rsidRPr="00032883" w:rsidRDefault="007A4EC7" w:rsidP="00696D0D"/>
        </w:tc>
      </w:tr>
    </w:tbl>
    <w:p w14:paraId="417E00BC" w14:textId="77777777" w:rsidR="007A4EC7" w:rsidRDefault="007A4EC7" w:rsidP="007A4EC7"/>
    <w:p w14:paraId="19EF0B89" w14:textId="77777777" w:rsidR="007A4EC7" w:rsidRDefault="007A4EC7" w:rsidP="007A4EC7">
      <w:r>
        <w:br w:type="page"/>
      </w:r>
    </w:p>
    <w:p w14:paraId="1748B34B" w14:textId="7A03FF1A" w:rsidR="00DB4FC2" w:rsidRDefault="007A4EC7">
      <w:pPr>
        <w:pStyle w:val="TOC1"/>
        <w:rPr>
          <w:rFonts w:eastAsiaTheme="minorEastAsia"/>
          <w:noProof/>
          <w:sz w:val="22"/>
          <w:lang w:val="en-IN" w:eastAsia="en-IN"/>
        </w:rPr>
      </w:pPr>
      <w:r>
        <w:lastRenderedPageBreak/>
        <w:fldChar w:fldCharType="begin"/>
      </w:r>
      <w:r>
        <w:instrText xml:space="preserve"> TOC \o "1-4" \h \z \u </w:instrText>
      </w:r>
      <w:r>
        <w:fldChar w:fldCharType="separate"/>
      </w:r>
      <w:hyperlink w:anchor="_Toc83127178" w:history="1">
        <w:r w:rsidR="00DB4FC2" w:rsidRPr="00E74F0B">
          <w:rPr>
            <w:rStyle w:val="Hyperlink"/>
            <w:noProof/>
          </w:rPr>
          <w:t>1</w:t>
        </w:r>
        <w:r w:rsidR="00DB4FC2">
          <w:rPr>
            <w:rFonts w:eastAsiaTheme="minorEastAsia"/>
            <w:noProof/>
            <w:sz w:val="22"/>
            <w:lang w:val="en-IN" w:eastAsia="en-IN"/>
          </w:rPr>
          <w:tab/>
        </w:r>
        <w:r w:rsidR="00DB4FC2" w:rsidRPr="00E74F0B">
          <w:rPr>
            <w:rStyle w:val="Hyperlink"/>
            <w:noProof/>
          </w:rPr>
          <w:t>Executive Summary</w:t>
        </w:r>
        <w:r w:rsidR="00DB4FC2">
          <w:rPr>
            <w:noProof/>
            <w:webHidden/>
          </w:rPr>
          <w:tab/>
        </w:r>
        <w:r w:rsidR="00DB4FC2">
          <w:rPr>
            <w:noProof/>
            <w:webHidden/>
          </w:rPr>
          <w:fldChar w:fldCharType="begin"/>
        </w:r>
        <w:r w:rsidR="00DB4FC2">
          <w:rPr>
            <w:noProof/>
            <w:webHidden/>
          </w:rPr>
          <w:instrText xml:space="preserve"> PAGEREF _Toc83127178 \h </w:instrText>
        </w:r>
        <w:r w:rsidR="00DB4FC2">
          <w:rPr>
            <w:noProof/>
            <w:webHidden/>
          </w:rPr>
        </w:r>
        <w:r w:rsidR="00DB4FC2">
          <w:rPr>
            <w:noProof/>
            <w:webHidden/>
          </w:rPr>
          <w:fldChar w:fldCharType="separate"/>
        </w:r>
        <w:r w:rsidR="00DB4FC2">
          <w:rPr>
            <w:noProof/>
            <w:webHidden/>
          </w:rPr>
          <w:t>7</w:t>
        </w:r>
        <w:r w:rsidR="00DB4FC2">
          <w:rPr>
            <w:noProof/>
            <w:webHidden/>
          </w:rPr>
          <w:fldChar w:fldCharType="end"/>
        </w:r>
      </w:hyperlink>
    </w:p>
    <w:p w14:paraId="5B12F878" w14:textId="6B635F3E" w:rsidR="00DB4FC2" w:rsidRDefault="00DB4FC2">
      <w:pPr>
        <w:pStyle w:val="TOC1"/>
        <w:rPr>
          <w:rFonts w:eastAsiaTheme="minorEastAsia"/>
          <w:noProof/>
          <w:sz w:val="22"/>
          <w:lang w:val="en-IN" w:eastAsia="en-IN"/>
        </w:rPr>
      </w:pPr>
      <w:hyperlink w:anchor="_Toc83127179" w:history="1">
        <w:r w:rsidRPr="00E74F0B">
          <w:rPr>
            <w:rStyle w:val="Hyperlink"/>
            <w:noProof/>
          </w:rPr>
          <w:t>2</w:t>
        </w:r>
        <w:r>
          <w:rPr>
            <w:rFonts w:eastAsiaTheme="minorEastAsia"/>
            <w:noProof/>
            <w:sz w:val="22"/>
            <w:lang w:val="en-IN" w:eastAsia="en-IN"/>
          </w:rPr>
          <w:tab/>
        </w:r>
        <w:r w:rsidRPr="00E74F0B">
          <w:rPr>
            <w:rStyle w:val="Hyperlink"/>
            <w:noProof/>
          </w:rPr>
          <w:t>Project summary and contacts</w:t>
        </w:r>
        <w:r>
          <w:rPr>
            <w:noProof/>
            <w:webHidden/>
          </w:rPr>
          <w:tab/>
        </w:r>
        <w:r>
          <w:rPr>
            <w:noProof/>
            <w:webHidden/>
          </w:rPr>
          <w:fldChar w:fldCharType="begin"/>
        </w:r>
        <w:r>
          <w:rPr>
            <w:noProof/>
            <w:webHidden/>
          </w:rPr>
          <w:instrText xml:space="preserve"> PAGEREF _Toc83127179 \h </w:instrText>
        </w:r>
        <w:r>
          <w:rPr>
            <w:noProof/>
            <w:webHidden/>
          </w:rPr>
        </w:r>
        <w:r>
          <w:rPr>
            <w:noProof/>
            <w:webHidden/>
          </w:rPr>
          <w:fldChar w:fldCharType="separate"/>
        </w:r>
        <w:r>
          <w:rPr>
            <w:noProof/>
            <w:webHidden/>
          </w:rPr>
          <w:t>8</w:t>
        </w:r>
        <w:r>
          <w:rPr>
            <w:noProof/>
            <w:webHidden/>
          </w:rPr>
          <w:fldChar w:fldCharType="end"/>
        </w:r>
      </w:hyperlink>
    </w:p>
    <w:p w14:paraId="01D30497" w14:textId="0FDBD275" w:rsidR="00DB4FC2" w:rsidRDefault="00DB4FC2">
      <w:pPr>
        <w:pStyle w:val="TOC1"/>
        <w:rPr>
          <w:rFonts w:eastAsiaTheme="minorEastAsia"/>
          <w:noProof/>
          <w:sz w:val="22"/>
          <w:lang w:val="en-IN" w:eastAsia="en-IN"/>
        </w:rPr>
      </w:pPr>
      <w:hyperlink w:anchor="_Toc83127180" w:history="1">
        <w:r w:rsidRPr="00E74F0B">
          <w:rPr>
            <w:rStyle w:val="Hyperlink"/>
            <w:noProof/>
          </w:rPr>
          <w:t>3</w:t>
        </w:r>
        <w:r>
          <w:rPr>
            <w:rFonts w:eastAsiaTheme="minorEastAsia"/>
            <w:noProof/>
            <w:sz w:val="22"/>
            <w:lang w:val="en-IN" w:eastAsia="en-IN"/>
          </w:rPr>
          <w:tab/>
        </w:r>
        <w:r w:rsidRPr="00E74F0B">
          <w:rPr>
            <w:rStyle w:val="Hyperlink"/>
            <w:noProof/>
          </w:rPr>
          <w:t>Unit Matrix</w:t>
        </w:r>
        <w:r>
          <w:rPr>
            <w:noProof/>
            <w:webHidden/>
          </w:rPr>
          <w:tab/>
        </w:r>
        <w:r>
          <w:rPr>
            <w:noProof/>
            <w:webHidden/>
          </w:rPr>
          <w:fldChar w:fldCharType="begin"/>
        </w:r>
        <w:r>
          <w:rPr>
            <w:noProof/>
            <w:webHidden/>
          </w:rPr>
          <w:instrText xml:space="preserve"> PAGEREF _Toc83127180 \h </w:instrText>
        </w:r>
        <w:r>
          <w:rPr>
            <w:noProof/>
            <w:webHidden/>
          </w:rPr>
        </w:r>
        <w:r>
          <w:rPr>
            <w:noProof/>
            <w:webHidden/>
          </w:rPr>
          <w:fldChar w:fldCharType="separate"/>
        </w:r>
        <w:r>
          <w:rPr>
            <w:noProof/>
            <w:webHidden/>
          </w:rPr>
          <w:t>9</w:t>
        </w:r>
        <w:r>
          <w:rPr>
            <w:noProof/>
            <w:webHidden/>
          </w:rPr>
          <w:fldChar w:fldCharType="end"/>
        </w:r>
      </w:hyperlink>
    </w:p>
    <w:p w14:paraId="7B35D8A7" w14:textId="3C9D98A0" w:rsidR="00DB4FC2" w:rsidRDefault="00DB4FC2">
      <w:pPr>
        <w:pStyle w:val="TOC3"/>
        <w:rPr>
          <w:rFonts w:eastAsiaTheme="minorEastAsia"/>
          <w:noProof/>
          <w:sz w:val="22"/>
          <w:lang w:val="en-IN" w:eastAsia="en-IN"/>
        </w:rPr>
      </w:pPr>
    </w:p>
    <w:p w14:paraId="5BC56C5D" w14:textId="528B604A" w:rsidR="00DB4FC2" w:rsidRDefault="00DB4FC2">
      <w:pPr>
        <w:pStyle w:val="TOC1"/>
        <w:rPr>
          <w:rFonts w:eastAsiaTheme="minorEastAsia"/>
          <w:noProof/>
          <w:sz w:val="22"/>
          <w:lang w:val="en-IN" w:eastAsia="en-IN"/>
        </w:rPr>
      </w:pPr>
      <w:hyperlink w:anchor="_Toc83127191" w:history="1">
        <w:r w:rsidRPr="00E74F0B">
          <w:rPr>
            <w:rStyle w:val="Hyperlink"/>
            <w:noProof/>
          </w:rPr>
          <w:t>5</w:t>
        </w:r>
        <w:r>
          <w:rPr>
            <w:rFonts w:eastAsiaTheme="minorEastAsia"/>
            <w:noProof/>
            <w:sz w:val="22"/>
            <w:lang w:val="en-IN" w:eastAsia="en-IN"/>
          </w:rPr>
          <w:tab/>
        </w:r>
        <w:r w:rsidRPr="00E74F0B">
          <w:rPr>
            <w:rStyle w:val="Hyperlink"/>
            <w:noProof/>
          </w:rPr>
          <w:t>Extracts</w:t>
        </w:r>
        <w:r>
          <w:rPr>
            <w:noProof/>
            <w:webHidden/>
          </w:rPr>
          <w:tab/>
        </w:r>
        <w:r>
          <w:rPr>
            <w:noProof/>
            <w:webHidden/>
          </w:rPr>
          <w:fldChar w:fldCharType="begin"/>
        </w:r>
        <w:r>
          <w:rPr>
            <w:noProof/>
            <w:webHidden/>
          </w:rPr>
          <w:instrText xml:space="preserve"> PAGEREF _Toc83127191 \h </w:instrText>
        </w:r>
        <w:r>
          <w:rPr>
            <w:noProof/>
            <w:webHidden/>
          </w:rPr>
        </w:r>
        <w:r>
          <w:rPr>
            <w:noProof/>
            <w:webHidden/>
          </w:rPr>
          <w:fldChar w:fldCharType="separate"/>
        </w:r>
        <w:r>
          <w:rPr>
            <w:noProof/>
            <w:webHidden/>
          </w:rPr>
          <w:t>13</w:t>
        </w:r>
        <w:r>
          <w:rPr>
            <w:noProof/>
            <w:webHidden/>
          </w:rPr>
          <w:fldChar w:fldCharType="end"/>
        </w:r>
      </w:hyperlink>
    </w:p>
    <w:p w14:paraId="3FDB02A1" w14:textId="080D1489" w:rsidR="00DB4FC2" w:rsidRDefault="00DB4FC2">
      <w:pPr>
        <w:pStyle w:val="TOC2"/>
        <w:rPr>
          <w:rFonts w:eastAsiaTheme="minorEastAsia"/>
          <w:noProof/>
          <w:sz w:val="22"/>
          <w:lang w:val="en-IN" w:eastAsia="en-IN"/>
        </w:rPr>
      </w:pPr>
      <w:hyperlink w:anchor="_Toc83127192" w:history="1">
        <w:r w:rsidRPr="00E74F0B">
          <w:rPr>
            <w:rStyle w:val="Hyperlink"/>
            <w:noProof/>
          </w:rPr>
          <w:t>5.1 Extracts to be used</w:t>
        </w:r>
        <w:r>
          <w:rPr>
            <w:noProof/>
            <w:webHidden/>
          </w:rPr>
          <w:tab/>
        </w:r>
        <w:r>
          <w:rPr>
            <w:noProof/>
            <w:webHidden/>
          </w:rPr>
          <w:fldChar w:fldCharType="begin"/>
        </w:r>
        <w:r>
          <w:rPr>
            <w:noProof/>
            <w:webHidden/>
          </w:rPr>
          <w:instrText xml:space="preserve"> PAGEREF _Toc83127192 \h </w:instrText>
        </w:r>
        <w:r>
          <w:rPr>
            <w:noProof/>
            <w:webHidden/>
          </w:rPr>
        </w:r>
        <w:r>
          <w:rPr>
            <w:noProof/>
            <w:webHidden/>
          </w:rPr>
          <w:fldChar w:fldCharType="separate"/>
        </w:r>
        <w:r>
          <w:rPr>
            <w:noProof/>
            <w:webHidden/>
          </w:rPr>
          <w:t>13</w:t>
        </w:r>
        <w:r>
          <w:rPr>
            <w:noProof/>
            <w:webHidden/>
          </w:rPr>
          <w:fldChar w:fldCharType="end"/>
        </w:r>
      </w:hyperlink>
    </w:p>
    <w:p w14:paraId="5000A1F8" w14:textId="09704CF9" w:rsidR="00DB4FC2" w:rsidRDefault="00DB4FC2">
      <w:pPr>
        <w:pStyle w:val="TOC2"/>
        <w:rPr>
          <w:rFonts w:eastAsiaTheme="minorEastAsia"/>
          <w:noProof/>
          <w:sz w:val="22"/>
          <w:lang w:val="en-IN" w:eastAsia="en-IN"/>
        </w:rPr>
      </w:pPr>
      <w:hyperlink w:anchor="_Toc83127193" w:history="1">
        <w:r w:rsidRPr="00E74F0B">
          <w:rPr>
            <w:rStyle w:val="Hyperlink"/>
            <w:noProof/>
          </w:rPr>
          <w:t>5.2 Extract Delivery</w:t>
        </w:r>
        <w:r>
          <w:rPr>
            <w:noProof/>
            <w:webHidden/>
          </w:rPr>
          <w:tab/>
        </w:r>
        <w:r>
          <w:rPr>
            <w:noProof/>
            <w:webHidden/>
          </w:rPr>
          <w:fldChar w:fldCharType="begin"/>
        </w:r>
        <w:r>
          <w:rPr>
            <w:noProof/>
            <w:webHidden/>
          </w:rPr>
          <w:instrText xml:space="preserve"> PAGEREF _Toc83127193 \h </w:instrText>
        </w:r>
        <w:r>
          <w:rPr>
            <w:noProof/>
            <w:webHidden/>
          </w:rPr>
        </w:r>
        <w:r>
          <w:rPr>
            <w:noProof/>
            <w:webHidden/>
          </w:rPr>
          <w:fldChar w:fldCharType="separate"/>
        </w:r>
        <w:r>
          <w:rPr>
            <w:noProof/>
            <w:webHidden/>
          </w:rPr>
          <w:t>14</w:t>
        </w:r>
        <w:r>
          <w:rPr>
            <w:noProof/>
            <w:webHidden/>
          </w:rPr>
          <w:fldChar w:fldCharType="end"/>
        </w:r>
      </w:hyperlink>
    </w:p>
    <w:p w14:paraId="43528BDF" w14:textId="30DC645B" w:rsidR="00DB4FC2" w:rsidRDefault="00DB4FC2">
      <w:pPr>
        <w:pStyle w:val="TOC1"/>
        <w:rPr>
          <w:rFonts w:eastAsiaTheme="minorEastAsia"/>
          <w:noProof/>
          <w:sz w:val="22"/>
          <w:lang w:val="en-IN" w:eastAsia="en-IN"/>
        </w:rPr>
      </w:pPr>
      <w:hyperlink w:anchor="_Toc83127194" w:history="1">
        <w:r w:rsidRPr="00E74F0B">
          <w:rPr>
            <w:rStyle w:val="Hyperlink"/>
            <w:noProof/>
          </w:rPr>
          <w:t>6</w:t>
        </w:r>
        <w:r>
          <w:rPr>
            <w:rFonts w:eastAsiaTheme="minorEastAsia"/>
            <w:noProof/>
            <w:sz w:val="22"/>
            <w:lang w:val="en-IN" w:eastAsia="en-IN"/>
          </w:rPr>
          <w:tab/>
        </w:r>
        <w:r w:rsidRPr="00E74F0B">
          <w:rPr>
            <w:rStyle w:val="Hyperlink"/>
            <w:noProof/>
          </w:rPr>
          <w:t>Fields and Keywords</w:t>
        </w:r>
        <w:r>
          <w:rPr>
            <w:noProof/>
            <w:webHidden/>
          </w:rPr>
          <w:tab/>
        </w:r>
        <w:r>
          <w:rPr>
            <w:noProof/>
            <w:webHidden/>
          </w:rPr>
          <w:fldChar w:fldCharType="begin"/>
        </w:r>
        <w:r>
          <w:rPr>
            <w:noProof/>
            <w:webHidden/>
          </w:rPr>
          <w:instrText xml:space="preserve"> PAGEREF _Toc83127194 \h </w:instrText>
        </w:r>
        <w:r>
          <w:rPr>
            <w:noProof/>
            <w:webHidden/>
          </w:rPr>
        </w:r>
        <w:r>
          <w:rPr>
            <w:noProof/>
            <w:webHidden/>
          </w:rPr>
          <w:fldChar w:fldCharType="separate"/>
        </w:r>
        <w:r>
          <w:rPr>
            <w:noProof/>
            <w:webHidden/>
          </w:rPr>
          <w:t>15</w:t>
        </w:r>
        <w:r>
          <w:rPr>
            <w:noProof/>
            <w:webHidden/>
          </w:rPr>
          <w:fldChar w:fldCharType="end"/>
        </w:r>
      </w:hyperlink>
    </w:p>
    <w:p w14:paraId="50CCCF9D" w14:textId="210A4ECD" w:rsidR="00DB4FC2" w:rsidRDefault="00DB4FC2">
      <w:pPr>
        <w:pStyle w:val="TOC2"/>
        <w:rPr>
          <w:rFonts w:eastAsiaTheme="minorEastAsia"/>
          <w:noProof/>
          <w:sz w:val="22"/>
          <w:lang w:val="en-IN" w:eastAsia="en-IN"/>
        </w:rPr>
      </w:pPr>
      <w:hyperlink w:anchor="_Toc83127195" w:history="1">
        <w:r w:rsidRPr="00E74F0B">
          <w:rPr>
            <w:rStyle w:val="Hyperlink"/>
            <w:noProof/>
          </w:rPr>
          <w:t>6.1 Invoice capture fields and validation rules (header-level)</w:t>
        </w:r>
        <w:r>
          <w:rPr>
            <w:noProof/>
            <w:webHidden/>
          </w:rPr>
          <w:tab/>
        </w:r>
        <w:r>
          <w:rPr>
            <w:noProof/>
            <w:webHidden/>
          </w:rPr>
          <w:fldChar w:fldCharType="begin"/>
        </w:r>
        <w:r>
          <w:rPr>
            <w:noProof/>
            <w:webHidden/>
          </w:rPr>
          <w:instrText xml:space="preserve"> PAGEREF _Toc83127195 \h </w:instrText>
        </w:r>
        <w:r>
          <w:rPr>
            <w:noProof/>
            <w:webHidden/>
          </w:rPr>
        </w:r>
        <w:r>
          <w:rPr>
            <w:noProof/>
            <w:webHidden/>
          </w:rPr>
          <w:fldChar w:fldCharType="separate"/>
        </w:r>
        <w:r>
          <w:rPr>
            <w:noProof/>
            <w:webHidden/>
          </w:rPr>
          <w:t>15</w:t>
        </w:r>
        <w:r>
          <w:rPr>
            <w:noProof/>
            <w:webHidden/>
          </w:rPr>
          <w:fldChar w:fldCharType="end"/>
        </w:r>
      </w:hyperlink>
    </w:p>
    <w:p w14:paraId="5C459F90" w14:textId="0AD6887E"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196" w:history="1">
        <w:r w:rsidRPr="00E74F0B">
          <w:rPr>
            <w:rStyle w:val="Hyperlink"/>
          </w:rPr>
          <w:t>Company</w:t>
        </w:r>
        <w:r>
          <w:rPr>
            <w:webHidden/>
          </w:rPr>
          <w:tab/>
        </w:r>
        <w:r>
          <w:rPr>
            <w:webHidden/>
          </w:rPr>
          <w:fldChar w:fldCharType="begin"/>
        </w:r>
        <w:r>
          <w:rPr>
            <w:webHidden/>
          </w:rPr>
          <w:instrText xml:space="preserve"> PAGEREF _Toc83127196 \h </w:instrText>
        </w:r>
        <w:r>
          <w:rPr>
            <w:webHidden/>
          </w:rPr>
        </w:r>
        <w:r>
          <w:rPr>
            <w:webHidden/>
          </w:rPr>
          <w:fldChar w:fldCharType="separate"/>
        </w:r>
        <w:r>
          <w:rPr>
            <w:webHidden/>
          </w:rPr>
          <w:t>15</w:t>
        </w:r>
        <w:r>
          <w:rPr>
            <w:webHidden/>
          </w:rPr>
          <w:fldChar w:fldCharType="end"/>
        </w:r>
      </w:hyperlink>
    </w:p>
    <w:p w14:paraId="760735DE" w14:textId="65BA17CE"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197" w:history="1">
        <w:r w:rsidRPr="00E74F0B">
          <w:rPr>
            <w:rStyle w:val="Hyperlink"/>
          </w:rPr>
          <w:t>Supplier</w:t>
        </w:r>
        <w:r>
          <w:rPr>
            <w:webHidden/>
          </w:rPr>
          <w:tab/>
        </w:r>
        <w:r>
          <w:rPr>
            <w:webHidden/>
          </w:rPr>
          <w:fldChar w:fldCharType="begin"/>
        </w:r>
        <w:r>
          <w:rPr>
            <w:webHidden/>
          </w:rPr>
          <w:instrText xml:space="preserve"> PAGEREF _Toc83127197 \h </w:instrText>
        </w:r>
        <w:r>
          <w:rPr>
            <w:webHidden/>
          </w:rPr>
        </w:r>
        <w:r>
          <w:rPr>
            <w:webHidden/>
          </w:rPr>
          <w:fldChar w:fldCharType="separate"/>
        </w:r>
        <w:r>
          <w:rPr>
            <w:webHidden/>
          </w:rPr>
          <w:t>16</w:t>
        </w:r>
        <w:r>
          <w:rPr>
            <w:webHidden/>
          </w:rPr>
          <w:fldChar w:fldCharType="end"/>
        </w:r>
      </w:hyperlink>
    </w:p>
    <w:p w14:paraId="0DAA8EB2" w14:textId="4B3B649D"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198" w:history="1">
        <w:r w:rsidRPr="00E74F0B">
          <w:rPr>
            <w:rStyle w:val="Hyperlink"/>
          </w:rPr>
          <w:t>Document Type</w:t>
        </w:r>
        <w:r>
          <w:rPr>
            <w:webHidden/>
          </w:rPr>
          <w:tab/>
        </w:r>
        <w:r>
          <w:rPr>
            <w:webHidden/>
          </w:rPr>
          <w:fldChar w:fldCharType="begin"/>
        </w:r>
        <w:r>
          <w:rPr>
            <w:webHidden/>
          </w:rPr>
          <w:instrText xml:space="preserve"> PAGEREF _Toc83127198 \h </w:instrText>
        </w:r>
        <w:r>
          <w:rPr>
            <w:webHidden/>
          </w:rPr>
        </w:r>
        <w:r>
          <w:rPr>
            <w:webHidden/>
          </w:rPr>
          <w:fldChar w:fldCharType="separate"/>
        </w:r>
        <w:r>
          <w:rPr>
            <w:webHidden/>
          </w:rPr>
          <w:t>17</w:t>
        </w:r>
        <w:r>
          <w:rPr>
            <w:webHidden/>
          </w:rPr>
          <w:fldChar w:fldCharType="end"/>
        </w:r>
      </w:hyperlink>
    </w:p>
    <w:p w14:paraId="6330FEAE" w14:textId="1668ECC9"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199" w:history="1">
        <w:r w:rsidRPr="00E74F0B">
          <w:rPr>
            <w:rStyle w:val="Hyperlink"/>
          </w:rPr>
          <w:t>Invoice number</w:t>
        </w:r>
        <w:r>
          <w:rPr>
            <w:webHidden/>
          </w:rPr>
          <w:tab/>
        </w:r>
        <w:r>
          <w:rPr>
            <w:webHidden/>
          </w:rPr>
          <w:fldChar w:fldCharType="begin"/>
        </w:r>
        <w:r>
          <w:rPr>
            <w:webHidden/>
          </w:rPr>
          <w:instrText xml:space="preserve"> PAGEREF _Toc83127199 \h </w:instrText>
        </w:r>
        <w:r>
          <w:rPr>
            <w:webHidden/>
          </w:rPr>
        </w:r>
        <w:r>
          <w:rPr>
            <w:webHidden/>
          </w:rPr>
          <w:fldChar w:fldCharType="separate"/>
        </w:r>
        <w:r>
          <w:rPr>
            <w:webHidden/>
          </w:rPr>
          <w:t>17</w:t>
        </w:r>
        <w:r>
          <w:rPr>
            <w:webHidden/>
          </w:rPr>
          <w:fldChar w:fldCharType="end"/>
        </w:r>
      </w:hyperlink>
    </w:p>
    <w:p w14:paraId="69A74601" w14:textId="17CF5042"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00" w:history="1">
        <w:r w:rsidRPr="00E74F0B">
          <w:rPr>
            <w:rStyle w:val="Hyperlink"/>
          </w:rPr>
          <w:t>Invoice date</w:t>
        </w:r>
        <w:r>
          <w:rPr>
            <w:webHidden/>
          </w:rPr>
          <w:tab/>
        </w:r>
        <w:r>
          <w:rPr>
            <w:webHidden/>
          </w:rPr>
          <w:fldChar w:fldCharType="begin"/>
        </w:r>
        <w:r>
          <w:rPr>
            <w:webHidden/>
          </w:rPr>
          <w:instrText xml:space="preserve"> PAGEREF _Toc83127200 \h </w:instrText>
        </w:r>
        <w:r>
          <w:rPr>
            <w:webHidden/>
          </w:rPr>
        </w:r>
        <w:r>
          <w:rPr>
            <w:webHidden/>
          </w:rPr>
          <w:fldChar w:fldCharType="separate"/>
        </w:r>
        <w:r>
          <w:rPr>
            <w:webHidden/>
          </w:rPr>
          <w:t>17</w:t>
        </w:r>
        <w:r>
          <w:rPr>
            <w:webHidden/>
          </w:rPr>
          <w:fldChar w:fldCharType="end"/>
        </w:r>
      </w:hyperlink>
    </w:p>
    <w:p w14:paraId="51358AAD" w14:textId="6A0278B4"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01" w:history="1">
        <w:r w:rsidRPr="00E74F0B">
          <w:rPr>
            <w:rStyle w:val="Hyperlink"/>
          </w:rPr>
          <w:t>Supplier VAT Reg. Number / Tax ID / ABN</w:t>
        </w:r>
        <w:r>
          <w:rPr>
            <w:webHidden/>
          </w:rPr>
          <w:tab/>
        </w:r>
        <w:r>
          <w:rPr>
            <w:webHidden/>
          </w:rPr>
          <w:fldChar w:fldCharType="begin"/>
        </w:r>
        <w:r>
          <w:rPr>
            <w:webHidden/>
          </w:rPr>
          <w:instrText xml:space="preserve"> PAGEREF _Toc83127201 \h </w:instrText>
        </w:r>
        <w:r>
          <w:rPr>
            <w:webHidden/>
          </w:rPr>
        </w:r>
        <w:r>
          <w:rPr>
            <w:webHidden/>
          </w:rPr>
          <w:fldChar w:fldCharType="separate"/>
        </w:r>
        <w:r>
          <w:rPr>
            <w:webHidden/>
          </w:rPr>
          <w:t>18</w:t>
        </w:r>
        <w:r>
          <w:rPr>
            <w:webHidden/>
          </w:rPr>
          <w:fldChar w:fldCharType="end"/>
        </w:r>
      </w:hyperlink>
    </w:p>
    <w:p w14:paraId="0E15E16C" w14:textId="0D7F3E5A"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02" w:history="1">
        <w:r w:rsidRPr="00E74F0B">
          <w:rPr>
            <w:rStyle w:val="Hyperlink"/>
          </w:rPr>
          <w:t>Supplier’s Bank Account Number</w:t>
        </w:r>
        <w:r>
          <w:rPr>
            <w:webHidden/>
          </w:rPr>
          <w:tab/>
        </w:r>
        <w:r>
          <w:rPr>
            <w:webHidden/>
          </w:rPr>
          <w:fldChar w:fldCharType="begin"/>
        </w:r>
        <w:r>
          <w:rPr>
            <w:webHidden/>
          </w:rPr>
          <w:instrText xml:space="preserve"> PAGEREF _Toc83127202 \h </w:instrText>
        </w:r>
        <w:r>
          <w:rPr>
            <w:webHidden/>
          </w:rPr>
        </w:r>
        <w:r>
          <w:rPr>
            <w:webHidden/>
          </w:rPr>
          <w:fldChar w:fldCharType="separate"/>
        </w:r>
        <w:r>
          <w:rPr>
            <w:webHidden/>
          </w:rPr>
          <w:t>19</w:t>
        </w:r>
        <w:r>
          <w:rPr>
            <w:webHidden/>
          </w:rPr>
          <w:fldChar w:fldCharType="end"/>
        </w:r>
      </w:hyperlink>
    </w:p>
    <w:p w14:paraId="7875A627" w14:textId="745AA969"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03" w:history="1">
        <w:r w:rsidRPr="00E74F0B">
          <w:rPr>
            <w:rStyle w:val="Hyperlink"/>
          </w:rPr>
          <w:t>Supplier’s IBAN</w:t>
        </w:r>
        <w:r>
          <w:rPr>
            <w:webHidden/>
          </w:rPr>
          <w:tab/>
        </w:r>
        <w:r>
          <w:rPr>
            <w:webHidden/>
          </w:rPr>
          <w:fldChar w:fldCharType="begin"/>
        </w:r>
        <w:r>
          <w:rPr>
            <w:webHidden/>
          </w:rPr>
          <w:instrText xml:space="preserve"> PAGEREF _Toc83127203 \h </w:instrText>
        </w:r>
        <w:r>
          <w:rPr>
            <w:webHidden/>
          </w:rPr>
        </w:r>
        <w:r>
          <w:rPr>
            <w:webHidden/>
          </w:rPr>
          <w:fldChar w:fldCharType="separate"/>
        </w:r>
        <w:r>
          <w:rPr>
            <w:webHidden/>
          </w:rPr>
          <w:t>19</w:t>
        </w:r>
        <w:r>
          <w:rPr>
            <w:webHidden/>
          </w:rPr>
          <w:fldChar w:fldCharType="end"/>
        </w:r>
      </w:hyperlink>
    </w:p>
    <w:p w14:paraId="54740FAB" w14:textId="64DFDFA8"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04" w:history="1">
        <w:r w:rsidRPr="00E74F0B">
          <w:rPr>
            <w:rStyle w:val="Hyperlink"/>
          </w:rPr>
          <w:t>Currency Code</w:t>
        </w:r>
        <w:r>
          <w:rPr>
            <w:webHidden/>
          </w:rPr>
          <w:tab/>
        </w:r>
        <w:r>
          <w:rPr>
            <w:webHidden/>
          </w:rPr>
          <w:fldChar w:fldCharType="begin"/>
        </w:r>
        <w:r>
          <w:rPr>
            <w:webHidden/>
          </w:rPr>
          <w:instrText xml:space="preserve"> PAGEREF _Toc83127204 \h </w:instrText>
        </w:r>
        <w:r>
          <w:rPr>
            <w:webHidden/>
          </w:rPr>
        </w:r>
        <w:r>
          <w:rPr>
            <w:webHidden/>
          </w:rPr>
          <w:fldChar w:fldCharType="separate"/>
        </w:r>
        <w:r>
          <w:rPr>
            <w:webHidden/>
          </w:rPr>
          <w:t>20</w:t>
        </w:r>
        <w:r>
          <w:rPr>
            <w:webHidden/>
          </w:rPr>
          <w:fldChar w:fldCharType="end"/>
        </w:r>
      </w:hyperlink>
    </w:p>
    <w:p w14:paraId="0389E360" w14:textId="525B89A4"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05" w:history="1">
        <w:r w:rsidRPr="00E74F0B">
          <w:rPr>
            <w:rStyle w:val="Hyperlink"/>
          </w:rPr>
          <w:t>Total Net Amount</w:t>
        </w:r>
        <w:r>
          <w:rPr>
            <w:webHidden/>
          </w:rPr>
          <w:tab/>
        </w:r>
        <w:r>
          <w:rPr>
            <w:webHidden/>
          </w:rPr>
          <w:fldChar w:fldCharType="begin"/>
        </w:r>
        <w:r>
          <w:rPr>
            <w:webHidden/>
          </w:rPr>
          <w:instrText xml:space="preserve"> PAGEREF _Toc83127205 \h </w:instrText>
        </w:r>
        <w:r>
          <w:rPr>
            <w:webHidden/>
          </w:rPr>
        </w:r>
        <w:r>
          <w:rPr>
            <w:webHidden/>
          </w:rPr>
          <w:fldChar w:fldCharType="separate"/>
        </w:r>
        <w:r>
          <w:rPr>
            <w:webHidden/>
          </w:rPr>
          <w:t>20</w:t>
        </w:r>
        <w:r>
          <w:rPr>
            <w:webHidden/>
          </w:rPr>
          <w:fldChar w:fldCharType="end"/>
        </w:r>
      </w:hyperlink>
    </w:p>
    <w:p w14:paraId="5BE47B97" w14:textId="2E92B2F0"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06" w:history="1">
        <w:r w:rsidRPr="00E74F0B">
          <w:rPr>
            <w:rStyle w:val="Hyperlink"/>
          </w:rPr>
          <w:t>Total Tax Amount</w:t>
        </w:r>
        <w:r>
          <w:rPr>
            <w:webHidden/>
          </w:rPr>
          <w:tab/>
        </w:r>
        <w:r>
          <w:rPr>
            <w:webHidden/>
          </w:rPr>
          <w:fldChar w:fldCharType="begin"/>
        </w:r>
        <w:r>
          <w:rPr>
            <w:webHidden/>
          </w:rPr>
          <w:instrText xml:space="preserve"> PAGEREF _Toc83127206 \h </w:instrText>
        </w:r>
        <w:r>
          <w:rPr>
            <w:webHidden/>
          </w:rPr>
        </w:r>
        <w:r>
          <w:rPr>
            <w:webHidden/>
          </w:rPr>
          <w:fldChar w:fldCharType="separate"/>
        </w:r>
        <w:r>
          <w:rPr>
            <w:webHidden/>
          </w:rPr>
          <w:t>20</w:t>
        </w:r>
        <w:r>
          <w:rPr>
            <w:webHidden/>
          </w:rPr>
          <w:fldChar w:fldCharType="end"/>
        </w:r>
      </w:hyperlink>
    </w:p>
    <w:p w14:paraId="67664604" w14:textId="17BEC504"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07" w:history="1">
        <w:r w:rsidRPr="00E74F0B">
          <w:rPr>
            <w:rStyle w:val="Hyperlink"/>
          </w:rPr>
          <w:t>Total Gross Amount</w:t>
        </w:r>
        <w:r>
          <w:rPr>
            <w:webHidden/>
          </w:rPr>
          <w:tab/>
        </w:r>
        <w:r>
          <w:rPr>
            <w:webHidden/>
          </w:rPr>
          <w:fldChar w:fldCharType="begin"/>
        </w:r>
        <w:r>
          <w:rPr>
            <w:webHidden/>
          </w:rPr>
          <w:instrText xml:space="preserve"> PAGEREF _Toc83127207 \h </w:instrText>
        </w:r>
        <w:r>
          <w:rPr>
            <w:webHidden/>
          </w:rPr>
        </w:r>
        <w:r>
          <w:rPr>
            <w:webHidden/>
          </w:rPr>
          <w:fldChar w:fldCharType="separate"/>
        </w:r>
        <w:r>
          <w:rPr>
            <w:webHidden/>
          </w:rPr>
          <w:t>21</w:t>
        </w:r>
        <w:r>
          <w:rPr>
            <w:webHidden/>
          </w:rPr>
          <w:fldChar w:fldCharType="end"/>
        </w:r>
      </w:hyperlink>
    </w:p>
    <w:p w14:paraId="5998F273" w14:textId="29F23B86"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08" w:history="1">
        <w:r w:rsidRPr="00E74F0B">
          <w:rPr>
            <w:rStyle w:val="Hyperlink"/>
          </w:rPr>
          <w:t>Purchase Order Number</w:t>
        </w:r>
        <w:r>
          <w:rPr>
            <w:webHidden/>
          </w:rPr>
          <w:tab/>
        </w:r>
        <w:r>
          <w:rPr>
            <w:webHidden/>
          </w:rPr>
          <w:fldChar w:fldCharType="begin"/>
        </w:r>
        <w:r>
          <w:rPr>
            <w:webHidden/>
          </w:rPr>
          <w:instrText xml:space="preserve"> PAGEREF _Toc83127208 \h </w:instrText>
        </w:r>
        <w:r>
          <w:rPr>
            <w:webHidden/>
          </w:rPr>
        </w:r>
        <w:r>
          <w:rPr>
            <w:webHidden/>
          </w:rPr>
          <w:fldChar w:fldCharType="separate"/>
        </w:r>
        <w:r>
          <w:rPr>
            <w:webHidden/>
          </w:rPr>
          <w:t>21</w:t>
        </w:r>
        <w:r>
          <w:rPr>
            <w:webHidden/>
          </w:rPr>
          <w:fldChar w:fldCharType="end"/>
        </w:r>
      </w:hyperlink>
    </w:p>
    <w:p w14:paraId="5B9A0E4D" w14:textId="15638B05"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09" w:history="1">
        <w:r w:rsidRPr="00E74F0B">
          <w:rPr>
            <w:rStyle w:val="Hyperlink"/>
          </w:rPr>
          <w:t>Contract Number / Payment plan/ Account Number</w:t>
        </w:r>
        <w:r>
          <w:rPr>
            <w:webHidden/>
          </w:rPr>
          <w:tab/>
        </w:r>
        <w:r>
          <w:rPr>
            <w:webHidden/>
          </w:rPr>
          <w:fldChar w:fldCharType="begin"/>
        </w:r>
        <w:r>
          <w:rPr>
            <w:webHidden/>
          </w:rPr>
          <w:instrText xml:space="preserve"> PAGEREF _Toc83127209 \h </w:instrText>
        </w:r>
        <w:r>
          <w:rPr>
            <w:webHidden/>
          </w:rPr>
        </w:r>
        <w:r>
          <w:rPr>
            <w:webHidden/>
          </w:rPr>
          <w:fldChar w:fldCharType="separate"/>
        </w:r>
        <w:r>
          <w:rPr>
            <w:webHidden/>
          </w:rPr>
          <w:t>22</w:t>
        </w:r>
        <w:r>
          <w:rPr>
            <w:webHidden/>
          </w:rPr>
          <w:fldChar w:fldCharType="end"/>
        </w:r>
      </w:hyperlink>
    </w:p>
    <w:p w14:paraId="402388B9" w14:textId="061FBDD5"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10" w:history="1">
        <w:r w:rsidRPr="00E74F0B">
          <w:rPr>
            <w:rStyle w:val="Hyperlink"/>
          </w:rPr>
          <w:t>Buyer Reference</w:t>
        </w:r>
        <w:r>
          <w:rPr>
            <w:webHidden/>
          </w:rPr>
          <w:tab/>
        </w:r>
        <w:r>
          <w:rPr>
            <w:webHidden/>
          </w:rPr>
          <w:fldChar w:fldCharType="begin"/>
        </w:r>
        <w:r>
          <w:rPr>
            <w:webHidden/>
          </w:rPr>
          <w:instrText xml:space="preserve"> PAGEREF _Toc83127210 \h </w:instrText>
        </w:r>
        <w:r>
          <w:rPr>
            <w:webHidden/>
          </w:rPr>
        </w:r>
        <w:r>
          <w:rPr>
            <w:webHidden/>
          </w:rPr>
          <w:fldChar w:fldCharType="separate"/>
        </w:r>
        <w:r>
          <w:rPr>
            <w:webHidden/>
          </w:rPr>
          <w:t>22</w:t>
        </w:r>
        <w:r>
          <w:rPr>
            <w:webHidden/>
          </w:rPr>
          <w:fldChar w:fldCharType="end"/>
        </w:r>
      </w:hyperlink>
    </w:p>
    <w:p w14:paraId="2E40F880" w14:textId="76DFC8B9"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11" w:history="1">
        <w:r w:rsidRPr="00E74F0B">
          <w:rPr>
            <w:rStyle w:val="Hyperlink"/>
          </w:rPr>
          <w:t>From email address</w:t>
        </w:r>
        <w:r>
          <w:rPr>
            <w:webHidden/>
          </w:rPr>
          <w:tab/>
        </w:r>
        <w:r>
          <w:rPr>
            <w:webHidden/>
          </w:rPr>
          <w:fldChar w:fldCharType="begin"/>
        </w:r>
        <w:r>
          <w:rPr>
            <w:webHidden/>
          </w:rPr>
          <w:instrText xml:space="preserve"> PAGEREF _Toc83127211 \h </w:instrText>
        </w:r>
        <w:r>
          <w:rPr>
            <w:webHidden/>
          </w:rPr>
        </w:r>
        <w:r>
          <w:rPr>
            <w:webHidden/>
          </w:rPr>
          <w:fldChar w:fldCharType="separate"/>
        </w:r>
        <w:r>
          <w:rPr>
            <w:webHidden/>
          </w:rPr>
          <w:t>23</w:t>
        </w:r>
        <w:r>
          <w:rPr>
            <w:webHidden/>
          </w:rPr>
          <w:fldChar w:fldCharType="end"/>
        </w:r>
      </w:hyperlink>
    </w:p>
    <w:p w14:paraId="0D8A116F" w14:textId="08C40261"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12" w:history="1">
        <w:r w:rsidRPr="00E74F0B">
          <w:rPr>
            <w:rStyle w:val="Hyperlink"/>
          </w:rPr>
          <w:t>Buyer’s TIN/VAT registration Number</w:t>
        </w:r>
        <w:r>
          <w:rPr>
            <w:webHidden/>
          </w:rPr>
          <w:tab/>
        </w:r>
        <w:r>
          <w:rPr>
            <w:webHidden/>
          </w:rPr>
          <w:fldChar w:fldCharType="begin"/>
        </w:r>
        <w:r>
          <w:rPr>
            <w:webHidden/>
          </w:rPr>
          <w:instrText xml:space="preserve"> PAGEREF _Toc83127212 \h </w:instrText>
        </w:r>
        <w:r>
          <w:rPr>
            <w:webHidden/>
          </w:rPr>
        </w:r>
        <w:r>
          <w:rPr>
            <w:webHidden/>
          </w:rPr>
          <w:fldChar w:fldCharType="separate"/>
        </w:r>
        <w:r>
          <w:rPr>
            <w:webHidden/>
          </w:rPr>
          <w:t>23</w:t>
        </w:r>
        <w:r>
          <w:rPr>
            <w:webHidden/>
          </w:rPr>
          <w:fldChar w:fldCharType="end"/>
        </w:r>
      </w:hyperlink>
    </w:p>
    <w:p w14:paraId="04CB7504" w14:textId="77832217"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13" w:history="1">
        <w:r w:rsidRPr="00E74F0B">
          <w:rPr>
            <w:rStyle w:val="Hyperlink"/>
          </w:rPr>
          <w:t>Ship/Bill to Address</w:t>
        </w:r>
        <w:r>
          <w:rPr>
            <w:webHidden/>
          </w:rPr>
          <w:tab/>
        </w:r>
        <w:r>
          <w:rPr>
            <w:webHidden/>
          </w:rPr>
          <w:fldChar w:fldCharType="begin"/>
        </w:r>
        <w:r>
          <w:rPr>
            <w:webHidden/>
          </w:rPr>
          <w:instrText xml:space="preserve"> PAGEREF _Toc83127213 \h </w:instrText>
        </w:r>
        <w:r>
          <w:rPr>
            <w:webHidden/>
          </w:rPr>
        </w:r>
        <w:r>
          <w:rPr>
            <w:webHidden/>
          </w:rPr>
          <w:fldChar w:fldCharType="separate"/>
        </w:r>
        <w:r>
          <w:rPr>
            <w:webHidden/>
          </w:rPr>
          <w:t>24</w:t>
        </w:r>
        <w:r>
          <w:rPr>
            <w:webHidden/>
          </w:rPr>
          <w:fldChar w:fldCharType="end"/>
        </w:r>
      </w:hyperlink>
    </w:p>
    <w:p w14:paraId="0C54DBF2" w14:textId="31129DF1"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14" w:history="1">
        <w:r w:rsidRPr="00E74F0B">
          <w:rPr>
            <w:rStyle w:val="Hyperlink"/>
          </w:rPr>
          <w:t>Service/Billing Date period</w:t>
        </w:r>
        <w:r>
          <w:rPr>
            <w:webHidden/>
          </w:rPr>
          <w:tab/>
        </w:r>
        <w:r>
          <w:rPr>
            <w:webHidden/>
          </w:rPr>
          <w:fldChar w:fldCharType="begin"/>
        </w:r>
        <w:r>
          <w:rPr>
            <w:webHidden/>
          </w:rPr>
          <w:instrText xml:space="preserve"> PAGEREF _Toc83127214 \h </w:instrText>
        </w:r>
        <w:r>
          <w:rPr>
            <w:webHidden/>
          </w:rPr>
        </w:r>
        <w:r>
          <w:rPr>
            <w:webHidden/>
          </w:rPr>
          <w:fldChar w:fldCharType="separate"/>
        </w:r>
        <w:r>
          <w:rPr>
            <w:webHidden/>
          </w:rPr>
          <w:t>24</w:t>
        </w:r>
        <w:r>
          <w:rPr>
            <w:webHidden/>
          </w:rPr>
          <w:fldChar w:fldCharType="end"/>
        </w:r>
      </w:hyperlink>
    </w:p>
    <w:p w14:paraId="2E867CF3" w14:textId="735E4CC5"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15" w:history="1">
        <w:r w:rsidRPr="00E74F0B">
          <w:rPr>
            <w:rStyle w:val="Hyperlink"/>
          </w:rPr>
          <w:t>Freight</w:t>
        </w:r>
        <w:r>
          <w:rPr>
            <w:webHidden/>
          </w:rPr>
          <w:tab/>
        </w:r>
        <w:r>
          <w:rPr>
            <w:webHidden/>
          </w:rPr>
          <w:fldChar w:fldCharType="begin"/>
        </w:r>
        <w:r>
          <w:rPr>
            <w:webHidden/>
          </w:rPr>
          <w:instrText xml:space="preserve"> PAGEREF _Toc83127215 \h </w:instrText>
        </w:r>
        <w:r>
          <w:rPr>
            <w:webHidden/>
          </w:rPr>
        </w:r>
        <w:r>
          <w:rPr>
            <w:webHidden/>
          </w:rPr>
          <w:fldChar w:fldCharType="separate"/>
        </w:r>
        <w:r>
          <w:rPr>
            <w:webHidden/>
          </w:rPr>
          <w:t>24</w:t>
        </w:r>
        <w:r>
          <w:rPr>
            <w:webHidden/>
          </w:rPr>
          <w:fldChar w:fldCharType="end"/>
        </w:r>
      </w:hyperlink>
    </w:p>
    <w:p w14:paraId="78744C4B" w14:textId="73AD3EB7"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16" w:history="1">
        <w:r w:rsidRPr="00E74F0B">
          <w:rPr>
            <w:rStyle w:val="Hyperlink"/>
          </w:rPr>
          <w:t>Site Number</w:t>
        </w:r>
        <w:r>
          <w:rPr>
            <w:webHidden/>
          </w:rPr>
          <w:tab/>
        </w:r>
        <w:r>
          <w:rPr>
            <w:webHidden/>
          </w:rPr>
          <w:fldChar w:fldCharType="begin"/>
        </w:r>
        <w:r>
          <w:rPr>
            <w:webHidden/>
          </w:rPr>
          <w:instrText xml:space="preserve"> PAGEREF _Toc83127216 \h </w:instrText>
        </w:r>
        <w:r>
          <w:rPr>
            <w:webHidden/>
          </w:rPr>
        </w:r>
        <w:r>
          <w:rPr>
            <w:webHidden/>
          </w:rPr>
          <w:fldChar w:fldCharType="separate"/>
        </w:r>
        <w:r>
          <w:rPr>
            <w:webHidden/>
          </w:rPr>
          <w:t>25</w:t>
        </w:r>
        <w:r>
          <w:rPr>
            <w:webHidden/>
          </w:rPr>
          <w:fldChar w:fldCharType="end"/>
        </w:r>
      </w:hyperlink>
    </w:p>
    <w:p w14:paraId="209FC72B" w14:textId="6FBD61FB" w:rsidR="00DB4FC2" w:rsidRDefault="00DB4FC2">
      <w:pPr>
        <w:pStyle w:val="TOC2"/>
        <w:rPr>
          <w:rFonts w:eastAsiaTheme="minorEastAsia"/>
          <w:noProof/>
          <w:sz w:val="22"/>
          <w:lang w:val="en-IN" w:eastAsia="en-IN"/>
        </w:rPr>
      </w:pPr>
      <w:hyperlink w:anchor="_Toc83127217" w:history="1">
        <w:r w:rsidRPr="00E74F0B">
          <w:rPr>
            <w:rStyle w:val="Hyperlink"/>
            <w:noProof/>
          </w:rPr>
          <w:t>6.2 Invoice capture fields and validation rules (line-level)</w:t>
        </w:r>
        <w:r>
          <w:rPr>
            <w:noProof/>
            <w:webHidden/>
          </w:rPr>
          <w:tab/>
        </w:r>
        <w:r>
          <w:rPr>
            <w:noProof/>
            <w:webHidden/>
          </w:rPr>
          <w:fldChar w:fldCharType="begin"/>
        </w:r>
        <w:r>
          <w:rPr>
            <w:noProof/>
            <w:webHidden/>
          </w:rPr>
          <w:instrText xml:space="preserve"> PAGEREF _Toc83127217 \h </w:instrText>
        </w:r>
        <w:r>
          <w:rPr>
            <w:noProof/>
            <w:webHidden/>
          </w:rPr>
        </w:r>
        <w:r>
          <w:rPr>
            <w:noProof/>
            <w:webHidden/>
          </w:rPr>
          <w:fldChar w:fldCharType="separate"/>
        </w:r>
        <w:r>
          <w:rPr>
            <w:noProof/>
            <w:webHidden/>
          </w:rPr>
          <w:t>25</w:t>
        </w:r>
        <w:r>
          <w:rPr>
            <w:noProof/>
            <w:webHidden/>
          </w:rPr>
          <w:fldChar w:fldCharType="end"/>
        </w:r>
      </w:hyperlink>
    </w:p>
    <w:p w14:paraId="2CA88215" w14:textId="1EAFA28F"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18" w:history="1">
        <w:r w:rsidRPr="00E74F0B">
          <w:rPr>
            <w:rStyle w:val="Hyperlink"/>
          </w:rPr>
          <w:t>Product Code</w:t>
        </w:r>
        <w:r>
          <w:rPr>
            <w:webHidden/>
          </w:rPr>
          <w:tab/>
        </w:r>
        <w:r>
          <w:rPr>
            <w:webHidden/>
          </w:rPr>
          <w:fldChar w:fldCharType="begin"/>
        </w:r>
        <w:r>
          <w:rPr>
            <w:webHidden/>
          </w:rPr>
          <w:instrText xml:space="preserve"> PAGEREF _Toc83127218 \h </w:instrText>
        </w:r>
        <w:r>
          <w:rPr>
            <w:webHidden/>
          </w:rPr>
        </w:r>
        <w:r>
          <w:rPr>
            <w:webHidden/>
          </w:rPr>
          <w:fldChar w:fldCharType="separate"/>
        </w:r>
        <w:r>
          <w:rPr>
            <w:webHidden/>
          </w:rPr>
          <w:t>25</w:t>
        </w:r>
        <w:r>
          <w:rPr>
            <w:webHidden/>
          </w:rPr>
          <w:fldChar w:fldCharType="end"/>
        </w:r>
      </w:hyperlink>
    </w:p>
    <w:p w14:paraId="579321B7" w14:textId="71FF8E17"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19" w:history="1">
        <w:r w:rsidRPr="00E74F0B">
          <w:rPr>
            <w:rStyle w:val="Hyperlink"/>
          </w:rPr>
          <w:t>Quantity</w:t>
        </w:r>
        <w:r>
          <w:rPr>
            <w:webHidden/>
          </w:rPr>
          <w:tab/>
        </w:r>
        <w:r>
          <w:rPr>
            <w:webHidden/>
          </w:rPr>
          <w:fldChar w:fldCharType="begin"/>
        </w:r>
        <w:r>
          <w:rPr>
            <w:webHidden/>
          </w:rPr>
          <w:instrText xml:space="preserve"> PAGEREF _Toc83127219 \h </w:instrText>
        </w:r>
        <w:r>
          <w:rPr>
            <w:webHidden/>
          </w:rPr>
        </w:r>
        <w:r>
          <w:rPr>
            <w:webHidden/>
          </w:rPr>
          <w:fldChar w:fldCharType="separate"/>
        </w:r>
        <w:r>
          <w:rPr>
            <w:webHidden/>
          </w:rPr>
          <w:t>26</w:t>
        </w:r>
        <w:r>
          <w:rPr>
            <w:webHidden/>
          </w:rPr>
          <w:fldChar w:fldCharType="end"/>
        </w:r>
      </w:hyperlink>
    </w:p>
    <w:p w14:paraId="42814B43" w14:textId="3ED65660"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20" w:history="1">
        <w:r w:rsidRPr="00E74F0B">
          <w:rPr>
            <w:rStyle w:val="Hyperlink"/>
          </w:rPr>
          <w:t>Unit of Measure</w:t>
        </w:r>
        <w:r>
          <w:rPr>
            <w:webHidden/>
          </w:rPr>
          <w:tab/>
        </w:r>
        <w:r>
          <w:rPr>
            <w:webHidden/>
          </w:rPr>
          <w:fldChar w:fldCharType="begin"/>
        </w:r>
        <w:r>
          <w:rPr>
            <w:webHidden/>
          </w:rPr>
          <w:instrText xml:space="preserve"> PAGEREF _Toc83127220 \h </w:instrText>
        </w:r>
        <w:r>
          <w:rPr>
            <w:webHidden/>
          </w:rPr>
        </w:r>
        <w:r>
          <w:rPr>
            <w:webHidden/>
          </w:rPr>
          <w:fldChar w:fldCharType="separate"/>
        </w:r>
        <w:r>
          <w:rPr>
            <w:webHidden/>
          </w:rPr>
          <w:t>26</w:t>
        </w:r>
        <w:r>
          <w:rPr>
            <w:webHidden/>
          </w:rPr>
          <w:fldChar w:fldCharType="end"/>
        </w:r>
      </w:hyperlink>
    </w:p>
    <w:p w14:paraId="753124C0" w14:textId="1C6AF5FA"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21" w:history="1">
        <w:r w:rsidRPr="00E74F0B">
          <w:rPr>
            <w:rStyle w:val="Hyperlink"/>
          </w:rPr>
          <w:t>Unit Price</w:t>
        </w:r>
        <w:r>
          <w:rPr>
            <w:webHidden/>
          </w:rPr>
          <w:tab/>
        </w:r>
        <w:r>
          <w:rPr>
            <w:webHidden/>
          </w:rPr>
          <w:fldChar w:fldCharType="begin"/>
        </w:r>
        <w:r>
          <w:rPr>
            <w:webHidden/>
          </w:rPr>
          <w:instrText xml:space="preserve"> PAGEREF _Toc83127221 \h </w:instrText>
        </w:r>
        <w:r>
          <w:rPr>
            <w:webHidden/>
          </w:rPr>
        </w:r>
        <w:r>
          <w:rPr>
            <w:webHidden/>
          </w:rPr>
          <w:fldChar w:fldCharType="separate"/>
        </w:r>
        <w:r>
          <w:rPr>
            <w:webHidden/>
          </w:rPr>
          <w:t>26</w:t>
        </w:r>
        <w:r>
          <w:rPr>
            <w:webHidden/>
          </w:rPr>
          <w:fldChar w:fldCharType="end"/>
        </w:r>
      </w:hyperlink>
    </w:p>
    <w:p w14:paraId="795BCAAA" w14:textId="4F0EBF58"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22" w:history="1">
        <w:r w:rsidRPr="00E74F0B">
          <w:rPr>
            <w:rStyle w:val="Hyperlink"/>
          </w:rPr>
          <w:t>Net Amount</w:t>
        </w:r>
        <w:r>
          <w:rPr>
            <w:webHidden/>
          </w:rPr>
          <w:tab/>
        </w:r>
        <w:r>
          <w:rPr>
            <w:webHidden/>
          </w:rPr>
          <w:fldChar w:fldCharType="begin"/>
        </w:r>
        <w:r>
          <w:rPr>
            <w:webHidden/>
          </w:rPr>
          <w:instrText xml:space="preserve"> PAGEREF _Toc83127222 \h </w:instrText>
        </w:r>
        <w:r>
          <w:rPr>
            <w:webHidden/>
          </w:rPr>
        </w:r>
        <w:r>
          <w:rPr>
            <w:webHidden/>
          </w:rPr>
          <w:fldChar w:fldCharType="separate"/>
        </w:r>
        <w:r>
          <w:rPr>
            <w:webHidden/>
          </w:rPr>
          <w:t>27</w:t>
        </w:r>
        <w:r>
          <w:rPr>
            <w:webHidden/>
          </w:rPr>
          <w:fldChar w:fldCharType="end"/>
        </w:r>
      </w:hyperlink>
    </w:p>
    <w:p w14:paraId="517AD1C5" w14:textId="697BEE51" w:rsidR="00DB4FC2" w:rsidRDefault="00DB4FC2">
      <w:pPr>
        <w:pStyle w:val="TOC4"/>
        <w:tabs>
          <w:tab w:val="right" w:leader="dot" w:pos="9628"/>
        </w:tabs>
        <w:rPr>
          <w:rFonts w:asciiTheme="minorHAnsi" w:eastAsiaTheme="minorEastAsia" w:hAnsiTheme="minorHAnsi" w:cstheme="minorBidi"/>
          <w:sz w:val="22"/>
          <w:szCs w:val="22"/>
          <w:lang w:val="en-IN" w:eastAsia="en-IN"/>
        </w:rPr>
      </w:pPr>
      <w:hyperlink w:anchor="_Toc83127223" w:history="1">
        <w:r w:rsidRPr="00E74F0B">
          <w:rPr>
            <w:rStyle w:val="Hyperlink"/>
          </w:rPr>
          <w:t>Gross Amount</w:t>
        </w:r>
        <w:r>
          <w:rPr>
            <w:webHidden/>
          </w:rPr>
          <w:tab/>
        </w:r>
        <w:r>
          <w:rPr>
            <w:webHidden/>
          </w:rPr>
          <w:fldChar w:fldCharType="begin"/>
        </w:r>
        <w:r>
          <w:rPr>
            <w:webHidden/>
          </w:rPr>
          <w:instrText xml:space="preserve"> PAGEREF _Toc83127223 \h </w:instrText>
        </w:r>
        <w:r>
          <w:rPr>
            <w:webHidden/>
          </w:rPr>
        </w:r>
        <w:r>
          <w:rPr>
            <w:webHidden/>
          </w:rPr>
          <w:fldChar w:fldCharType="separate"/>
        </w:r>
        <w:r>
          <w:rPr>
            <w:webHidden/>
          </w:rPr>
          <w:t>27</w:t>
        </w:r>
        <w:r>
          <w:rPr>
            <w:webHidden/>
          </w:rPr>
          <w:fldChar w:fldCharType="end"/>
        </w:r>
      </w:hyperlink>
    </w:p>
    <w:p w14:paraId="6FCE4FB3" w14:textId="755F7A8E" w:rsidR="00DB4FC2" w:rsidRDefault="00DB4FC2">
      <w:pPr>
        <w:pStyle w:val="TOC1"/>
        <w:rPr>
          <w:rFonts w:eastAsiaTheme="minorEastAsia"/>
          <w:noProof/>
          <w:sz w:val="22"/>
          <w:lang w:val="en-IN" w:eastAsia="en-IN"/>
        </w:rPr>
      </w:pPr>
      <w:hyperlink w:anchor="_Toc83127224" w:history="1">
        <w:r w:rsidRPr="00E74F0B">
          <w:rPr>
            <w:rStyle w:val="Hyperlink"/>
            <w:noProof/>
          </w:rPr>
          <w:t>7</w:t>
        </w:r>
        <w:r>
          <w:rPr>
            <w:rFonts w:eastAsiaTheme="minorEastAsia"/>
            <w:noProof/>
            <w:sz w:val="22"/>
            <w:lang w:val="en-IN" w:eastAsia="en-IN"/>
          </w:rPr>
          <w:tab/>
        </w:r>
        <w:r w:rsidRPr="00E74F0B">
          <w:rPr>
            <w:rStyle w:val="Hyperlink"/>
            <w:noProof/>
          </w:rPr>
          <w:t>Keywords</w:t>
        </w:r>
        <w:r>
          <w:rPr>
            <w:noProof/>
            <w:webHidden/>
          </w:rPr>
          <w:tab/>
        </w:r>
        <w:r>
          <w:rPr>
            <w:noProof/>
            <w:webHidden/>
          </w:rPr>
          <w:fldChar w:fldCharType="begin"/>
        </w:r>
        <w:r>
          <w:rPr>
            <w:noProof/>
            <w:webHidden/>
          </w:rPr>
          <w:instrText xml:space="preserve"> PAGEREF _Toc83127224 \h </w:instrText>
        </w:r>
        <w:r>
          <w:rPr>
            <w:noProof/>
            <w:webHidden/>
          </w:rPr>
        </w:r>
        <w:r>
          <w:rPr>
            <w:noProof/>
            <w:webHidden/>
          </w:rPr>
          <w:fldChar w:fldCharType="separate"/>
        </w:r>
        <w:r>
          <w:rPr>
            <w:noProof/>
            <w:webHidden/>
          </w:rPr>
          <w:t>28</w:t>
        </w:r>
        <w:r>
          <w:rPr>
            <w:noProof/>
            <w:webHidden/>
          </w:rPr>
          <w:fldChar w:fldCharType="end"/>
        </w:r>
      </w:hyperlink>
    </w:p>
    <w:p w14:paraId="58D47DC3" w14:textId="4CFBA7EF" w:rsidR="00DB4FC2" w:rsidRDefault="00DB4FC2">
      <w:pPr>
        <w:pStyle w:val="TOC2"/>
        <w:rPr>
          <w:rFonts w:eastAsiaTheme="minorEastAsia"/>
          <w:noProof/>
          <w:sz w:val="22"/>
          <w:lang w:val="en-IN" w:eastAsia="en-IN"/>
        </w:rPr>
      </w:pPr>
      <w:hyperlink w:anchor="_Toc83127225" w:history="1">
        <w:r w:rsidRPr="00E74F0B">
          <w:rPr>
            <w:rStyle w:val="Hyperlink"/>
            <w:noProof/>
          </w:rPr>
          <w:t>7.1 Local language translations for invoice capture fields ‘Keywords’ (header-level)</w:t>
        </w:r>
        <w:r>
          <w:rPr>
            <w:noProof/>
            <w:webHidden/>
          </w:rPr>
          <w:tab/>
        </w:r>
        <w:r>
          <w:rPr>
            <w:noProof/>
            <w:webHidden/>
          </w:rPr>
          <w:fldChar w:fldCharType="begin"/>
        </w:r>
        <w:r>
          <w:rPr>
            <w:noProof/>
            <w:webHidden/>
          </w:rPr>
          <w:instrText xml:space="preserve"> PAGEREF _Toc83127225 \h </w:instrText>
        </w:r>
        <w:r>
          <w:rPr>
            <w:noProof/>
            <w:webHidden/>
          </w:rPr>
        </w:r>
        <w:r>
          <w:rPr>
            <w:noProof/>
            <w:webHidden/>
          </w:rPr>
          <w:fldChar w:fldCharType="separate"/>
        </w:r>
        <w:r>
          <w:rPr>
            <w:noProof/>
            <w:webHidden/>
          </w:rPr>
          <w:t>28</w:t>
        </w:r>
        <w:r>
          <w:rPr>
            <w:noProof/>
            <w:webHidden/>
          </w:rPr>
          <w:fldChar w:fldCharType="end"/>
        </w:r>
      </w:hyperlink>
    </w:p>
    <w:p w14:paraId="6AE985DE" w14:textId="6EF1019E" w:rsidR="00DB4FC2" w:rsidRDefault="00DB4FC2">
      <w:pPr>
        <w:pStyle w:val="TOC2"/>
        <w:rPr>
          <w:rFonts w:eastAsiaTheme="minorEastAsia"/>
          <w:noProof/>
          <w:sz w:val="22"/>
          <w:lang w:val="en-IN" w:eastAsia="en-IN"/>
        </w:rPr>
      </w:pPr>
      <w:hyperlink w:anchor="_Toc83127226" w:history="1">
        <w:r w:rsidRPr="00E74F0B">
          <w:rPr>
            <w:rStyle w:val="Hyperlink"/>
            <w:noProof/>
          </w:rPr>
          <w:t>7.2 Local language translations for invoice capture fields ‘Keywords’ (Line-level)</w:t>
        </w:r>
        <w:r>
          <w:rPr>
            <w:noProof/>
            <w:webHidden/>
          </w:rPr>
          <w:tab/>
        </w:r>
        <w:r>
          <w:rPr>
            <w:noProof/>
            <w:webHidden/>
          </w:rPr>
          <w:fldChar w:fldCharType="begin"/>
        </w:r>
        <w:r>
          <w:rPr>
            <w:noProof/>
            <w:webHidden/>
          </w:rPr>
          <w:instrText xml:space="preserve"> PAGEREF _Toc83127226 \h </w:instrText>
        </w:r>
        <w:r>
          <w:rPr>
            <w:noProof/>
            <w:webHidden/>
          </w:rPr>
        </w:r>
        <w:r>
          <w:rPr>
            <w:noProof/>
            <w:webHidden/>
          </w:rPr>
          <w:fldChar w:fldCharType="separate"/>
        </w:r>
        <w:r>
          <w:rPr>
            <w:noProof/>
            <w:webHidden/>
          </w:rPr>
          <w:t>28</w:t>
        </w:r>
        <w:r>
          <w:rPr>
            <w:noProof/>
            <w:webHidden/>
          </w:rPr>
          <w:fldChar w:fldCharType="end"/>
        </w:r>
      </w:hyperlink>
    </w:p>
    <w:p w14:paraId="1BC1824C" w14:textId="27BB5412" w:rsidR="00DB4FC2" w:rsidRDefault="00DB4FC2">
      <w:pPr>
        <w:pStyle w:val="TOC2"/>
        <w:rPr>
          <w:rFonts w:eastAsiaTheme="minorEastAsia"/>
          <w:noProof/>
          <w:sz w:val="22"/>
          <w:lang w:val="en-IN" w:eastAsia="en-IN"/>
        </w:rPr>
      </w:pPr>
      <w:hyperlink w:anchor="_Toc83127227" w:history="1">
        <w:r w:rsidRPr="00E74F0B">
          <w:rPr>
            <w:rStyle w:val="Hyperlink"/>
            <w:noProof/>
          </w:rPr>
          <w:t>7.3 Remit to address keywords for North American customer</w:t>
        </w:r>
        <w:r>
          <w:rPr>
            <w:noProof/>
            <w:webHidden/>
          </w:rPr>
          <w:tab/>
        </w:r>
        <w:r>
          <w:rPr>
            <w:noProof/>
            <w:webHidden/>
          </w:rPr>
          <w:fldChar w:fldCharType="begin"/>
        </w:r>
        <w:r>
          <w:rPr>
            <w:noProof/>
            <w:webHidden/>
          </w:rPr>
          <w:instrText xml:space="preserve"> PAGEREF _Toc83127227 \h </w:instrText>
        </w:r>
        <w:r>
          <w:rPr>
            <w:noProof/>
            <w:webHidden/>
          </w:rPr>
        </w:r>
        <w:r>
          <w:rPr>
            <w:noProof/>
            <w:webHidden/>
          </w:rPr>
          <w:fldChar w:fldCharType="separate"/>
        </w:r>
        <w:r>
          <w:rPr>
            <w:noProof/>
            <w:webHidden/>
          </w:rPr>
          <w:t>28</w:t>
        </w:r>
        <w:r>
          <w:rPr>
            <w:noProof/>
            <w:webHidden/>
          </w:rPr>
          <w:fldChar w:fldCharType="end"/>
        </w:r>
      </w:hyperlink>
    </w:p>
    <w:p w14:paraId="69B05FC5" w14:textId="00522593" w:rsidR="00DB4FC2" w:rsidRDefault="00DB4FC2">
      <w:pPr>
        <w:pStyle w:val="TOC1"/>
        <w:rPr>
          <w:rFonts w:eastAsiaTheme="minorEastAsia"/>
          <w:noProof/>
          <w:sz w:val="22"/>
          <w:lang w:val="en-IN" w:eastAsia="en-IN"/>
        </w:rPr>
      </w:pPr>
      <w:hyperlink w:anchor="_Toc83127228" w:history="1">
        <w:r w:rsidRPr="00E74F0B">
          <w:rPr>
            <w:rStyle w:val="Hyperlink"/>
            <w:noProof/>
          </w:rPr>
          <w:t>8</w:t>
        </w:r>
        <w:r>
          <w:rPr>
            <w:rFonts w:eastAsiaTheme="minorEastAsia"/>
            <w:noProof/>
            <w:sz w:val="22"/>
            <w:lang w:val="en-IN" w:eastAsia="en-IN"/>
          </w:rPr>
          <w:tab/>
        </w:r>
        <w:r w:rsidRPr="00E74F0B">
          <w:rPr>
            <w:rStyle w:val="Hyperlink"/>
            <w:noProof/>
          </w:rPr>
          <w:t>Appendix</w:t>
        </w:r>
        <w:r>
          <w:rPr>
            <w:noProof/>
            <w:webHidden/>
          </w:rPr>
          <w:tab/>
        </w:r>
        <w:r>
          <w:rPr>
            <w:noProof/>
            <w:webHidden/>
          </w:rPr>
          <w:fldChar w:fldCharType="begin"/>
        </w:r>
        <w:r>
          <w:rPr>
            <w:noProof/>
            <w:webHidden/>
          </w:rPr>
          <w:instrText xml:space="preserve"> PAGEREF _Toc83127228 \h </w:instrText>
        </w:r>
        <w:r>
          <w:rPr>
            <w:noProof/>
            <w:webHidden/>
          </w:rPr>
        </w:r>
        <w:r>
          <w:rPr>
            <w:noProof/>
            <w:webHidden/>
          </w:rPr>
          <w:fldChar w:fldCharType="separate"/>
        </w:r>
        <w:r>
          <w:rPr>
            <w:noProof/>
            <w:webHidden/>
          </w:rPr>
          <w:t>29</w:t>
        </w:r>
        <w:r>
          <w:rPr>
            <w:noProof/>
            <w:webHidden/>
          </w:rPr>
          <w:fldChar w:fldCharType="end"/>
        </w:r>
      </w:hyperlink>
    </w:p>
    <w:p w14:paraId="2E56F151" w14:textId="0994894E" w:rsidR="00DB4FC2" w:rsidRDefault="00DB4FC2">
      <w:pPr>
        <w:pStyle w:val="TOC2"/>
        <w:rPr>
          <w:rFonts w:eastAsiaTheme="minorEastAsia"/>
          <w:noProof/>
          <w:sz w:val="22"/>
          <w:lang w:val="en-IN" w:eastAsia="en-IN"/>
        </w:rPr>
      </w:pPr>
      <w:hyperlink w:anchor="_Toc83127229" w:history="1">
        <w:r w:rsidRPr="00E74F0B">
          <w:rPr>
            <w:rStyle w:val="Hyperlink"/>
            <w:noProof/>
          </w:rPr>
          <w:t>8.1 Glossary of Terms</w:t>
        </w:r>
        <w:r>
          <w:rPr>
            <w:noProof/>
            <w:webHidden/>
          </w:rPr>
          <w:tab/>
        </w:r>
        <w:r>
          <w:rPr>
            <w:noProof/>
            <w:webHidden/>
          </w:rPr>
          <w:fldChar w:fldCharType="begin"/>
        </w:r>
        <w:r>
          <w:rPr>
            <w:noProof/>
            <w:webHidden/>
          </w:rPr>
          <w:instrText xml:space="preserve"> PAGEREF _Toc83127229 \h </w:instrText>
        </w:r>
        <w:r>
          <w:rPr>
            <w:noProof/>
            <w:webHidden/>
          </w:rPr>
        </w:r>
        <w:r>
          <w:rPr>
            <w:noProof/>
            <w:webHidden/>
          </w:rPr>
          <w:fldChar w:fldCharType="separate"/>
        </w:r>
        <w:r>
          <w:rPr>
            <w:noProof/>
            <w:webHidden/>
          </w:rPr>
          <w:t>29</w:t>
        </w:r>
        <w:r>
          <w:rPr>
            <w:noProof/>
            <w:webHidden/>
          </w:rPr>
          <w:fldChar w:fldCharType="end"/>
        </w:r>
      </w:hyperlink>
    </w:p>
    <w:p w14:paraId="587487B7" w14:textId="72C2D261" w:rsidR="00DB4FC2" w:rsidRDefault="00DB4FC2">
      <w:pPr>
        <w:pStyle w:val="TOC3"/>
        <w:rPr>
          <w:rFonts w:eastAsiaTheme="minorEastAsia"/>
          <w:noProof/>
          <w:sz w:val="22"/>
          <w:lang w:val="en-IN" w:eastAsia="en-IN"/>
        </w:rPr>
      </w:pPr>
      <w:hyperlink w:anchor="_Toc83127230" w:history="1">
        <w:r w:rsidRPr="00E74F0B">
          <w:rPr>
            <w:rStyle w:val="Hyperlink"/>
            <w:noProof/>
          </w:rPr>
          <w:t>8.1.1 Legal unit name</w:t>
        </w:r>
        <w:r>
          <w:rPr>
            <w:noProof/>
            <w:webHidden/>
          </w:rPr>
          <w:tab/>
        </w:r>
        <w:r>
          <w:rPr>
            <w:noProof/>
            <w:webHidden/>
          </w:rPr>
          <w:fldChar w:fldCharType="begin"/>
        </w:r>
        <w:r>
          <w:rPr>
            <w:noProof/>
            <w:webHidden/>
          </w:rPr>
          <w:instrText xml:space="preserve"> PAGEREF _Toc83127230 \h </w:instrText>
        </w:r>
        <w:r>
          <w:rPr>
            <w:noProof/>
            <w:webHidden/>
          </w:rPr>
        </w:r>
        <w:r>
          <w:rPr>
            <w:noProof/>
            <w:webHidden/>
          </w:rPr>
          <w:fldChar w:fldCharType="separate"/>
        </w:r>
        <w:r>
          <w:rPr>
            <w:noProof/>
            <w:webHidden/>
          </w:rPr>
          <w:t>29</w:t>
        </w:r>
        <w:r>
          <w:rPr>
            <w:noProof/>
            <w:webHidden/>
          </w:rPr>
          <w:fldChar w:fldCharType="end"/>
        </w:r>
      </w:hyperlink>
    </w:p>
    <w:p w14:paraId="098768C7" w14:textId="634A52F3" w:rsidR="00DB4FC2" w:rsidRDefault="00DB4FC2">
      <w:pPr>
        <w:pStyle w:val="TOC3"/>
        <w:rPr>
          <w:rFonts w:eastAsiaTheme="minorEastAsia"/>
          <w:noProof/>
          <w:sz w:val="22"/>
          <w:lang w:val="en-IN" w:eastAsia="en-IN"/>
        </w:rPr>
      </w:pPr>
      <w:hyperlink w:anchor="_Toc83127231" w:history="1">
        <w:r w:rsidRPr="00E74F0B">
          <w:rPr>
            <w:rStyle w:val="Hyperlink"/>
            <w:noProof/>
          </w:rPr>
          <w:t>8.1.2 E-Invoice Address</w:t>
        </w:r>
        <w:r>
          <w:rPr>
            <w:noProof/>
            <w:webHidden/>
          </w:rPr>
          <w:tab/>
        </w:r>
        <w:r>
          <w:rPr>
            <w:noProof/>
            <w:webHidden/>
          </w:rPr>
          <w:fldChar w:fldCharType="begin"/>
        </w:r>
        <w:r>
          <w:rPr>
            <w:noProof/>
            <w:webHidden/>
          </w:rPr>
          <w:instrText xml:space="preserve"> PAGEREF _Toc83127231 \h </w:instrText>
        </w:r>
        <w:r>
          <w:rPr>
            <w:noProof/>
            <w:webHidden/>
          </w:rPr>
        </w:r>
        <w:r>
          <w:rPr>
            <w:noProof/>
            <w:webHidden/>
          </w:rPr>
          <w:fldChar w:fldCharType="separate"/>
        </w:r>
        <w:r>
          <w:rPr>
            <w:noProof/>
            <w:webHidden/>
          </w:rPr>
          <w:t>29</w:t>
        </w:r>
        <w:r>
          <w:rPr>
            <w:noProof/>
            <w:webHidden/>
          </w:rPr>
          <w:fldChar w:fldCharType="end"/>
        </w:r>
      </w:hyperlink>
    </w:p>
    <w:p w14:paraId="2ACB3FFC" w14:textId="5F3E44AA" w:rsidR="00DB4FC2" w:rsidRDefault="00DB4FC2">
      <w:pPr>
        <w:pStyle w:val="TOC3"/>
        <w:rPr>
          <w:rFonts w:eastAsiaTheme="minorEastAsia"/>
          <w:noProof/>
          <w:sz w:val="22"/>
          <w:lang w:val="en-IN" w:eastAsia="en-IN"/>
        </w:rPr>
      </w:pPr>
      <w:hyperlink w:anchor="_Toc83127232" w:history="1">
        <w:r w:rsidRPr="00E74F0B">
          <w:rPr>
            <w:rStyle w:val="Hyperlink"/>
            <w:noProof/>
          </w:rPr>
          <w:t>8.1.3 Unique Company Code</w:t>
        </w:r>
        <w:r>
          <w:rPr>
            <w:noProof/>
            <w:webHidden/>
          </w:rPr>
          <w:tab/>
        </w:r>
        <w:r>
          <w:rPr>
            <w:noProof/>
            <w:webHidden/>
          </w:rPr>
          <w:fldChar w:fldCharType="begin"/>
        </w:r>
        <w:r>
          <w:rPr>
            <w:noProof/>
            <w:webHidden/>
          </w:rPr>
          <w:instrText xml:space="preserve"> PAGEREF _Toc83127232 \h </w:instrText>
        </w:r>
        <w:r>
          <w:rPr>
            <w:noProof/>
            <w:webHidden/>
          </w:rPr>
        </w:r>
        <w:r>
          <w:rPr>
            <w:noProof/>
            <w:webHidden/>
          </w:rPr>
          <w:fldChar w:fldCharType="separate"/>
        </w:r>
        <w:r>
          <w:rPr>
            <w:noProof/>
            <w:webHidden/>
          </w:rPr>
          <w:t>29</w:t>
        </w:r>
        <w:r>
          <w:rPr>
            <w:noProof/>
            <w:webHidden/>
          </w:rPr>
          <w:fldChar w:fldCharType="end"/>
        </w:r>
      </w:hyperlink>
    </w:p>
    <w:p w14:paraId="52626809" w14:textId="5A6FA51E" w:rsidR="00DB4FC2" w:rsidRDefault="00DB4FC2">
      <w:pPr>
        <w:pStyle w:val="TOC3"/>
        <w:rPr>
          <w:rFonts w:eastAsiaTheme="minorEastAsia"/>
          <w:noProof/>
          <w:sz w:val="22"/>
          <w:lang w:val="en-IN" w:eastAsia="en-IN"/>
        </w:rPr>
      </w:pPr>
      <w:hyperlink w:anchor="_Toc83127233" w:history="1">
        <w:r w:rsidRPr="00E74F0B">
          <w:rPr>
            <w:rStyle w:val="Hyperlink"/>
            <w:noProof/>
          </w:rPr>
          <w:t>8.1.4 VAT Registration Number</w:t>
        </w:r>
        <w:r>
          <w:rPr>
            <w:noProof/>
            <w:webHidden/>
          </w:rPr>
          <w:tab/>
        </w:r>
        <w:r>
          <w:rPr>
            <w:noProof/>
            <w:webHidden/>
          </w:rPr>
          <w:fldChar w:fldCharType="begin"/>
        </w:r>
        <w:r>
          <w:rPr>
            <w:noProof/>
            <w:webHidden/>
          </w:rPr>
          <w:instrText xml:space="preserve"> PAGEREF _Toc83127233 \h </w:instrText>
        </w:r>
        <w:r>
          <w:rPr>
            <w:noProof/>
            <w:webHidden/>
          </w:rPr>
        </w:r>
        <w:r>
          <w:rPr>
            <w:noProof/>
            <w:webHidden/>
          </w:rPr>
          <w:fldChar w:fldCharType="separate"/>
        </w:r>
        <w:r>
          <w:rPr>
            <w:noProof/>
            <w:webHidden/>
          </w:rPr>
          <w:t>29</w:t>
        </w:r>
        <w:r>
          <w:rPr>
            <w:noProof/>
            <w:webHidden/>
          </w:rPr>
          <w:fldChar w:fldCharType="end"/>
        </w:r>
      </w:hyperlink>
    </w:p>
    <w:p w14:paraId="243DF1AB" w14:textId="1212E202" w:rsidR="00DB4FC2" w:rsidRDefault="00DB4FC2">
      <w:pPr>
        <w:pStyle w:val="TOC3"/>
        <w:rPr>
          <w:rFonts w:eastAsiaTheme="minorEastAsia"/>
          <w:noProof/>
          <w:sz w:val="22"/>
          <w:lang w:val="en-IN" w:eastAsia="en-IN"/>
        </w:rPr>
      </w:pPr>
      <w:hyperlink w:anchor="_Toc83127234" w:history="1">
        <w:r w:rsidRPr="00E74F0B">
          <w:rPr>
            <w:rStyle w:val="Hyperlink"/>
            <w:noProof/>
          </w:rPr>
          <w:t>8.1.5 Scan Provider</w:t>
        </w:r>
        <w:r>
          <w:rPr>
            <w:noProof/>
            <w:webHidden/>
          </w:rPr>
          <w:tab/>
        </w:r>
        <w:r>
          <w:rPr>
            <w:noProof/>
            <w:webHidden/>
          </w:rPr>
          <w:fldChar w:fldCharType="begin"/>
        </w:r>
        <w:r>
          <w:rPr>
            <w:noProof/>
            <w:webHidden/>
          </w:rPr>
          <w:instrText xml:space="preserve"> PAGEREF _Toc83127234 \h </w:instrText>
        </w:r>
        <w:r>
          <w:rPr>
            <w:noProof/>
            <w:webHidden/>
          </w:rPr>
        </w:r>
        <w:r>
          <w:rPr>
            <w:noProof/>
            <w:webHidden/>
          </w:rPr>
          <w:fldChar w:fldCharType="separate"/>
        </w:r>
        <w:r>
          <w:rPr>
            <w:noProof/>
            <w:webHidden/>
          </w:rPr>
          <w:t>29</w:t>
        </w:r>
        <w:r>
          <w:rPr>
            <w:noProof/>
            <w:webHidden/>
          </w:rPr>
          <w:fldChar w:fldCharType="end"/>
        </w:r>
      </w:hyperlink>
    </w:p>
    <w:p w14:paraId="776D0323" w14:textId="58B6DFEA" w:rsidR="00DB4FC2" w:rsidRDefault="00DB4FC2">
      <w:pPr>
        <w:pStyle w:val="TOC3"/>
        <w:rPr>
          <w:rFonts w:eastAsiaTheme="minorEastAsia"/>
          <w:noProof/>
          <w:sz w:val="22"/>
          <w:lang w:val="en-IN" w:eastAsia="en-IN"/>
        </w:rPr>
      </w:pPr>
      <w:hyperlink w:anchor="_Toc83127235" w:history="1">
        <w:r w:rsidRPr="00E74F0B">
          <w:rPr>
            <w:rStyle w:val="Hyperlink"/>
            <w:noProof/>
          </w:rPr>
          <w:t>8.1.6 PO Box Address</w:t>
        </w:r>
        <w:r>
          <w:rPr>
            <w:noProof/>
            <w:webHidden/>
          </w:rPr>
          <w:tab/>
        </w:r>
        <w:r>
          <w:rPr>
            <w:noProof/>
            <w:webHidden/>
          </w:rPr>
          <w:fldChar w:fldCharType="begin"/>
        </w:r>
        <w:r>
          <w:rPr>
            <w:noProof/>
            <w:webHidden/>
          </w:rPr>
          <w:instrText xml:space="preserve"> PAGEREF _Toc83127235 \h </w:instrText>
        </w:r>
        <w:r>
          <w:rPr>
            <w:noProof/>
            <w:webHidden/>
          </w:rPr>
        </w:r>
        <w:r>
          <w:rPr>
            <w:noProof/>
            <w:webHidden/>
          </w:rPr>
          <w:fldChar w:fldCharType="separate"/>
        </w:r>
        <w:r>
          <w:rPr>
            <w:noProof/>
            <w:webHidden/>
          </w:rPr>
          <w:t>29</w:t>
        </w:r>
        <w:r>
          <w:rPr>
            <w:noProof/>
            <w:webHidden/>
          </w:rPr>
          <w:fldChar w:fldCharType="end"/>
        </w:r>
      </w:hyperlink>
    </w:p>
    <w:p w14:paraId="2C1E43A3" w14:textId="161A3F75" w:rsidR="00DB4FC2" w:rsidRDefault="00DB4FC2">
      <w:pPr>
        <w:pStyle w:val="TOC3"/>
        <w:rPr>
          <w:rFonts w:eastAsiaTheme="minorEastAsia"/>
          <w:noProof/>
          <w:sz w:val="22"/>
          <w:lang w:val="en-IN" w:eastAsia="en-IN"/>
        </w:rPr>
      </w:pPr>
      <w:hyperlink w:anchor="_Toc83127236" w:history="1">
        <w:r w:rsidRPr="00E74F0B">
          <w:rPr>
            <w:rStyle w:val="Hyperlink"/>
            <w:noProof/>
          </w:rPr>
          <w:t>8.1.7 BT Service ID</w:t>
        </w:r>
        <w:r>
          <w:rPr>
            <w:noProof/>
            <w:webHidden/>
          </w:rPr>
          <w:tab/>
        </w:r>
        <w:r>
          <w:rPr>
            <w:noProof/>
            <w:webHidden/>
          </w:rPr>
          <w:fldChar w:fldCharType="begin"/>
        </w:r>
        <w:r>
          <w:rPr>
            <w:noProof/>
            <w:webHidden/>
          </w:rPr>
          <w:instrText xml:space="preserve"> PAGEREF _Toc83127236 \h </w:instrText>
        </w:r>
        <w:r>
          <w:rPr>
            <w:noProof/>
            <w:webHidden/>
          </w:rPr>
        </w:r>
        <w:r>
          <w:rPr>
            <w:noProof/>
            <w:webHidden/>
          </w:rPr>
          <w:fldChar w:fldCharType="separate"/>
        </w:r>
        <w:r>
          <w:rPr>
            <w:noProof/>
            <w:webHidden/>
          </w:rPr>
          <w:t>30</w:t>
        </w:r>
        <w:r>
          <w:rPr>
            <w:noProof/>
            <w:webHidden/>
          </w:rPr>
          <w:fldChar w:fldCharType="end"/>
        </w:r>
      </w:hyperlink>
    </w:p>
    <w:p w14:paraId="201589AD" w14:textId="11C8E026" w:rsidR="00DB4FC2" w:rsidRDefault="00DB4FC2">
      <w:pPr>
        <w:pStyle w:val="TOC3"/>
        <w:rPr>
          <w:rFonts w:eastAsiaTheme="minorEastAsia"/>
          <w:noProof/>
          <w:sz w:val="22"/>
          <w:lang w:val="en-IN" w:eastAsia="en-IN"/>
        </w:rPr>
      </w:pPr>
      <w:hyperlink w:anchor="_Toc83127237" w:history="1">
        <w:r w:rsidRPr="00E74F0B">
          <w:rPr>
            <w:rStyle w:val="Hyperlink"/>
            <w:noProof/>
          </w:rPr>
          <w:t>8.1.8 E-Mail address</w:t>
        </w:r>
        <w:r>
          <w:rPr>
            <w:noProof/>
            <w:webHidden/>
          </w:rPr>
          <w:tab/>
        </w:r>
        <w:r>
          <w:rPr>
            <w:noProof/>
            <w:webHidden/>
          </w:rPr>
          <w:fldChar w:fldCharType="begin"/>
        </w:r>
        <w:r>
          <w:rPr>
            <w:noProof/>
            <w:webHidden/>
          </w:rPr>
          <w:instrText xml:space="preserve"> PAGEREF _Toc83127237 \h </w:instrText>
        </w:r>
        <w:r>
          <w:rPr>
            <w:noProof/>
            <w:webHidden/>
          </w:rPr>
        </w:r>
        <w:r>
          <w:rPr>
            <w:noProof/>
            <w:webHidden/>
          </w:rPr>
          <w:fldChar w:fldCharType="separate"/>
        </w:r>
        <w:r>
          <w:rPr>
            <w:noProof/>
            <w:webHidden/>
          </w:rPr>
          <w:t>30</w:t>
        </w:r>
        <w:r>
          <w:rPr>
            <w:noProof/>
            <w:webHidden/>
          </w:rPr>
          <w:fldChar w:fldCharType="end"/>
        </w:r>
      </w:hyperlink>
    </w:p>
    <w:p w14:paraId="754F73EE" w14:textId="205A3F0A" w:rsidR="00DB4FC2" w:rsidRDefault="00DB4FC2">
      <w:pPr>
        <w:pStyle w:val="TOC3"/>
        <w:rPr>
          <w:rFonts w:eastAsiaTheme="minorEastAsia"/>
          <w:noProof/>
          <w:sz w:val="22"/>
          <w:lang w:val="en-IN" w:eastAsia="en-IN"/>
        </w:rPr>
      </w:pPr>
      <w:hyperlink w:anchor="_Toc83127238" w:history="1">
        <w:r w:rsidRPr="00E74F0B">
          <w:rPr>
            <w:rStyle w:val="Hyperlink"/>
            <w:noProof/>
          </w:rPr>
          <w:t>8.1.9 Invoice Languages</w:t>
        </w:r>
        <w:r>
          <w:rPr>
            <w:noProof/>
            <w:webHidden/>
          </w:rPr>
          <w:tab/>
        </w:r>
        <w:r>
          <w:rPr>
            <w:noProof/>
            <w:webHidden/>
          </w:rPr>
          <w:fldChar w:fldCharType="begin"/>
        </w:r>
        <w:r>
          <w:rPr>
            <w:noProof/>
            <w:webHidden/>
          </w:rPr>
          <w:instrText xml:space="preserve"> PAGEREF _Toc83127238 \h </w:instrText>
        </w:r>
        <w:r>
          <w:rPr>
            <w:noProof/>
            <w:webHidden/>
          </w:rPr>
        </w:r>
        <w:r>
          <w:rPr>
            <w:noProof/>
            <w:webHidden/>
          </w:rPr>
          <w:fldChar w:fldCharType="separate"/>
        </w:r>
        <w:r>
          <w:rPr>
            <w:noProof/>
            <w:webHidden/>
          </w:rPr>
          <w:t>30</w:t>
        </w:r>
        <w:r>
          <w:rPr>
            <w:noProof/>
            <w:webHidden/>
          </w:rPr>
          <w:fldChar w:fldCharType="end"/>
        </w:r>
      </w:hyperlink>
    </w:p>
    <w:p w14:paraId="041F799C" w14:textId="40681AEE" w:rsidR="00DB4FC2" w:rsidRDefault="00DB4FC2">
      <w:pPr>
        <w:pStyle w:val="TOC3"/>
        <w:rPr>
          <w:rFonts w:eastAsiaTheme="minorEastAsia"/>
          <w:noProof/>
          <w:sz w:val="22"/>
          <w:lang w:val="en-IN" w:eastAsia="en-IN"/>
        </w:rPr>
      </w:pPr>
      <w:hyperlink w:anchor="_Toc83127239" w:history="1">
        <w:r w:rsidRPr="00E74F0B">
          <w:rPr>
            <w:rStyle w:val="Hyperlink"/>
            <w:noProof/>
          </w:rPr>
          <w:t>8.1.10 Yearly Volume</w:t>
        </w:r>
        <w:r>
          <w:rPr>
            <w:noProof/>
            <w:webHidden/>
          </w:rPr>
          <w:tab/>
        </w:r>
        <w:r>
          <w:rPr>
            <w:noProof/>
            <w:webHidden/>
          </w:rPr>
          <w:fldChar w:fldCharType="begin"/>
        </w:r>
        <w:r>
          <w:rPr>
            <w:noProof/>
            <w:webHidden/>
          </w:rPr>
          <w:instrText xml:space="preserve"> PAGEREF _Toc83127239 \h </w:instrText>
        </w:r>
        <w:r>
          <w:rPr>
            <w:noProof/>
            <w:webHidden/>
          </w:rPr>
        </w:r>
        <w:r>
          <w:rPr>
            <w:noProof/>
            <w:webHidden/>
          </w:rPr>
          <w:fldChar w:fldCharType="separate"/>
        </w:r>
        <w:r>
          <w:rPr>
            <w:noProof/>
            <w:webHidden/>
          </w:rPr>
          <w:t>30</w:t>
        </w:r>
        <w:r>
          <w:rPr>
            <w:noProof/>
            <w:webHidden/>
          </w:rPr>
          <w:fldChar w:fldCharType="end"/>
        </w:r>
      </w:hyperlink>
    </w:p>
    <w:p w14:paraId="46890ACC" w14:textId="736346A0" w:rsidR="00DB4FC2" w:rsidRDefault="00DB4FC2">
      <w:pPr>
        <w:pStyle w:val="TOC3"/>
        <w:rPr>
          <w:rFonts w:eastAsiaTheme="minorEastAsia"/>
          <w:noProof/>
          <w:sz w:val="22"/>
          <w:lang w:val="en-IN" w:eastAsia="en-IN"/>
        </w:rPr>
      </w:pPr>
      <w:hyperlink w:anchor="_Toc83127240" w:history="1">
        <w:r w:rsidRPr="00E74F0B">
          <w:rPr>
            <w:rStyle w:val="Hyperlink"/>
            <w:noProof/>
          </w:rPr>
          <w:t>8.1.11 Go-live date</w:t>
        </w:r>
        <w:r>
          <w:rPr>
            <w:noProof/>
            <w:webHidden/>
          </w:rPr>
          <w:tab/>
        </w:r>
        <w:r>
          <w:rPr>
            <w:noProof/>
            <w:webHidden/>
          </w:rPr>
          <w:fldChar w:fldCharType="begin"/>
        </w:r>
        <w:r>
          <w:rPr>
            <w:noProof/>
            <w:webHidden/>
          </w:rPr>
          <w:instrText xml:space="preserve"> PAGEREF _Toc83127240 \h </w:instrText>
        </w:r>
        <w:r>
          <w:rPr>
            <w:noProof/>
            <w:webHidden/>
          </w:rPr>
        </w:r>
        <w:r>
          <w:rPr>
            <w:noProof/>
            <w:webHidden/>
          </w:rPr>
          <w:fldChar w:fldCharType="separate"/>
        </w:r>
        <w:r>
          <w:rPr>
            <w:noProof/>
            <w:webHidden/>
          </w:rPr>
          <w:t>30</w:t>
        </w:r>
        <w:r>
          <w:rPr>
            <w:noProof/>
            <w:webHidden/>
          </w:rPr>
          <w:fldChar w:fldCharType="end"/>
        </w:r>
      </w:hyperlink>
    </w:p>
    <w:p w14:paraId="127005A2" w14:textId="74AD5E78" w:rsidR="00DB4FC2" w:rsidRDefault="00DB4FC2">
      <w:pPr>
        <w:pStyle w:val="TOC3"/>
        <w:rPr>
          <w:rFonts w:eastAsiaTheme="minorEastAsia"/>
          <w:noProof/>
          <w:sz w:val="22"/>
          <w:lang w:val="en-IN" w:eastAsia="en-IN"/>
        </w:rPr>
      </w:pPr>
      <w:hyperlink w:anchor="_Toc83127241" w:history="1">
        <w:r w:rsidRPr="00E74F0B">
          <w:rPr>
            <w:rStyle w:val="Hyperlink"/>
            <w:noProof/>
          </w:rPr>
          <w:t>8.1.12 Delivery SLA time zone</w:t>
        </w:r>
        <w:r>
          <w:rPr>
            <w:noProof/>
            <w:webHidden/>
          </w:rPr>
          <w:tab/>
        </w:r>
        <w:r>
          <w:rPr>
            <w:noProof/>
            <w:webHidden/>
          </w:rPr>
          <w:fldChar w:fldCharType="begin"/>
        </w:r>
        <w:r>
          <w:rPr>
            <w:noProof/>
            <w:webHidden/>
          </w:rPr>
          <w:instrText xml:space="preserve"> PAGEREF _Toc83127241 \h </w:instrText>
        </w:r>
        <w:r>
          <w:rPr>
            <w:noProof/>
            <w:webHidden/>
          </w:rPr>
        </w:r>
        <w:r>
          <w:rPr>
            <w:noProof/>
            <w:webHidden/>
          </w:rPr>
          <w:fldChar w:fldCharType="separate"/>
        </w:r>
        <w:r>
          <w:rPr>
            <w:noProof/>
            <w:webHidden/>
          </w:rPr>
          <w:t>31</w:t>
        </w:r>
        <w:r>
          <w:rPr>
            <w:noProof/>
            <w:webHidden/>
          </w:rPr>
          <w:fldChar w:fldCharType="end"/>
        </w:r>
      </w:hyperlink>
    </w:p>
    <w:p w14:paraId="6E94E34D" w14:textId="3AF14FF8" w:rsidR="00DB4FC2" w:rsidRDefault="00DB4FC2">
      <w:pPr>
        <w:pStyle w:val="TOC2"/>
        <w:rPr>
          <w:rFonts w:eastAsiaTheme="minorEastAsia"/>
          <w:noProof/>
          <w:sz w:val="22"/>
          <w:lang w:val="en-IN" w:eastAsia="en-IN"/>
        </w:rPr>
      </w:pPr>
      <w:hyperlink w:anchor="_Toc83127242" w:history="1">
        <w:r w:rsidRPr="00E74F0B">
          <w:rPr>
            <w:rStyle w:val="Hyperlink"/>
            <w:noProof/>
          </w:rPr>
          <w:t>8.2 Keywords:</w:t>
        </w:r>
        <w:r>
          <w:rPr>
            <w:noProof/>
            <w:webHidden/>
          </w:rPr>
          <w:tab/>
        </w:r>
        <w:r>
          <w:rPr>
            <w:noProof/>
            <w:webHidden/>
          </w:rPr>
          <w:fldChar w:fldCharType="begin"/>
        </w:r>
        <w:r>
          <w:rPr>
            <w:noProof/>
            <w:webHidden/>
          </w:rPr>
          <w:instrText xml:space="preserve"> PAGEREF _Toc83127242 \h </w:instrText>
        </w:r>
        <w:r>
          <w:rPr>
            <w:noProof/>
            <w:webHidden/>
          </w:rPr>
        </w:r>
        <w:r>
          <w:rPr>
            <w:noProof/>
            <w:webHidden/>
          </w:rPr>
          <w:fldChar w:fldCharType="separate"/>
        </w:r>
        <w:r>
          <w:rPr>
            <w:noProof/>
            <w:webHidden/>
          </w:rPr>
          <w:t>31</w:t>
        </w:r>
        <w:r>
          <w:rPr>
            <w:noProof/>
            <w:webHidden/>
          </w:rPr>
          <w:fldChar w:fldCharType="end"/>
        </w:r>
      </w:hyperlink>
    </w:p>
    <w:p w14:paraId="60E0FDCD" w14:textId="605765E5" w:rsidR="00DB4FC2" w:rsidRDefault="00DB4FC2">
      <w:pPr>
        <w:pStyle w:val="TOC3"/>
        <w:rPr>
          <w:rFonts w:eastAsiaTheme="minorEastAsia"/>
          <w:noProof/>
          <w:sz w:val="22"/>
          <w:lang w:val="en-IN" w:eastAsia="en-IN"/>
        </w:rPr>
      </w:pPr>
      <w:hyperlink w:anchor="_Toc83127243" w:history="1">
        <w:r w:rsidRPr="00E74F0B">
          <w:rPr>
            <w:rStyle w:val="Hyperlink"/>
            <w:iCs/>
            <w:noProof/>
          </w:rPr>
          <w:t>8.2.1 Basware maintain keywords:</w:t>
        </w:r>
        <w:r>
          <w:rPr>
            <w:noProof/>
            <w:webHidden/>
          </w:rPr>
          <w:tab/>
        </w:r>
        <w:r>
          <w:rPr>
            <w:noProof/>
            <w:webHidden/>
          </w:rPr>
          <w:fldChar w:fldCharType="begin"/>
        </w:r>
        <w:r>
          <w:rPr>
            <w:noProof/>
            <w:webHidden/>
          </w:rPr>
          <w:instrText xml:space="preserve"> PAGEREF _Toc83127243 \h </w:instrText>
        </w:r>
        <w:r>
          <w:rPr>
            <w:noProof/>
            <w:webHidden/>
          </w:rPr>
        </w:r>
        <w:r>
          <w:rPr>
            <w:noProof/>
            <w:webHidden/>
          </w:rPr>
          <w:fldChar w:fldCharType="separate"/>
        </w:r>
        <w:r>
          <w:rPr>
            <w:noProof/>
            <w:webHidden/>
          </w:rPr>
          <w:t>31</w:t>
        </w:r>
        <w:r>
          <w:rPr>
            <w:noProof/>
            <w:webHidden/>
          </w:rPr>
          <w:fldChar w:fldCharType="end"/>
        </w:r>
      </w:hyperlink>
    </w:p>
    <w:p w14:paraId="327592FD" w14:textId="1071B054" w:rsidR="00DB4FC2" w:rsidRDefault="00DB4FC2">
      <w:pPr>
        <w:pStyle w:val="TOC3"/>
        <w:rPr>
          <w:rFonts w:eastAsiaTheme="minorEastAsia"/>
          <w:noProof/>
          <w:sz w:val="22"/>
          <w:lang w:val="en-IN" w:eastAsia="en-IN"/>
        </w:rPr>
      </w:pPr>
      <w:hyperlink w:anchor="_Toc83127244" w:history="1">
        <w:r w:rsidRPr="00E74F0B">
          <w:rPr>
            <w:rStyle w:val="Hyperlink"/>
            <w:iCs/>
            <w:noProof/>
          </w:rPr>
          <w:t>8.2.2 Customer maintain keywords:</w:t>
        </w:r>
        <w:r>
          <w:rPr>
            <w:noProof/>
            <w:webHidden/>
          </w:rPr>
          <w:tab/>
        </w:r>
        <w:r>
          <w:rPr>
            <w:noProof/>
            <w:webHidden/>
          </w:rPr>
          <w:fldChar w:fldCharType="begin"/>
        </w:r>
        <w:r>
          <w:rPr>
            <w:noProof/>
            <w:webHidden/>
          </w:rPr>
          <w:instrText xml:space="preserve"> PAGEREF _Toc83127244 \h </w:instrText>
        </w:r>
        <w:r>
          <w:rPr>
            <w:noProof/>
            <w:webHidden/>
          </w:rPr>
        </w:r>
        <w:r>
          <w:rPr>
            <w:noProof/>
            <w:webHidden/>
          </w:rPr>
          <w:fldChar w:fldCharType="separate"/>
        </w:r>
        <w:r>
          <w:rPr>
            <w:noProof/>
            <w:webHidden/>
          </w:rPr>
          <w:t>31</w:t>
        </w:r>
        <w:r>
          <w:rPr>
            <w:noProof/>
            <w:webHidden/>
          </w:rPr>
          <w:fldChar w:fldCharType="end"/>
        </w:r>
      </w:hyperlink>
    </w:p>
    <w:p w14:paraId="6394D4DE" w14:textId="05B331D1" w:rsidR="00DB4FC2" w:rsidRDefault="00DB4FC2">
      <w:pPr>
        <w:pStyle w:val="TOC2"/>
        <w:rPr>
          <w:rFonts w:eastAsiaTheme="minorEastAsia"/>
          <w:noProof/>
          <w:sz w:val="22"/>
          <w:lang w:val="en-IN" w:eastAsia="en-IN"/>
        </w:rPr>
      </w:pPr>
      <w:hyperlink w:anchor="_Toc83127245" w:history="1">
        <w:r w:rsidRPr="00E74F0B">
          <w:rPr>
            <w:rStyle w:val="Hyperlink"/>
            <w:noProof/>
          </w:rPr>
          <w:t>8.3 Invoice definition for North American invoices:</w:t>
        </w:r>
        <w:r>
          <w:rPr>
            <w:noProof/>
            <w:webHidden/>
          </w:rPr>
          <w:tab/>
        </w:r>
        <w:r>
          <w:rPr>
            <w:noProof/>
            <w:webHidden/>
          </w:rPr>
          <w:fldChar w:fldCharType="begin"/>
        </w:r>
        <w:r>
          <w:rPr>
            <w:noProof/>
            <w:webHidden/>
          </w:rPr>
          <w:instrText xml:space="preserve"> PAGEREF _Toc83127245 \h </w:instrText>
        </w:r>
        <w:r>
          <w:rPr>
            <w:noProof/>
            <w:webHidden/>
          </w:rPr>
        </w:r>
        <w:r>
          <w:rPr>
            <w:noProof/>
            <w:webHidden/>
          </w:rPr>
          <w:fldChar w:fldCharType="separate"/>
        </w:r>
        <w:r>
          <w:rPr>
            <w:noProof/>
            <w:webHidden/>
          </w:rPr>
          <w:t>31</w:t>
        </w:r>
        <w:r>
          <w:rPr>
            <w:noProof/>
            <w:webHidden/>
          </w:rPr>
          <w:fldChar w:fldCharType="end"/>
        </w:r>
      </w:hyperlink>
    </w:p>
    <w:p w14:paraId="5FB72422" w14:textId="0FFADEC9" w:rsidR="00DB4FC2" w:rsidRDefault="00DB4FC2">
      <w:pPr>
        <w:pStyle w:val="TOC2"/>
        <w:rPr>
          <w:rFonts w:eastAsiaTheme="minorEastAsia"/>
          <w:noProof/>
          <w:sz w:val="22"/>
          <w:lang w:val="en-IN" w:eastAsia="en-IN"/>
        </w:rPr>
      </w:pPr>
      <w:hyperlink w:anchor="_Toc83127246" w:history="1">
        <w:r w:rsidRPr="00E74F0B">
          <w:rPr>
            <w:rStyle w:val="Hyperlink"/>
            <w:noProof/>
          </w:rPr>
          <w:t>8.4 Company Amendment:</w:t>
        </w:r>
        <w:r>
          <w:rPr>
            <w:noProof/>
            <w:webHidden/>
          </w:rPr>
          <w:tab/>
        </w:r>
        <w:r>
          <w:rPr>
            <w:noProof/>
            <w:webHidden/>
          </w:rPr>
          <w:fldChar w:fldCharType="begin"/>
        </w:r>
        <w:r>
          <w:rPr>
            <w:noProof/>
            <w:webHidden/>
          </w:rPr>
          <w:instrText xml:space="preserve"> PAGEREF _Toc83127246 \h </w:instrText>
        </w:r>
        <w:r>
          <w:rPr>
            <w:noProof/>
            <w:webHidden/>
          </w:rPr>
        </w:r>
        <w:r>
          <w:rPr>
            <w:noProof/>
            <w:webHidden/>
          </w:rPr>
          <w:fldChar w:fldCharType="separate"/>
        </w:r>
        <w:r>
          <w:rPr>
            <w:noProof/>
            <w:webHidden/>
          </w:rPr>
          <w:t>34</w:t>
        </w:r>
        <w:r>
          <w:rPr>
            <w:noProof/>
            <w:webHidden/>
          </w:rPr>
          <w:fldChar w:fldCharType="end"/>
        </w:r>
      </w:hyperlink>
    </w:p>
    <w:p w14:paraId="0FF2243D" w14:textId="6611F400" w:rsidR="00DB4FC2" w:rsidRDefault="00DB4FC2">
      <w:pPr>
        <w:pStyle w:val="TOC2"/>
        <w:rPr>
          <w:rFonts w:eastAsiaTheme="minorEastAsia"/>
          <w:noProof/>
          <w:sz w:val="22"/>
          <w:lang w:val="en-IN" w:eastAsia="en-IN"/>
        </w:rPr>
      </w:pPr>
      <w:hyperlink w:anchor="_Toc83127247" w:history="1">
        <w:r w:rsidRPr="00E74F0B">
          <w:rPr>
            <w:rStyle w:val="Hyperlink"/>
            <w:noProof/>
          </w:rPr>
          <w:t>8.5 Mappings</w:t>
        </w:r>
        <w:r>
          <w:rPr>
            <w:noProof/>
            <w:webHidden/>
          </w:rPr>
          <w:tab/>
        </w:r>
        <w:r>
          <w:rPr>
            <w:noProof/>
            <w:webHidden/>
          </w:rPr>
          <w:fldChar w:fldCharType="begin"/>
        </w:r>
        <w:r>
          <w:rPr>
            <w:noProof/>
            <w:webHidden/>
          </w:rPr>
          <w:instrText xml:space="preserve"> PAGEREF _Toc83127247 \h </w:instrText>
        </w:r>
        <w:r>
          <w:rPr>
            <w:noProof/>
            <w:webHidden/>
          </w:rPr>
        </w:r>
        <w:r>
          <w:rPr>
            <w:noProof/>
            <w:webHidden/>
          </w:rPr>
          <w:fldChar w:fldCharType="separate"/>
        </w:r>
        <w:r>
          <w:rPr>
            <w:noProof/>
            <w:webHidden/>
          </w:rPr>
          <w:t>35</w:t>
        </w:r>
        <w:r>
          <w:rPr>
            <w:noProof/>
            <w:webHidden/>
          </w:rPr>
          <w:fldChar w:fldCharType="end"/>
        </w:r>
      </w:hyperlink>
    </w:p>
    <w:p w14:paraId="107242FB" w14:textId="5765039D" w:rsidR="007A4EC7" w:rsidRDefault="007A4EC7" w:rsidP="007A4EC7">
      <w:r>
        <w:fldChar w:fldCharType="end"/>
      </w:r>
      <w:r>
        <w:br w:type="page"/>
      </w:r>
    </w:p>
    <w:p w14:paraId="0A80644A" w14:textId="77777777" w:rsidR="007A4EC7" w:rsidRPr="005528E4" w:rsidRDefault="007A4EC7" w:rsidP="007A4EC7">
      <w:pPr>
        <w:rPr>
          <w:b/>
          <w:sz w:val="22"/>
        </w:rPr>
      </w:pPr>
      <w:r w:rsidRPr="005528E4">
        <w:rPr>
          <w:b/>
          <w:sz w:val="22"/>
        </w:rPr>
        <w:lastRenderedPageBreak/>
        <w:t>Document History</w:t>
      </w:r>
    </w:p>
    <w:p w14:paraId="7A941AD5" w14:textId="77777777" w:rsidR="007A4EC7" w:rsidRDefault="007A4EC7" w:rsidP="007A4EC7"/>
    <w:tbl>
      <w:tblPr>
        <w:tblStyle w:val="BW1Large"/>
        <w:tblW w:w="0" w:type="auto"/>
        <w:tblInd w:w="108" w:type="dxa"/>
        <w:tblLook w:val="04A0" w:firstRow="1" w:lastRow="0" w:firstColumn="1" w:lastColumn="0" w:noHBand="0" w:noVBand="1"/>
        <w:tblPrChange w:id="6" w:author="Ramandeep Jassal" w:date="2021-09-23T01:05:00Z">
          <w:tblPr>
            <w:tblStyle w:val="BW1Large"/>
            <w:tblW w:w="0" w:type="auto"/>
            <w:tblInd w:w="108" w:type="dxa"/>
            <w:tblLook w:val="04A0" w:firstRow="1" w:lastRow="0" w:firstColumn="1" w:lastColumn="0" w:noHBand="0" w:noVBand="1"/>
          </w:tblPr>
        </w:tblPrChange>
      </w:tblPr>
      <w:tblGrid>
        <w:gridCol w:w="2325"/>
        <w:gridCol w:w="2425"/>
        <w:gridCol w:w="2440"/>
        <w:gridCol w:w="2330"/>
        <w:tblGridChange w:id="7">
          <w:tblGrid>
            <w:gridCol w:w="2325"/>
            <w:gridCol w:w="2425"/>
            <w:gridCol w:w="2440"/>
            <w:gridCol w:w="2330"/>
          </w:tblGrid>
        </w:tblGridChange>
      </w:tblGrid>
      <w:tr w:rsidR="007A4EC7" w14:paraId="55D5A7C7" w14:textId="77777777" w:rsidTr="00051E72">
        <w:trPr>
          <w:cnfStyle w:val="100000000000" w:firstRow="1" w:lastRow="0" w:firstColumn="0" w:lastColumn="0" w:oddVBand="0" w:evenVBand="0" w:oddHBand="0" w:evenHBand="0" w:firstRowFirstColumn="0" w:firstRowLastColumn="0" w:lastRowFirstColumn="0" w:lastRowLastColumn="0"/>
        </w:trPr>
        <w:tc>
          <w:tcPr>
            <w:tcW w:w="2325" w:type="dxa"/>
            <w:tcPrChange w:id="8" w:author="Ramandeep Jassal" w:date="2021-09-23T01:05:00Z">
              <w:tcPr>
                <w:tcW w:w="2355" w:type="dxa"/>
              </w:tcPr>
            </w:tcPrChange>
          </w:tcPr>
          <w:p w14:paraId="1ED6672D" w14:textId="77777777" w:rsidR="007A4EC7" w:rsidRDefault="007A4EC7" w:rsidP="00696D0D">
            <w:pPr>
              <w:cnfStyle w:val="100000000000" w:firstRow="1" w:lastRow="0" w:firstColumn="0" w:lastColumn="0" w:oddVBand="0" w:evenVBand="0" w:oddHBand="0" w:evenHBand="0" w:firstRowFirstColumn="0" w:firstRowLastColumn="0" w:lastRowFirstColumn="0" w:lastRowLastColumn="0"/>
            </w:pPr>
            <w:r>
              <w:t>Version</w:t>
            </w:r>
          </w:p>
        </w:tc>
        <w:tc>
          <w:tcPr>
            <w:tcW w:w="2425" w:type="dxa"/>
            <w:tcPrChange w:id="9" w:author="Ramandeep Jassal" w:date="2021-09-23T01:05:00Z">
              <w:tcPr>
                <w:tcW w:w="2463" w:type="dxa"/>
              </w:tcPr>
            </w:tcPrChange>
          </w:tcPr>
          <w:p w14:paraId="2240DE53" w14:textId="77777777" w:rsidR="007A4EC7" w:rsidRDefault="007A4EC7" w:rsidP="00696D0D">
            <w:pPr>
              <w:cnfStyle w:val="100000000000" w:firstRow="1" w:lastRow="0" w:firstColumn="0" w:lastColumn="0" w:oddVBand="0" w:evenVBand="0" w:oddHBand="0" w:evenHBand="0" w:firstRowFirstColumn="0" w:firstRowLastColumn="0" w:lastRowFirstColumn="0" w:lastRowLastColumn="0"/>
            </w:pPr>
            <w:r>
              <w:t>Date</w:t>
            </w:r>
          </w:p>
        </w:tc>
        <w:tc>
          <w:tcPr>
            <w:tcW w:w="2440" w:type="dxa"/>
            <w:tcPrChange w:id="10" w:author="Ramandeep Jassal" w:date="2021-09-23T01:05:00Z">
              <w:tcPr>
                <w:tcW w:w="2464" w:type="dxa"/>
              </w:tcPr>
            </w:tcPrChange>
          </w:tcPr>
          <w:p w14:paraId="2D9DD9BD" w14:textId="77777777" w:rsidR="007A4EC7" w:rsidRDefault="007A4EC7" w:rsidP="00696D0D">
            <w:pPr>
              <w:cnfStyle w:val="100000000000" w:firstRow="1" w:lastRow="0" w:firstColumn="0" w:lastColumn="0" w:oddVBand="0" w:evenVBand="0" w:oddHBand="0" w:evenHBand="0" w:firstRowFirstColumn="0" w:firstRowLastColumn="0" w:lastRowFirstColumn="0" w:lastRowLastColumn="0"/>
            </w:pPr>
            <w:r>
              <w:t>Editor / Reviewer</w:t>
            </w:r>
          </w:p>
        </w:tc>
        <w:tc>
          <w:tcPr>
            <w:tcW w:w="2330" w:type="dxa"/>
            <w:tcPrChange w:id="11" w:author="Ramandeep Jassal" w:date="2021-09-23T01:05:00Z">
              <w:tcPr>
                <w:tcW w:w="2357" w:type="dxa"/>
              </w:tcPr>
            </w:tcPrChange>
          </w:tcPr>
          <w:p w14:paraId="1BB6FB5C" w14:textId="77777777" w:rsidR="007A4EC7" w:rsidRDefault="007A4EC7" w:rsidP="00696D0D">
            <w:pPr>
              <w:cnfStyle w:val="100000000000" w:firstRow="1" w:lastRow="0" w:firstColumn="0" w:lastColumn="0" w:oddVBand="0" w:evenVBand="0" w:oddHBand="0" w:evenHBand="0" w:firstRowFirstColumn="0" w:firstRowLastColumn="0" w:lastRowFirstColumn="0" w:lastRowLastColumn="0"/>
            </w:pPr>
            <w:r>
              <w:t>Revisions</w:t>
            </w:r>
          </w:p>
        </w:tc>
      </w:tr>
      <w:tr w:rsidR="007A4EC7" w14:paraId="6E7DDD3A" w14:textId="77777777" w:rsidTr="00051E72">
        <w:tc>
          <w:tcPr>
            <w:tcW w:w="2325" w:type="dxa"/>
            <w:tcPrChange w:id="12" w:author="Ramandeep Jassal" w:date="2021-09-23T01:05:00Z">
              <w:tcPr>
                <w:tcW w:w="2355" w:type="dxa"/>
              </w:tcPr>
            </w:tcPrChange>
          </w:tcPr>
          <w:p w14:paraId="00924F58" w14:textId="77777777" w:rsidR="007A4EC7" w:rsidRDefault="007A4EC7" w:rsidP="00696D0D">
            <w:r>
              <w:t>0.1</w:t>
            </w:r>
          </w:p>
        </w:tc>
        <w:tc>
          <w:tcPr>
            <w:tcW w:w="2425" w:type="dxa"/>
            <w:tcPrChange w:id="13" w:author="Ramandeep Jassal" w:date="2021-09-23T01:05:00Z">
              <w:tcPr>
                <w:tcW w:w="2463" w:type="dxa"/>
              </w:tcPr>
            </w:tcPrChange>
          </w:tcPr>
          <w:p w14:paraId="07FA927A" w14:textId="4F229203" w:rsidR="007A4EC7" w:rsidRDefault="00192BA5" w:rsidP="00696D0D">
            <w:r>
              <w:t>2</w:t>
            </w:r>
            <w:r w:rsidR="00E37861">
              <w:t>0</w:t>
            </w:r>
            <w:r>
              <w:t>-Sep-2021</w:t>
            </w:r>
          </w:p>
        </w:tc>
        <w:tc>
          <w:tcPr>
            <w:tcW w:w="2440" w:type="dxa"/>
            <w:tcPrChange w:id="14" w:author="Ramandeep Jassal" w:date="2021-09-23T01:05:00Z">
              <w:tcPr>
                <w:tcW w:w="2464" w:type="dxa"/>
              </w:tcPr>
            </w:tcPrChange>
          </w:tcPr>
          <w:p w14:paraId="32D20BF1" w14:textId="72F8384B" w:rsidR="007A4EC7" w:rsidRDefault="00192BA5" w:rsidP="00696D0D">
            <w:r>
              <w:t>Ramandeep Jassal</w:t>
            </w:r>
          </w:p>
        </w:tc>
        <w:tc>
          <w:tcPr>
            <w:tcW w:w="2330" w:type="dxa"/>
            <w:tcPrChange w:id="15" w:author="Ramandeep Jassal" w:date="2021-09-23T01:05:00Z">
              <w:tcPr>
                <w:tcW w:w="2357" w:type="dxa"/>
              </w:tcPr>
            </w:tcPrChange>
          </w:tcPr>
          <w:p w14:paraId="3F20F5AE" w14:textId="64297A41" w:rsidR="007A4EC7" w:rsidRDefault="00192BA5" w:rsidP="00696D0D">
            <w:r>
              <w:t>Initial Draft</w:t>
            </w:r>
          </w:p>
        </w:tc>
      </w:tr>
      <w:tr w:rsidR="007A4EC7" w14:paraId="30820C1F" w14:textId="77777777" w:rsidTr="00051E72">
        <w:tc>
          <w:tcPr>
            <w:tcW w:w="2325" w:type="dxa"/>
            <w:tcPrChange w:id="16" w:author="Ramandeep Jassal" w:date="2021-09-23T01:05:00Z">
              <w:tcPr>
                <w:tcW w:w="2355" w:type="dxa"/>
              </w:tcPr>
            </w:tcPrChange>
          </w:tcPr>
          <w:p w14:paraId="6D9CE777" w14:textId="70915A4C" w:rsidR="007A4EC7" w:rsidRDefault="00E37861" w:rsidP="00696D0D">
            <w:r>
              <w:t>0.2</w:t>
            </w:r>
          </w:p>
        </w:tc>
        <w:tc>
          <w:tcPr>
            <w:tcW w:w="2425" w:type="dxa"/>
            <w:tcPrChange w:id="17" w:author="Ramandeep Jassal" w:date="2021-09-23T01:05:00Z">
              <w:tcPr>
                <w:tcW w:w="2463" w:type="dxa"/>
              </w:tcPr>
            </w:tcPrChange>
          </w:tcPr>
          <w:p w14:paraId="3768A190" w14:textId="269D2B04" w:rsidR="007A4EC7" w:rsidRDefault="00E37861" w:rsidP="00696D0D">
            <w:r>
              <w:t>21-Sep-2021</w:t>
            </w:r>
          </w:p>
        </w:tc>
        <w:tc>
          <w:tcPr>
            <w:tcW w:w="2440" w:type="dxa"/>
            <w:tcPrChange w:id="18" w:author="Ramandeep Jassal" w:date="2021-09-23T01:05:00Z">
              <w:tcPr>
                <w:tcW w:w="2464" w:type="dxa"/>
              </w:tcPr>
            </w:tcPrChange>
          </w:tcPr>
          <w:p w14:paraId="440AE95A" w14:textId="5434A865" w:rsidR="007A4EC7" w:rsidRDefault="00E37861" w:rsidP="00696D0D">
            <w:r>
              <w:t>Ramandeep Jassal</w:t>
            </w:r>
          </w:p>
        </w:tc>
        <w:tc>
          <w:tcPr>
            <w:tcW w:w="2330" w:type="dxa"/>
            <w:tcPrChange w:id="19" w:author="Ramandeep Jassal" w:date="2021-09-23T01:05:00Z">
              <w:tcPr>
                <w:tcW w:w="2357" w:type="dxa"/>
              </w:tcPr>
            </w:tcPrChange>
          </w:tcPr>
          <w:p w14:paraId="71A70BF1" w14:textId="29DB4919" w:rsidR="007A4EC7" w:rsidRDefault="00E37861" w:rsidP="00696D0D">
            <w:r>
              <w:t>-Removed field Sender’s email address as it is now by default available in XML invoice</w:t>
            </w:r>
          </w:p>
        </w:tc>
      </w:tr>
      <w:tr w:rsidR="007A4EC7" w14:paraId="1D0F21D2" w14:textId="77777777" w:rsidTr="00051E72">
        <w:tc>
          <w:tcPr>
            <w:tcW w:w="2325" w:type="dxa"/>
            <w:tcPrChange w:id="20" w:author="Ramandeep Jassal" w:date="2021-09-23T01:05:00Z">
              <w:tcPr>
                <w:tcW w:w="2355" w:type="dxa"/>
              </w:tcPr>
            </w:tcPrChange>
          </w:tcPr>
          <w:p w14:paraId="0817C693" w14:textId="347A4B44" w:rsidR="007A4EC7" w:rsidRDefault="00CD78DC" w:rsidP="00696D0D">
            <w:r>
              <w:t>0.3</w:t>
            </w:r>
          </w:p>
        </w:tc>
        <w:tc>
          <w:tcPr>
            <w:tcW w:w="2425" w:type="dxa"/>
            <w:tcPrChange w:id="21" w:author="Ramandeep Jassal" w:date="2021-09-23T01:05:00Z">
              <w:tcPr>
                <w:tcW w:w="2463" w:type="dxa"/>
              </w:tcPr>
            </w:tcPrChange>
          </w:tcPr>
          <w:p w14:paraId="1329A98E" w14:textId="18554C01" w:rsidR="007A4EC7" w:rsidRDefault="00CD78DC" w:rsidP="00696D0D">
            <w:r>
              <w:t>21-Sep-2021</w:t>
            </w:r>
          </w:p>
        </w:tc>
        <w:tc>
          <w:tcPr>
            <w:tcW w:w="2440" w:type="dxa"/>
            <w:tcPrChange w:id="22" w:author="Ramandeep Jassal" w:date="2021-09-23T01:05:00Z">
              <w:tcPr>
                <w:tcW w:w="2464" w:type="dxa"/>
              </w:tcPr>
            </w:tcPrChange>
          </w:tcPr>
          <w:p w14:paraId="405A703F" w14:textId="6248B49F" w:rsidR="007A4EC7" w:rsidRDefault="00CD78DC" w:rsidP="00696D0D">
            <w:r>
              <w:t>Ravit Gutman</w:t>
            </w:r>
          </w:p>
        </w:tc>
        <w:tc>
          <w:tcPr>
            <w:tcW w:w="2330" w:type="dxa"/>
            <w:tcPrChange w:id="23" w:author="Ramandeep Jassal" w:date="2021-09-23T01:05:00Z">
              <w:tcPr>
                <w:tcW w:w="2357" w:type="dxa"/>
              </w:tcPr>
            </w:tcPrChange>
          </w:tcPr>
          <w:p w14:paraId="6890FB8C" w14:textId="6BBCE793" w:rsidR="007A4EC7" w:rsidRDefault="00CD78DC" w:rsidP="00696D0D">
            <w:r>
              <w:t>Final Review + adding additional line level fields</w:t>
            </w:r>
          </w:p>
        </w:tc>
      </w:tr>
      <w:tr w:rsidR="000A1F19" w14:paraId="6E547D9D" w14:textId="77777777" w:rsidTr="00051E72">
        <w:trPr>
          <w:ins w:id="24" w:author="Ramandeep Jassal" w:date="2021-10-19T00:42:00Z"/>
        </w:trPr>
        <w:tc>
          <w:tcPr>
            <w:tcW w:w="2325" w:type="dxa"/>
          </w:tcPr>
          <w:p w14:paraId="25BBA8E9" w14:textId="0DF9E57B" w:rsidR="000A1F19" w:rsidRDefault="000A1F19" w:rsidP="00696D0D">
            <w:pPr>
              <w:rPr>
                <w:ins w:id="25" w:author="Ramandeep Jassal" w:date="2021-10-19T00:42:00Z"/>
              </w:rPr>
            </w:pPr>
            <w:ins w:id="26" w:author="Ramandeep Jassal" w:date="2021-10-19T00:42:00Z">
              <w:r>
                <w:t>0.4</w:t>
              </w:r>
            </w:ins>
          </w:p>
        </w:tc>
        <w:tc>
          <w:tcPr>
            <w:tcW w:w="2425" w:type="dxa"/>
          </w:tcPr>
          <w:p w14:paraId="2B4BBC13" w14:textId="27660177" w:rsidR="000A1F19" w:rsidRDefault="000A1F19" w:rsidP="00696D0D">
            <w:pPr>
              <w:rPr>
                <w:ins w:id="27" w:author="Ramandeep Jassal" w:date="2021-10-19T00:42:00Z"/>
              </w:rPr>
            </w:pPr>
            <w:ins w:id="28" w:author="Ramandeep Jassal" w:date="2021-10-19T00:42:00Z">
              <w:r>
                <w:t>18-Oct-2021</w:t>
              </w:r>
            </w:ins>
          </w:p>
        </w:tc>
        <w:tc>
          <w:tcPr>
            <w:tcW w:w="2440" w:type="dxa"/>
          </w:tcPr>
          <w:p w14:paraId="137AFF0B" w14:textId="0B7A202B" w:rsidR="000A1F19" w:rsidRDefault="000A1F19" w:rsidP="00696D0D">
            <w:pPr>
              <w:rPr>
                <w:ins w:id="29" w:author="Ramandeep Jassal" w:date="2021-10-19T00:42:00Z"/>
              </w:rPr>
            </w:pPr>
            <w:ins w:id="30" w:author="Ramandeep Jassal" w:date="2021-10-19T00:42:00Z">
              <w:r>
                <w:t>Ram</w:t>
              </w:r>
            </w:ins>
            <w:ins w:id="31" w:author="Ramandeep Jassal" w:date="2021-10-19T00:43:00Z">
              <w:r>
                <w:t>andeep Jassal</w:t>
              </w:r>
            </w:ins>
          </w:p>
        </w:tc>
        <w:tc>
          <w:tcPr>
            <w:tcW w:w="2330" w:type="dxa"/>
          </w:tcPr>
          <w:p w14:paraId="7097102D" w14:textId="3E041954" w:rsidR="000A1F19" w:rsidRDefault="000A1F19" w:rsidP="00696D0D">
            <w:pPr>
              <w:rPr>
                <w:ins w:id="32" w:author="Ramandeep Jassal" w:date="2021-10-19T00:42:00Z"/>
              </w:rPr>
            </w:pPr>
            <w:ins w:id="33" w:author="Ramandeep Jassal" w:date="2021-10-19T00:43:00Z">
              <w:r>
                <w:t>Review based on feedback.</w:t>
              </w:r>
            </w:ins>
          </w:p>
        </w:tc>
      </w:tr>
      <w:tr w:rsidR="007350A6" w14:paraId="01F49D76" w14:textId="77777777" w:rsidTr="007350A6">
        <w:trPr>
          <w:trHeight w:val="460"/>
          <w:ins w:id="34" w:author="Aavriti Jain" w:date="2022-07-25T15:19:00Z"/>
        </w:trPr>
        <w:tc>
          <w:tcPr>
            <w:tcW w:w="0" w:type="dxa"/>
            <w:tcPrChange w:id="35" w:author="Aavriti Jain" w:date="2022-07-25T15:19:00Z">
              <w:tcPr>
                <w:tcW w:w="2325" w:type="dxa"/>
              </w:tcPr>
            </w:tcPrChange>
          </w:tcPr>
          <w:p w14:paraId="3DDF71D1" w14:textId="15F6D009" w:rsidR="007350A6" w:rsidRDefault="007350A6" w:rsidP="00696D0D">
            <w:pPr>
              <w:rPr>
                <w:ins w:id="36" w:author="Aavriti Jain" w:date="2022-07-25T15:19:00Z"/>
              </w:rPr>
            </w:pPr>
            <w:ins w:id="37" w:author="Aavriti Jain" w:date="2022-07-25T15:19:00Z">
              <w:r>
                <w:t>0.6</w:t>
              </w:r>
            </w:ins>
          </w:p>
        </w:tc>
        <w:tc>
          <w:tcPr>
            <w:tcW w:w="0" w:type="dxa"/>
            <w:tcPrChange w:id="38" w:author="Aavriti Jain" w:date="2022-07-25T15:19:00Z">
              <w:tcPr>
                <w:tcW w:w="2425" w:type="dxa"/>
              </w:tcPr>
            </w:tcPrChange>
          </w:tcPr>
          <w:p w14:paraId="401E2941" w14:textId="2CEAC788" w:rsidR="007350A6" w:rsidRDefault="007350A6" w:rsidP="00696D0D">
            <w:pPr>
              <w:rPr>
                <w:ins w:id="39" w:author="Aavriti Jain" w:date="2022-07-25T15:19:00Z"/>
              </w:rPr>
            </w:pPr>
            <w:ins w:id="40" w:author="Aavriti Jain" w:date="2022-07-25T15:19:00Z">
              <w:r>
                <w:t>25-July-2022</w:t>
              </w:r>
            </w:ins>
          </w:p>
        </w:tc>
        <w:tc>
          <w:tcPr>
            <w:tcW w:w="0" w:type="dxa"/>
            <w:tcPrChange w:id="41" w:author="Aavriti Jain" w:date="2022-07-25T15:19:00Z">
              <w:tcPr>
                <w:tcW w:w="2440" w:type="dxa"/>
              </w:tcPr>
            </w:tcPrChange>
          </w:tcPr>
          <w:p w14:paraId="602183A5" w14:textId="25A01119" w:rsidR="007350A6" w:rsidRDefault="007350A6" w:rsidP="00696D0D">
            <w:pPr>
              <w:rPr>
                <w:ins w:id="42" w:author="Aavriti Jain" w:date="2022-07-25T15:19:00Z"/>
              </w:rPr>
            </w:pPr>
            <w:ins w:id="43" w:author="Aavriti Jain" w:date="2022-07-25T15:19:00Z">
              <w:r>
                <w:t>Aavriti jain</w:t>
              </w:r>
            </w:ins>
          </w:p>
        </w:tc>
        <w:tc>
          <w:tcPr>
            <w:tcW w:w="0" w:type="dxa"/>
            <w:tcPrChange w:id="44" w:author="Aavriti Jain" w:date="2022-07-25T15:19:00Z">
              <w:tcPr>
                <w:tcW w:w="2330" w:type="dxa"/>
              </w:tcPr>
            </w:tcPrChange>
          </w:tcPr>
          <w:p w14:paraId="6E0147A7" w14:textId="60DB3E31" w:rsidR="007350A6" w:rsidRDefault="007350A6" w:rsidP="00D764C5">
            <w:pPr>
              <w:rPr>
                <w:ins w:id="45" w:author="Aavriti Jain" w:date="2022-07-25T15:20:00Z"/>
              </w:rPr>
            </w:pPr>
            <w:ins w:id="46" w:author="Aavriti Jain" w:date="2022-07-25T15:20:00Z">
              <w:r>
                <w:t xml:space="preserve">Added line level fields </w:t>
              </w:r>
            </w:ins>
            <w:ins w:id="47" w:author="Aavriti Jain" w:date="2022-07-25T15:22:00Z">
              <w:r>
                <w:t xml:space="preserve">and Keywords </w:t>
              </w:r>
            </w:ins>
            <w:ins w:id="48" w:author="Aavriti Jain" w:date="2022-07-25T15:20:00Z">
              <w:r>
                <w:t>for Product name, Product code and Purchase order.</w:t>
              </w:r>
            </w:ins>
          </w:p>
          <w:p w14:paraId="00C43367" w14:textId="0FF5A4AC" w:rsidR="007350A6" w:rsidRDefault="007350A6" w:rsidP="00696D0D">
            <w:pPr>
              <w:rPr>
                <w:ins w:id="49" w:author="Aavriti Jain" w:date="2022-07-25T15:19:00Z"/>
              </w:rPr>
            </w:pPr>
            <w:ins w:id="50" w:author="Aavriti Jain" w:date="2022-07-25T15:20:00Z">
              <w:r>
                <w:t>Updated E-invoice address</w:t>
              </w:r>
            </w:ins>
            <w:ins w:id="51" w:author="Aavriti Jain" w:date="2022-07-25T15:22:00Z">
              <w:r w:rsidR="00D764C5">
                <w:t xml:space="preserve"> and name</w:t>
              </w:r>
            </w:ins>
            <w:ins w:id="52" w:author="Aavriti Jain" w:date="2022-07-25T15:20:00Z">
              <w:r>
                <w:t xml:space="preserve"> for JLG units</w:t>
              </w:r>
            </w:ins>
            <w:ins w:id="53" w:author="Aavriti Jain" w:date="2022-07-25T15:22:00Z">
              <w:r w:rsidR="00D764C5">
                <w:t>.</w:t>
              </w:r>
            </w:ins>
          </w:p>
        </w:tc>
      </w:tr>
    </w:tbl>
    <w:p w14:paraId="0BE092D2" w14:textId="77777777" w:rsidR="007A4EC7" w:rsidRDefault="007A4EC7" w:rsidP="007A4EC7"/>
    <w:p w14:paraId="416D4341" w14:textId="77777777" w:rsidR="007A4EC7" w:rsidRDefault="007A4EC7" w:rsidP="007A4EC7"/>
    <w:p w14:paraId="17B9DA99" w14:textId="77777777" w:rsidR="007A4EC7" w:rsidRDefault="007A4EC7" w:rsidP="007A4EC7"/>
    <w:p w14:paraId="5003EC15" w14:textId="77777777" w:rsidR="007A4EC7" w:rsidRDefault="007A4EC7" w:rsidP="007A4EC7">
      <w:pPr>
        <w:sectPr w:rsidR="007A4EC7" w:rsidSect="00D913E9">
          <w:headerReference w:type="default" r:id="rId14"/>
          <w:footerReference w:type="first" r:id="rId15"/>
          <w:pgSz w:w="11906" w:h="16838" w:code="9"/>
          <w:pgMar w:top="1701" w:right="1134" w:bottom="1418" w:left="1134" w:header="567" w:footer="567" w:gutter="0"/>
          <w:cols w:space="708"/>
          <w:titlePg/>
          <w:docGrid w:linePitch="360"/>
        </w:sectPr>
      </w:pPr>
    </w:p>
    <w:p w14:paraId="4184CCED" w14:textId="77777777" w:rsidR="007A4EC7" w:rsidRDefault="007A4EC7" w:rsidP="007A4EC7">
      <w:pPr>
        <w:pStyle w:val="Heading1"/>
        <w:numPr>
          <w:ilvl w:val="0"/>
          <w:numId w:val="34"/>
        </w:numPr>
      </w:pPr>
      <w:bookmarkStart w:id="54" w:name="_Toc83127178"/>
      <w:r>
        <w:lastRenderedPageBreak/>
        <w:t>Executive Summary</w:t>
      </w:r>
      <w:bookmarkEnd w:id="54"/>
    </w:p>
    <w:p w14:paraId="1EB67E23" w14:textId="77777777" w:rsidR="007A4EC7" w:rsidRDefault="007A4EC7" w:rsidP="007A4EC7">
      <w:pPr>
        <w:pStyle w:val="BodyText"/>
      </w:pPr>
      <w:r w:rsidRPr="00547D25">
        <w:t>The purpose of this document is to act as a simple and comprehensive tool for specifying the requirements of a Scan &amp; Capture project. The specification is used for several purposes: to ensure full and complete description of the S&amp;C project from the start of the project, to enable technical development of the project at Basware Scan &amp; Capture Service (BSCS) and / or scanning partners and to provide clear and concise instructions for Bas</w:t>
      </w:r>
      <w:r>
        <w:t>ware Scan &amp; Capture Validation T</w:t>
      </w:r>
      <w:r w:rsidRPr="00547D25">
        <w:t>eams who will process customer documents. The document can be used as a basic agenda for a kick-off meeting.</w:t>
      </w:r>
      <w:r>
        <w:t xml:space="preserve"> It is a living document which is utilized for the entirety of a S&amp;C project.</w:t>
      </w:r>
    </w:p>
    <w:p w14:paraId="5A11B69E" w14:textId="77777777" w:rsidR="007A4EC7" w:rsidRDefault="007A4EC7" w:rsidP="007A4EC7">
      <w:pPr>
        <w:pStyle w:val="Heading1"/>
        <w:numPr>
          <w:ilvl w:val="0"/>
          <w:numId w:val="34"/>
        </w:numPr>
      </w:pPr>
      <w:bookmarkStart w:id="55" w:name="_Toc83127179"/>
      <w:r w:rsidRPr="00547D25">
        <w:lastRenderedPageBreak/>
        <w:t>Project summary and contacts</w:t>
      </w:r>
      <w:bookmarkEnd w:id="55"/>
    </w:p>
    <w:tbl>
      <w:tblPr>
        <w:tblStyle w:val="BW1Large"/>
        <w:tblW w:w="9526" w:type="dxa"/>
        <w:tblInd w:w="108" w:type="dxa"/>
        <w:tblLook w:val="04A0" w:firstRow="1" w:lastRow="0" w:firstColumn="1" w:lastColumn="0" w:noHBand="0" w:noVBand="1"/>
      </w:tblPr>
      <w:tblGrid>
        <w:gridCol w:w="2324"/>
        <w:gridCol w:w="2950"/>
        <w:gridCol w:w="4252"/>
      </w:tblGrid>
      <w:tr w:rsidR="007A4EC7" w14:paraId="7555BB06" w14:textId="77777777" w:rsidTr="00696D0D">
        <w:trPr>
          <w:cnfStyle w:val="100000000000" w:firstRow="1" w:lastRow="0" w:firstColumn="0" w:lastColumn="0" w:oddVBand="0" w:evenVBand="0" w:oddHBand="0" w:evenHBand="0" w:firstRowFirstColumn="0" w:firstRowLastColumn="0" w:lastRowFirstColumn="0" w:lastRowLastColumn="0"/>
        </w:trPr>
        <w:tc>
          <w:tcPr>
            <w:tcW w:w="2324" w:type="dxa"/>
          </w:tcPr>
          <w:p w14:paraId="7497A430" w14:textId="77777777" w:rsidR="007A4EC7" w:rsidRPr="00E612DB" w:rsidRDefault="007A4EC7" w:rsidP="00696D0D">
            <w:r>
              <w:t>Contact P</w:t>
            </w:r>
            <w:r w:rsidRPr="00E612DB">
              <w:t>erson</w:t>
            </w:r>
          </w:p>
        </w:tc>
        <w:tc>
          <w:tcPr>
            <w:tcW w:w="2950" w:type="dxa"/>
          </w:tcPr>
          <w:p w14:paraId="7882A8A4" w14:textId="77777777" w:rsidR="007A4EC7" w:rsidRPr="00E612DB" w:rsidRDefault="007A4EC7" w:rsidP="00696D0D">
            <w:r w:rsidRPr="00E612DB">
              <w:t xml:space="preserve">Role </w:t>
            </w:r>
            <w:r>
              <w:t>&amp;</w:t>
            </w:r>
            <w:r w:rsidRPr="00E612DB">
              <w:t xml:space="preserve"> </w:t>
            </w:r>
            <w:r>
              <w:t>O</w:t>
            </w:r>
            <w:r w:rsidRPr="00E612DB">
              <w:t>rganization</w:t>
            </w:r>
          </w:p>
        </w:tc>
        <w:tc>
          <w:tcPr>
            <w:tcW w:w="4252" w:type="dxa"/>
          </w:tcPr>
          <w:p w14:paraId="478C884D" w14:textId="77777777" w:rsidR="007A4EC7" w:rsidRDefault="007A4EC7" w:rsidP="00696D0D">
            <w:r w:rsidRPr="00E612DB">
              <w:t xml:space="preserve">Contact </w:t>
            </w:r>
            <w:r>
              <w:t>E</w:t>
            </w:r>
            <w:r w:rsidRPr="00E612DB">
              <w:t xml:space="preserve">-mail </w:t>
            </w:r>
            <w:r>
              <w:t>A</w:t>
            </w:r>
            <w:r w:rsidRPr="00E612DB">
              <w:t>ddress</w:t>
            </w:r>
          </w:p>
        </w:tc>
      </w:tr>
      <w:tr w:rsidR="007A4EC7" w14:paraId="6233A495" w14:textId="77777777" w:rsidTr="00696D0D">
        <w:tc>
          <w:tcPr>
            <w:tcW w:w="2324" w:type="dxa"/>
          </w:tcPr>
          <w:p w14:paraId="74F4D933" w14:textId="17BE64E5" w:rsidR="007A4EC7" w:rsidRDefault="003C405C" w:rsidP="00696D0D">
            <w:r>
              <w:t>Lior Zohar</w:t>
            </w:r>
          </w:p>
        </w:tc>
        <w:tc>
          <w:tcPr>
            <w:tcW w:w="2950" w:type="dxa"/>
          </w:tcPr>
          <w:p w14:paraId="703D7BD3" w14:textId="4BF32489" w:rsidR="007A4EC7" w:rsidRDefault="007A4EC7" w:rsidP="00696D0D">
            <w:pPr>
              <w:contextualSpacing/>
            </w:pPr>
            <w:r>
              <w:t xml:space="preserve">Project Manager, </w:t>
            </w:r>
            <w:r w:rsidR="003C405C">
              <w:t>Extropy Advisors</w:t>
            </w:r>
          </w:p>
        </w:tc>
        <w:tc>
          <w:tcPr>
            <w:tcW w:w="4252" w:type="dxa"/>
          </w:tcPr>
          <w:p w14:paraId="01C44910" w14:textId="7B1A9CF3" w:rsidR="007A4EC7" w:rsidRDefault="003C405C" w:rsidP="00696D0D">
            <w:r>
              <w:t>lior@extropyadv.com</w:t>
            </w:r>
          </w:p>
        </w:tc>
      </w:tr>
      <w:tr w:rsidR="007A4EC7" w14:paraId="5A9FF68A" w14:textId="77777777" w:rsidTr="00696D0D">
        <w:tc>
          <w:tcPr>
            <w:tcW w:w="2324" w:type="dxa"/>
          </w:tcPr>
          <w:p w14:paraId="723DC3B1" w14:textId="77777777" w:rsidR="007A4EC7" w:rsidRDefault="007A4EC7" w:rsidP="00696D0D"/>
        </w:tc>
        <w:tc>
          <w:tcPr>
            <w:tcW w:w="2950" w:type="dxa"/>
          </w:tcPr>
          <w:p w14:paraId="46894CCB" w14:textId="3E77F6DB" w:rsidR="007A4EC7" w:rsidRDefault="007A4EC7" w:rsidP="00696D0D">
            <w:pPr>
              <w:contextualSpacing/>
            </w:pPr>
            <w:r>
              <w:t xml:space="preserve">Project Manager, </w:t>
            </w:r>
            <w:sdt>
              <w:sdtPr>
                <w:alias w:val="Subject"/>
                <w:tag w:val=""/>
                <w:id w:val="-427345551"/>
                <w:placeholder>
                  <w:docPart w:val="B23ED38AE65041C8B602A7D178AD04FC"/>
                </w:placeholder>
                <w:dataBinding w:prefixMappings="xmlns:ns0='http://purl.org/dc/elements/1.1/' xmlns:ns1='http://schemas.openxmlformats.org/package/2006/metadata/core-properties' " w:xpath="/ns1:coreProperties[1]/ns0:subject[1]" w:storeItemID="{6C3C8BC8-F283-45AE-878A-BAB7291924A1}"/>
                <w:text/>
              </w:sdtPr>
              <w:sdtEndPr/>
              <w:sdtContent>
                <w:r w:rsidR="00672226">
                  <w:t>JLG Group</w:t>
                </w:r>
              </w:sdtContent>
            </w:sdt>
          </w:p>
        </w:tc>
        <w:tc>
          <w:tcPr>
            <w:tcW w:w="4252" w:type="dxa"/>
          </w:tcPr>
          <w:p w14:paraId="1C53EC61" w14:textId="5D6E1D0F" w:rsidR="007A4EC7" w:rsidRDefault="00CD78DC" w:rsidP="00696D0D">
            <w:r w:rsidRPr="00CD78DC">
              <w:t>MLRemenick@jlg.com</w:t>
            </w:r>
          </w:p>
        </w:tc>
      </w:tr>
      <w:tr w:rsidR="007A4EC7" w14:paraId="54279766" w14:textId="77777777" w:rsidTr="00696D0D">
        <w:tc>
          <w:tcPr>
            <w:tcW w:w="2324" w:type="dxa"/>
          </w:tcPr>
          <w:p w14:paraId="45C1F9E7" w14:textId="2B29D8A7" w:rsidR="007A4EC7" w:rsidRDefault="003373EB" w:rsidP="00696D0D">
            <w:r>
              <w:t>Gurdayal Singh</w:t>
            </w:r>
          </w:p>
        </w:tc>
        <w:tc>
          <w:tcPr>
            <w:tcW w:w="2950" w:type="dxa"/>
          </w:tcPr>
          <w:p w14:paraId="3D9CF0BB" w14:textId="77777777" w:rsidR="007A4EC7" w:rsidRDefault="007A4EC7" w:rsidP="00696D0D">
            <w:pPr>
              <w:contextualSpacing/>
            </w:pPr>
            <w:r>
              <w:t>Network Delivery Consultant, Basware</w:t>
            </w:r>
          </w:p>
        </w:tc>
        <w:tc>
          <w:tcPr>
            <w:tcW w:w="4252" w:type="dxa"/>
          </w:tcPr>
          <w:p w14:paraId="48CBF94B" w14:textId="2B50D0A6" w:rsidR="007A4EC7" w:rsidRDefault="00EA7738" w:rsidP="00696D0D">
            <w:r>
              <w:rPr>
                <w:rFonts w:ascii="Roboto" w:hAnsi="Roboto"/>
                <w:color w:val="555555"/>
                <w:sz w:val="21"/>
                <w:szCs w:val="21"/>
                <w:shd w:val="clear" w:color="auto" w:fill="FFFFFF"/>
              </w:rPr>
              <w:t>Gurdayal.Singh@basware.com</w:t>
            </w:r>
          </w:p>
        </w:tc>
      </w:tr>
      <w:tr w:rsidR="007A4EC7" w14:paraId="44998F61" w14:textId="77777777" w:rsidTr="00696D0D">
        <w:tc>
          <w:tcPr>
            <w:tcW w:w="2324" w:type="dxa"/>
          </w:tcPr>
          <w:p w14:paraId="0DE80624" w14:textId="77777777" w:rsidR="007A4EC7" w:rsidRDefault="007A4EC7" w:rsidP="00696D0D"/>
        </w:tc>
        <w:tc>
          <w:tcPr>
            <w:tcW w:w="2950" w:type="dxa"/>
          </w:tcPr>
          <w:p w14:paraId="19403DA4" w14:textId="2B10509C" w:rsidR="007A4EC7" w:rsidRDefault="007A4EC7" w:rsidP="00696D0D">
            <w:pPr>
              <w:contextualSpacing/>
            </w:pPr>
            <w:r>
              <w:t xml:space="preserve">Contact Person for S&amp;C notifications, </w:t>
            </w:r>
            <w:sdt>
              <w:sdtPr>
                <w:alias w:val="Subject"/>
                <w:tag w:val=""/>
                <w:id w:val="1610857511"/>
                <w:placeholder>
                  <w:docPart w:val="55BEF52E6389410ABF820D3A6E0C87EA"/>
                </w:placeholder>
                <w:dataBinding w:prefixMappings="xmlns:ns0='http://purl.org/dc/elements/1.1/' xmlns:ns1='http://schemas.openxmlformats.org/package/2006/metadata/core-properties' " w:xpath="/ns1:coreProperties[1]/ns0:subject[1]" w:storeItemID="{6C3C8BC8-F283-45AE-878A-BAB7291924A1}"/>
                <w:text/>
              </w:sdtPr>
              <w:sdtEndPr/>
              <w:sdtContent>
                <w:r w:rsidR="003373EB">
                  <w:t>JLG Group</w:t>
                </w:r>
              </w:sdtContent>
            </w:sdt>
          </w:p>
        </w:tc>
        <w:tc>
          <w:tcPr>
            <w:tcW w:w="4252" w:type="dxa"/>
          </w:tcPr>
          <w:p w14:paraId="508976A6" w14:textId="74C8FDE0" w:rsidR="007A4EC7" w:rsidRDefault="00CD78DC" w:rsidP="00696D0D">
            <w:hyperlink r:id="rId16" w:history="1">
              <w:r w:rsidRPr="00D66D0C">
                <w:rPr>
                  <w:rStyle w:val="Hyperlink"/>
                  <w:rFonts w:ascii="Roboto" w:hAnsi="Roboto"/>
                  <w:sz w:val="21"/>
                  <w:szCs w:val="21"/>
                  <w:shd w:val="clear" w:color="auto" w:fill="FFFFFF"/>
                </w:rPr>
                <w:t>vasmith@jlg.com</w:t>
              </w:r>
            </w:hyperlink>
            <w:r>
              <w:rPr>
                <w:rFonts w:ascii="Roboto" w:hAnsi="Roboto"/>
                <w:color w:val="222222"/>
                <w:sz w:val="21"/>
                <w:szCs w:val="21"/>
                <w:shd w:val="clear" w:color="auto" w:fill="FFFFFF"/>
              </w:rPr>
              <w:t xml:space="preserve">, </w:t>
            </w:r>
            <w:hyperlink r:id="rId17" w:history="1">
              <w:r w:rsidRPr="00D66D0C">
                <w:rPr>
                  <w:rStyle w:val="Hyperlink"/>
                  <w:rFonts w:ascii="Roboto" w:hAnsi="Roboto"/>
                  <w:sz w:val="21"/>
                  <w:szCs w:val="21"/>
                  <w:shd w:val="clear" w:color="auto" w:fill="FFFFFF"/>
                </w:rPr>
                <w:t>mkirby@jlg.com</w:t>
              </w:r>
            </w:hyperlink>
            <w:r>
              <w:rPr>
                <w:rFonts w:ascii="Roboto" w:hAnsi="Roboto"/>
                <w:color w:val="555555"/>
                <w:sz w:val="21"/>
                <w:szCs w:val="21"/>
                <w:shd w:val="clear" w:color="auto" w:fill="FFFFFF"/>
              </w:rPr>
              <w:t xml:space="preserve">, </w:t>
            </w:r>
            <w:r>
              <w:rPr>
                <w:rFonts w:ascii="Roboto" w:hAnsi="Roboto"/>
                <w:color w:val="222222"/>
                <w:sz w:val="21"/>
                <w:szCs w:val="21"/>
                <w:shd w:val="clear" w:color="auto" w:fill="FFFFFF"/>
              </w:rPr>
              <w:t>stklingberg@jlg.com</w:t>
            </w:r>
          </w:p>
        </w:tc>
      </w:tr>
    </w:tbl>
    <w:p w14:paraId="521E443E" w14:textId="77777777" w:rsidR="007A4EC7" w:rsidRDefault="007A4EC7" w:rsidP="007A4EC7">
      <w:pPr>
        <w:pStyle w:val="BodyText"/>
      </w:pPr>
    </w:p>
    <w:p w14:paraId="6E2CEDB7" w14:textId="77777777" w:rsidR="007A4EC7" w:rsidRDefault="007A4EC7" w:rsidP="007A4EC7">
      <w:r>
        <w:br w:type="page"/>
      </w:r>
    </w:p>
    <w:p w14:paraId="4CA87499" w14:textId="77777777" w:rsidR="007A4EC7" w:rsidRDefault="007A4EC7" w:rsidP="007A4EC7">
      <w:pPr>
        <w:pStyle w:val="Heading1"/>
        <w:numPr>
          <w:ilvl w:val="0"/>
          <w:numId w:val="34"/>
        </w:numPr>
        <w:sectPr w:rsidR="007A4EC7" w:rsidSect="00D913E9">
          <w:headerReference w:type="default" r:id="rId18"/>
          <w:footerReference w:type="default" r:id="rId19"/>
          <w:pgSz w:w="11906" w:h="16838" w:code="9"/>
          <w:pgMar w:top="1701" w:right="1134" w:bottom="1418" w:left="1134" w:header="567" w:footer="567" w:gutter="0"/>
          <w:cols w:space="708"/>
          <w:docGrid w:linePitch="360"/>
        </w:sectPr>
      </w:pPr>
    </w:p>
    <w:p w14:paraId="758DF9CE" w14:textId="77777777" w:rsidR="007A4EC7" w:rsidRDefault="007A4EC7" w:rsidP="007A4EC7">
      <w:pPr>
        <w:pStyle w:val="Heading1"/>
        <w:numPr>
          <w:ilvl w:val="0"/>
          <w:numId w:val="34"/>
        </w:numPr>
      </w:pPr>
      <w:bookmarkStart w:id="56" w:name="_Unit_Matrix"/>
      <w:bookmarkStart w:id="57" w:name="_Toc83127180"/>
      <w:bookmarkEnd w:id="56"/>
      <w:r>
        <w:lastRenderedPageBreak/>
        <w:t>Unit Matrix</w:t>
      </w:r>
      <w:bookmarkEnd w:id="57"/>
    </w:p>
    <w:p w14:paraId="62B54713" w14:textId="77777777" w:rsidR="007A4EC7" w:rsidRPr="00AD0A96" w:rsidRDefault="007A4EC7" w:rsidP="007A4EC7">
      <w:pPr>
        <w:pStyle w:val="BodyText"/>
      </w:pPr>
      <w:r>
        <w:t>Click on each heading for more information. Only five units are included in the standard startup fee.</w:t>
      </w:r>
    </w:p>
    <w:tbl>
      <w:tblPr>
        <w:tblStyle w:val="BW1Large"/>
        <w:tblW w:w="16160" w:type="dxa"/>
        <w:tblInd w:w="-856"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425"/>
        <w:gridCol w:w="1277"/>
        <w:gridCol w:w="1417"/>
        <w:gridCol w:w="1418"/>
        <w:gridCol w:w="1417"/>
        <w:gridCol w:w="1367"/>
        <w:gridCol w:w="1229"/>
        <w:gridCol w:w="1262"/>
        <w:gridCol w:w="1245"/>
        <w:gridCol w:w="993"/>
        <w:gridCol w:w="1275"/>
        <w:gridCol w:w="851"/>
        <w:gridCol w:w="709"/>
        <w:gridCol w:w="1275"/>
        <w:tblGridChange w:id="58">
          <w:tblGrid>
            <w:gridCol w:w="425"/>
            <w:gridCol w:w="1277"/>
            <w:gridCol w:w="1417"/>
            <w:gridCol w:w="1418"/>
            <w:gridCol w:w="599"/>
            <w:gridCol w:w="425"/>
            <w:gridCol w:w="393"/>
            <w:gridCol w:w="884"/>
            <w:gridCol w:w="483"/>
            <w:gridCol w:w="934"/>
            <w:gridCol w:w="295"/>
            <w:gridCol w:w="1123"/>
            <w:gridCol w:w="139"/>
            <w:gridCol w:w="1245"/>
            <w:gridCol w:w="33"/>
            <w:gridCol w:w="960"/>
            <w:gridCol w:w="407"/>
            <w:gridCol w:w="868"/>
            <w:gridCol w:w="361"/>
            <w:gridCol w:w="490"/>
            <w:gridCol w:w="709"/>
            <w:gridCol w:w="63"/>
            <w:gridCol w:w="1212"/>
            <w:gridCol w:w="33"/>
            <w:gridCol w:w="993"/>
            <w:gridCol w:w="1275"/>
            <w:gridCol w:w="851"/>
            <w:gridCol w:w="709"/>
            <w:gridCol w:w="1275"/>
          </w:tblGrid>
        </w:tblGridChange>
      </w:tblGrid>
      <w:tr w:rsidR="00D62C99" w:rsidRPr="004C32E0" w14:paraId="465CC321" w14:textId="77777777" w:rsidTr="00FC2B8D">
        <w:trPr>
          <w:cnfStyle w:val="100000000000" w:firstRow="1" w:lastRow="0" w:firstColumn="0" w:lastColumn="0" w:oddVBand="0" w:evenVBand="0" w:oddHBand="0" w:evenHBand="0" w:firstRowFirstColumn="0" w:firstRowLastColumn="0" w:lastRowFirstColumn="0" w:lastRowLastColumn="0"/>
        </w:trPr>
        <w:tc>
          <w:tcPr>
            <w:tcW w:w="425" w:type="dxa"/>
          </w:tcPr>
          <w:p w14:paraId="5F748BD4" w14:textId="77777777" w:rsidR="00D62C99" w:rsidRPr="004C32E0" w:rsidRDefault="00D62C99" w:rsidP="00696D0D">
            <w:pPr>
              <w:rPr>
                <w:sz w:val="18"/>
              </w:rPr>
            </w:pPr>
            <w:r w:rsidRPr="004C32E0">
              <w:rPr>
                <w:sz w:val="18"/>
              </w:rPr>
              <w:t>#</w:t>
            </w:r>
          </w:p>
        </w:tc>
        <w:tc>
          <w:tcPr>
            <w:tcW w:w="1277" w:type="dxa"/>
          </w:tcPr>
          <w:p w14:paraId="15251B63" w14:textId="77777777" w:rsidR="00D62C99" w:rsidRPr="004C32E0" w:rsidRDefault="00D62C99" w:rsidP="00696D0D">
            <w:pPr>
              <w:rPr>
                <w:sz w:val="18"/>
              </w:rPr>
            </w:pPr>
            <w:hyperlink w:anchor="_Legal_unit_name" w:history="1">
              <w:r w:rsidRPr="004C32E0">
                <w:rPr>
                  <w:rStyle w:val="Hyperlink"/>
                  <w:sz w:val="18"/>
                </w:rPr>
                <w:t>Legal Unit Name</w:t>
              </w:r>
            </w:hyperlink>
          </w:p>
        </w:tc>
        <w:tc>
          <w:tcPr>
            <w:tcW w:w="1417" w:type="dxa"/>
          </w:tcPr>
          <w:p w14:paraId="4B98507F" w14:textId="77777777" w:rsidR="00D62C99" w:rsidRPr="004C32E0" w:rsidRDefault="00D62C99" w:rsidP="00696D0D">
            <w:pPr>
              <w:rPr>
                <w:rStyle w:val="Hyperlink"/>
              </w:rPr>
            </w:pPr>
            <w:hyperlink w:anchor="_E-Invoice_Address" w:history="1">
              <w:r w:rsidRPr="004C32E0">
                <w:rPr>
                  <w:rStyle w:val="Hyperlink"/>
                  <w:sz w:val="18"/>
                </w:rPr>
                <w:t>E-Invoice address</w:t>
              </w:r>
            </w:hyperlink>
          </w:p>
        </w:tc>
        <w:tc>
          <w:tcPr>
            <w:tcW w:w="1418" w:type="dxa"/>
          </w:tcPr>
          <w:p w14:paraId="2D55066F" w14:textId="77777777" w:rsidR="00D62C99" w:rsidRPr="004C32E0" w:rsidRDefault="00D62C99" w:rsidP="00696D0D">
            <w:pPr>
              <w:rPr>
                <w:rStyle w:val="Hyperlink"/>
              </w:rPr>
            </w:pPr>
            <w:hyperlink w:anchor="_Unique_Company_Code" w:history="1">
              <w:r w:rsidRPr="004C32E0">
                <w:rPr>
                  <w:rStyle w:val="Hyperlink"/>
                  <w:sz w:val="18"/>
                </w:rPr>
                <w:t>Unique Company Code</w:t>
              </w:r>
            </w:hyperlink>
          </w:p>
        </w:tc>
        <w:tc>
          <w:tcPr>
            <w:tcW w:w="1417" w:type="dxa"/>
          </w:tcPr>
          <w:p w14:paraId="31E49230" w14:textId="77777777" w:rsidR="00D62C99" w:rsidRPr="004C32E0" w:rsidRDefault="00D62C99" w:rsidP="00696D0D">
            <w:pPr>
              <w:rPr>
                <w:rStyle w:val="Hyperlink"/>
              </w:rPr>
            </w:pPr>
            <w:hyperlink w:anchor="_VAT_Registration_Number" w:history="1">
              <w:r w:rsidRPr="004C32E0">
                <w:rPr>
                  <w:rStyle w:val="Hyperlink"/>
                  <w:sz w:val="18"/>
                </w:rPr>
                <w:t>VAT Registration Number (Tax ID)</w:t>
              </w:r>
            </w:hyperlink>
          </w:p>
        </w:tc>
        <w:tc>
          <w:tcPr>
            <w:tcW w:w="1367" w:type="dxa"/>
          </w:tcPr>
          <w:p w14:paraId="28C90851" w14:textId="77777777" w:rsidR="00D62C99" w:rsidRPr="004C32E0" w:rsidRDefault="00D62C99" w:rsidP="00696D0D">
            <w:pPr>
              <w:rPr>
                <w:rStyle w:val="Hyperlink"/>
              </w:rPr>
            </w:pPr>
            <w:hyperlink w:anchor="_Scan_Provider" w:history="1">
              <w:r w:rsidRPr="004C32E0">
                <w:rPr>
                  <w:rStyle w:val="Hyperlink"/>
                  <w:sz w:val="18"/>
                </w:rPr>
                <w:t>Scan P</w:t>
              </w:r>
            </w:hyperlink>
            <w:r w:rsidRPr="004C32E0">
              <w:rPr>
                <w:rStyle w:val="Hyperlink"/>
                <w:sz w:val="18"/>
              </w:rPr>
              <w:t>artner</w:t>
            </w:r>
          </w:p>
        </w:tc>
        <w:tc>
          <w:tcPr>
            <w:tcW w:w="1229" w:type="dxa"/>
          </w:tcPr>
          <w:p w14:paraId="4350CCD7" w14:textId="77777777" w:rsidR="00D62C99" w:rsidRPr="004C32E0" w:rsidRDefault="00D62C99" w:rsidP="00696D0D">
            <w:pPr>
              <w:rPr>
                <w:rStyle w:val="Hyperlink"/>
              </w:rPr>
            </w:pPr>
            <w:hyperlink w:anchor="_PO_Box_Address" w:history="1">
              <w:r w:rsidRPr="004C32E0">
                <w:rPr>
                  <w:rStyle w:val="Hyperlink"/>
                  <w:sz w:val="18"/>
                </w:rPr>
                <w:t>PO Box Address</w:t>
              </w:r>
            </w:hyperlink>
          </w:p>
        </w:tc>
        <w:tc>
          <w:tcPr>
            <w:tcW w:w="1262" w:type="dxa"/>
          </w:tcPr>
          <w:p w14:paraId="0DCF1D8A" w14:textId="77777777" w:rsidR="00D62C99" w:rsidRPr="004C32E0" w:rsidRDefault="00D62C99" w:rsidP="00696D0D">
            <w:pPr>
              <w:rPr>
                <w:rStyle w:val="Hyperlink"/>
                <w:sz w:val="18"/>
              </w:rPr>
            </w:pPr>
            <w:hyperlink w:anchor="_BT_Service_ID" w:history="1">
              <w:r w:rsidRPr="004C32E0">
                <w:rPr>
                  <w:rStyle w:val="Hyperlink"/>
                  <w:sz w:val="18"/>
                </w:rPr>
                <w:t>BT Service ID</w:t>
              </w:r>
            </w:hyperlink>
            <w:r w:rsidRPr="004C32E0">
              <w:rPr>
                <w:rStyle w:val="Hyperlink"/>
                <w:sz w:val="18"/>
              </w:rPr>
              <w:t xml:space="preserve"> (CloudScan only)</w:t>
            </w:r>
          </w:p>
        </w:tc>
        <w:tc>
          <w:tcPr>
            <w:tcW w:w="1245" w:type="dxa"/>
          </w:tcPr>
          <w:p w14:paraId="5DACEAE8" w14:textId="0D2A4C43" w:rsidR="00D62C99" w:rsidRPr="004C32E0" w:rsidRDefault="00D62C99" w:rsidP="00696D0D">
            <w:pPr>
              <w:rPr>
                <w:rStyle w:val="Hyperlink"/>
              </w:rPr>
            </w:pPr>
            <w:r w:rsidRPr="004C32E0">
              <w:rPr>
                <w:rStyle w:val="Hyperlink"/>
                <w:sz w:val="18"/>
              </w:rPr>
              <w:t xml:space="preserve">Production </w:t>
            </w:r>
            <w:hyperlink w:anchor="_E-Mail_address" w:history="1">
              <w:r w:rsidRPr="004C32E0">
                <w:rPr>
                  <w:rStyle w:val="Hyperlink"/>
                  <w:sz w:val="18"/>
                </w:rPr>
                <w:t>E-mail Address</w:t>
              </w:r>
            </w:hyperlink>
          </w:p>
        </w:tc>
        <w:tc>
          <w:tcPr>
            <w:tcW w:w="993" w:type="dxa"/>
          </w:tcPr>
          <w:p w14:paraId="7FE31686" w14:textId="30A4CE3E" w:rsidR="00D62C99" w:rsidRPr="004C32E0" w:rsidRDefault="00D62C99" w:rsidP="00696D0D">
            <w:pPr>
              <w:rPr>
                <w:rStyle w:val="Hyperlink"/>
              </w:rPr>
            </w:pPr>
            <w:hyperlink w:anchor="_E-Mail_address" w:history="1">
              <w:r w:rsidRPr="004C32E0">
                <w:rPr>
                  <w:rStyle w:val="Hyperlink"/>
                  <w:sz w:val="18"/>
                </w:rPr>
                <w:t>Test E-mail address</w:t>
              </w:r>
            </w:hyperlink>
          </w:p>
        </w:tc>
        <w:tc>
          <w:tcPr>
            <w:tcW w:w="1275" w:type="dxa"/>
          </w:tcPr>
          <w:p w14:paraId="4DBCB3D3" w14:textId="7CFFE437" w:rsidR="00D62C99" w:rsidRPr="004C32E0" w:rsidRDefault="00D62C99" w:rsidP="00696D0D">
            <w:pPr>
              <w:rPr>
                <w:rStyle w:val="Hyperlink"/>
              </w:rPr>
            </w:pPr>
            <w:hyperlink w:anchor="_Invoice_Languages" w:history="1">
              <w:r w:rsidRPr="004C32E0">
                <w:rPr>
                  <w:rStyle w:val="Hyperlink"/>
                  <w:sz w:val="18"/>
                </w:rPr>
                <w:t>Languages (in order of % received)</w:t>
              </w:r>
            </w:hyperlink>
          </w:p>
        </w:tc>
        <w:tc>
          <w:tcPr>
            <w:tcW w:w="851" w:type="dxa"/>
          </w:tcPr>
          <w:p w14:paraId="5B4B94EB" w14:textId="77777777" w:rsidR="00D62C99" w:rsidRPr="004C32E0" w:rsidRDefault="00D62C99" w:rsidP="00696D0D">
            <w:pPr>
              <w:rPr>
                <w:rStyle w:val="Hyperlink"/>
              </w:rPr>
            </w:pPr>
            <w:hyperlink w:anchor="_Yearly_Volume" w:history="1">
              <w:r w:rsidRPr="004C32E0">
                <w:rPr>
                  <w:rStyle w:val="Hyperlink"/>
                  <w:sz w:val="18"/>
                </w:rPr>
                <w:t>Yearly Volume</w:t>
              </w:r>
            </w:hyperlink>
          </w:p>
        </w:tc>
        <w:tc>
          <w:tcPr>
            <w:tcW w:w="709" w:type="dxa"/>
          </w:tcPr>
          <w:p w14:paraId="7D9CF174" w14:textId="77777777" w:rsidR="00D62C99" w:rsidRPr="004C32E0" w:rsidRDefault="00D62C99" w:rsidP="00696D0D">
            <w:pPr>
              <w:rPr>
                <w:rStyle w:val="Hyperlink"/>
              </w:rPr>
            </w:pPr>
            <w:hyperlink w:anchor="_Go-live_date" w:history="1">
              <w:r w:rsidRPr="004C32E0">
                <w:rPr>
                  <w:rStyle w:val="Hyperlink"/>
                  <w:sz w:val="18"/>
                </w:rPr>
                <w:t>Go-live Date</w:t>
              </w:r>
            </w:hyperlink>
          </w:p>
        </w:tc>
        <w:tc>
          <w:tcPr>
            <w:tcW w:w="1275" w:type="dxa"/>
          </w:tcPr>
          <w:p w14:paraId="08E7F989" w14:textId="77777777" w:rsidR="00D62C99" w:rsidRPr="004C32E0" w:rsidRDefault="00D62C99" w:rsidP="00696D0D">
            <w:pPr>
              <w:rPr>
                <w:rStyle w:val="Hyperlink"/>
              </w:rPr>
            </w:pPr>
            <w:hyperlink w:anchor="_Delivery_SLA_time" w:history="1">
              <w:r w:rsidRPr="004C32E0">
                <w:rPr>
                  <w:rStyle w:val="Hyperlink"/>
                  <w:sz w:val="18"/>
                </w:rPr>
                <w:t>Delivery SLA Time zone</w:t>
              </w:r>
            </w:hyperlink>
          </w:p>
        </w:tc>
      </w:tr>
      <w:tr w:rsidR="00D62C99" w:rsidRPr="004C32E0" w14:paraId="60192DF6" w14:textId="77777777" w:rsidTr="00FC2B8D">
        <w:tc>
          <w:tcPr>
            <w:tcW w:w="425" w:type="dxa"/>
          </w:tcPr>
          <w:p w14:paraId="6FB691F7" w14:textId="77777777" w:rsidR="00D62C99" w:rsidRPr="004C32E0" w:rsidRDefault="00D62C99" w:rsidP="00696D0D">
            <w:pPr>
              <w:rPr>
                <w:sz w:val="18"/>
              </w:rPr>
            </w:pPr>
            <w:r w:rsidRPr="004C32E0">
              <w:rPr>
                <w:sz w:val="18"/>
              </w:rPr>
              <w:t>1</w:t>
            </w:r>
          </w:p>
        </w:tc>
        <w:tc>
          <w:tcPr>
            <w:tcW w:w="1277" w:type="dxa"/>
          </w:tcPr>
          <w:p w14:paraId="4A0AADC9" w14:textId="1E71B4A7" w:rsidR="00D62C99" w:rsidRPr="00E3211B" w:rsidRDefault="00AA2A96" w:rsidP="00696D0D">
            <w:pPr>
              <w:rPr>
                <w:sz w:val="18"/>
              </w:rPr>
            </w:pPr>
            <w:r w:rsidRPr="00E3211B">
              <w:rPr>
                <w:sz w:val="18"/>
              </w:rPr>
              <w:t xml:space="preserve">JLG </w:t>
            </w:r>
            <w:r w:rsidR="00E00BC9" w:rsidRPr="00E3211B">
              <w:rPr>
                <w:sz w:val="18"/>
              </w:rPr>
              <w:t>Industries Inc</w:t>
            </w:r>
          </w:p>
        </w:tc>
        <w:tc>
          <w:tcPr>
            <w:tcW w:w="1417" w:type="dxa"/>
          </w:tcPr>
          <w:p w14:paraId="62BF2FF9" w14:textId="385A0106" w:rsidR="009949C6" w:rsidRPr="007A336F" w:rsidRDefault="009949C6" w:rsidP="009949C6">
            <w:pPr>
              <w:rPr>
                <w:sz w:val="18"/>
                <w:lang w:val="en-IN"/>
              </w:rPr>
            </w:pPr>
            <w:r w:rsidRPr="00E3211B">
              <w:rPr>
                <w:sz w:val="18"/>
              </w:rPr>
              <w:t>US</w:t>
            </w:r>
            <w:r w:rsidRPr="007A336F">
              <w:rPr>
                <w:sz w:val="18"/>
              </w:rPr>
              <w:t>251199382</w:t>
            </w:r>
          </w:p>
          <w:p w14:paraId="16B9D801" w14:textId="77777777" w:rsidR="00D62C99" w:rsidRPr="00E3211B" w:rsidRDefault="00D62C99" w:rsidP="00696D0D">
            <w:pPr>
              <w:contextualSpacing/>
              <w:rPr>
                <w:sz w:val="18"/>
              </w:rPr>
            </w:pPr>
          </w:p>
        </w:tc>
        <w:tc>
          <w:tcPr>
            <w:tcW w:w="1418" w:type="dxa"/>
          </w:tcPr>
          <w:p w14:paraId="72A06BFC" w14:textId="04F4FAA9" w:rsidR="00D62C99" w:rsidRPr="00E3211B" w:rsidRDefault="00CD78DC" w:rsidP="00696D0D">
            <w:pPr>
              <w:rPr>
                <w:sz w:val="18"/>
              </w:rPr>
            </w:pPr>
            <w:r>
              <w:rPr>
                <w:sz w:val="18"/>
              </w:rPr>
              <w:t>US</w:t>
            </w:r>
          </w:p>
        </w:tc>
        <w:tc>
          <w:tcPr>
            <w:tcW w:w="1417" w:type="dxa"/>
          </w:tcPr>
          <w:p w14:paraId="525E2949" w14:textId="77777777" w:rsidR="007A336F" w:rsidRPr="007A336F" w:rsidRDefault="007A336F" w:rsidP="007A336F">
            <w:pPr>
              <w:rPr>
                <w:sz w:val="18"/>
                <w:lang w:val="en-IN"/>
              </w:rPr>
            </w:pPr>
            <w:r w:rsidRPr="007A336F">
              <w:rPr>
                <w:sz w:val="18"/>
              </w:rPr>
              <w:t>25-1199382</w:t>
            </w:r>
          </w:p>
          <w:p w14:paraId="0F5BA9A5" w14:textId="77777777" w:rsidR="00D62C99" w:rsidRPr="00E3211B" w:rsidRDefault="00D62C99" w:rsidP="00696D0D">
            <w:pPr>
              <w:rPr>
                <w:sz w:val="18"/>
              </w:rPr>
            </w:pPr>
          </w:p>
        </w:tc>
        <w:tc>
          <w:tcPr>
            <w:tcW w:w="1367" w:type="dxa"/>
          </w:tcPr>
          <w:p w14:paraId="4A87E599" w14:textId="77777777" w:rsidR="00D62C99" w:rsidRPr="00E3211B" w:rsidRDefault="00D62C99" w:rsidP="00696D0D">
            <w:pPr>
              <w:rPr>
                <w:sz w:val="18"/>
              </w:rPr>
            </w:pPr>
          </w:p>
        </w:tc>
        <w:tc>
          <w:tcPr>
            <w:tcW w:w="1229" w:type="dxa"/>
          </w:tcPr>
          <w:p w14:paraId="5A80036F" w14:textId="77777777" w:rsidR="00D62C99" w:rsidRPr="00E3211B" w:rsidRDefault="00D62C99" w:rsidP="00696D0D">
            <w:pPr>
              <w:rPr>
                <w:sz w:val="18"/>
              </w:rPr>
            </w:pPr>
          </w:p>
        </w:tc>
        <w:tc>
          <w:tcPr>
            <w:tcW w:w="1262" w:type="dxa"/>
          </w:tcPr>
          <w:p w14:paraId="7C10A5E4" w14:textId="77777777" w:rsidR="00D62C99" w:rsidRPr="00E3211B" w:rsidRDefault="00D62C99" w:rsidP="00696D0D">
            <w:pPr>
              <w:rPr>
                <w:sz w:val="18"/>
              </w:rPr>
            </w:pPr>
          </w:p>
        </w:tc>
        <w:tc>
          <w:tcPr>
            <w:tcW w:w="1245" w:type="dxa"/>
          </w:tcPr>
          <w:p w14:paraId="25B9239A" w14:textId="3C5778C1" w:rsidR="00D62C99" w:rsidRPr="00E3211B" w:rsidRDefault="00351429" w:rsidP="00696D0D">
            <w:pPr>
              <w:rPr>
                <w:sz w:val="18"/>
              </w:rPr>
            </w:pPr>
            <w:del w:id="59" w:author="Aavriti Jain" w:date="2022-07-22T11:54:00Z">
              <w:r w:rsidRPr="00E3211B" w:rsidDel="00533178">
                <w:rPr>
                  <w:sz w:val="18"/>
                </w:rPr>
                <w:delText>&lt;</w:delText>
              </w:r>
            </w:del>
            <w:r w:rsidR="005E6087" w:rsidRPr="00E3211B">
              <w:rPr>
                <w:sz w:val="18"/>
              </w:rPr>
              <w:t>JLG</w:t>
            </w:r>
            <w:r w:rsidR="003C405C" w:rsidRPr="00E3211B">
              <w:rPr>
                <w:sz w:val="18"/>
              </w:rPr>
              <w:t>US</w:t>
            </w:r>
            <w:del w:id="60" w:author="Aavriti Jain" w:date="2022-07-22T11:54:00Z">
              <w:r w:rsidRPr="00E3211B" w:rsidDel="00533178">
                <w:rPr>
                  <w:sz w:val="18"/>
                </w:rPr>
                <w:delText>&gt;</w:delText>
              </w:r>
            </w:del>
            <w:r w:rsidRPr="00E3211B">
              <w:rPr>
                <w:sz w:val="18"/>
              </w:rPr>
              <w:t>@</w:t>
            </w:r>
            <w:r w:rsidR="003C405C" w:rsidRPr="00E3211B">
              <w:rPr>
                <w:sz w:val="18"/>
              </w:rPr>
              <w:t>pdf</w:t>
            </w:r>
            <w:r w:rsidRPr="00E3211B">
              <w:rPr>
                <w:sz w:val="18"/>
              </w:rPr>
              <w:t>.basware.com</w:t>
            </w:r>
          </w:p>
        </w:tc>
        <w:tc>
          <w:tcPr>
            <w:tcW w:w="993" w:type="dxa"/>
          </w:tcPr>
          <w:p w14:paraId="5B926461" w14:textId="05B987EF" w:rsidR="00D62C99" w:rsidRPr="00E3211B" w:rsidRDefault="005E6087" w:rsidP="00696D0D">
            <w:pPr>
              <w:rPr>
                <w:sz w:val="18"/>
              </w:rPr>
            </w:pPr>
            <w:r w:rsidRPr="00E3211B">
              <w:rPr>
                <w:sz w:val="18"/>
              </w:rPr>
              <w:t xml:space="preserve">JLGUS </w:t>
            </w:r>
            <w:del w:id="61" w:author="Aavriti Jain" w:date="2022-07-22T11:54:00Z">
              <w:r w:rsidR="00351429" w:rsidRPr="00E3211B" w:rsidDel="00533178">
                <w:rPr>
                  <w:sz w:val="18"/>
                </w:rPr>
                <w:delText>&gt;</w:delText>
              </w:r>
            </w:del>
            <w:r w:rsidR="00351429" w:rsidRPr="00E3211B">
              <w:rPr>
                <w:sz w:val="18"/>
              </w:rPr>
              <w:t>@</w:t>
            </w:r>
            <w:r w:rsidR="003C405C" w:rsidRPr="00E3211B">
              <w:rPr>
                <w:sz w:val="18"/>
              </w:rPr>
              <w:t>testpdf</w:t>
            </w:r>
            <w:r w:rsidR="00351429" w:rsidRPr="00E3211B">
              <w:rPr>
                <w:sz w:val="18"/>
              </w:rPr>
              <w:t>.basware.com</w:t>
            </w:r>
          </w:p>
        </w:tc>
        <w:tc>
          <w:tcPr>
            <w:tcW w:w="1275" w:type="dxa"/>
          </w:tcPr>
          <w:p w14:paraId="4A978384" w14:textId="76106040" w:rsidR="00D62C99" w:rsidRPr="004C32E0" w:rsidRDefault="00503BAB" w:rsidP="00696D0D">
            <w:pPr>
              <w:rPr>
                <w:sz w:val="18"/>
              </w:rPr>
            </w:pPr>
            <w:r>
              <w:rPr>
                <w:sz w:val="18"/>
              </w:rPr>
              <w:t>EN</w:t>
            </w:r>
          </w:p>
        </w:tc>
        <w:tc>
          <w:tcPr>
            <w:tcW w:w="851" w:type="dxa"/>
          </w:tcPr>
          <w:p w14:paraId="319D3E1D" w14:textId="33AFA369" w:rsidR="00D62C99" w:rsidRPr="004C32E0" w:rsidRDefault="0047093D" w:rsidP="00696D0D">
            <w:pPr>
              <w:rPr>
                <w:sz w:val="18"/>
              </w:rPr>
            </w:pPr>
            <w:r>
              <w:rPr>
                <w:sz w:val="18"/>
              </w:rPr>
              <w:t>&lt;</w:t>
            </w:r>
            <w:ins w:id="62" w:author="Aavriti Jain" w:date="2022-07-25T16:23:00Z">
              <w:r w:rsidR="004F6D7B">
                <w:rPr>
                  <w:sz w:val="18"/>
                </w:rPr>
                <w:t>80</w:t>
              </w:r>
            </w:ins>
            <w:del w:id="63" w:author="Aavriti Jain" w:date="2022-07-25T16:23:00Z">
              <w:r w:rsidR="00422742" w:rsidDel="004F6D7B">
                <w:rPr>
                  <w:sz w:val="18"/>
                </w:rPr>
                <w:delText>600</w:delText>
              </w:r>
            </w:del>
            <w:r w:rsidR="00422742">
              <w:rPr>
                <w:sz w:val="18"/>
              </w:rPr>
              <w:t>k</w:t>
            </w:r>
          </w:p>
        </w:tc>
        <w:tc>
          <w:tcPr>
            <w:tcW w:w="709" w:type="dxa"/>
          </w:tcPr>
          <w:p w14:paraId="7864AC3C" w14:textId="77777777" w:rsidR="00D62C99" w:rsidRPr="004C32E0" w:rsidRDefault="00D62C99" w:rsidP="00696D0D">
            <w:pPr>
              <w:rPr>
                <w:sz w:val="18"/>
              </w:rPr>
            </w:pPr>
          </w:p>
        </w:tc>
        <w:tc>
          <w:tcPr>
            <w:tcW w:w="1275" w:type="dxa"/>
          </w:tcPr>
          <w:p w14:paraId="4930617F" w14:textId="39BDBE5E" w:rsidR="00D62C99" w:rsidRPr="004C32E0" w:rsidRDefault="004F6D7B" w:rsidP="00696D0D">
            <w:pPr>
              <w:rPr>
                <w:sz w:val="18"/>
              </w:rPr>
            </w:pPr>
            <w:ins w:id="64" w:author="Aavriti Jain" w:date="2022-07-25T16:25:00Z">
              <w:r>
                <w:rPr>
                  <w:sz w:val="18"/>
                </w:rPr>
                <w:t>GMT-6</w:t>
              </w:r>
            </w:ins>
            <w:del w:id="65" w:author="Aavriti Jain" w:date="2022-07-25T16:25:00Z">
              <w:r w:rsidR="00422742" w:rsidDel="004F6D7B">
                <w:rPr>
                  <w:sz w:val="18"/>
                </w:rPr>
                <w:delText>EST</w:delText>
              </w:r>
            </w:del>
          </w:p>
        </w:tc>
      </w:tr>
      <w:tr w:rsidR="0047093D" w:rsidRPr="004C32E0" w14:paraId="712B6D2E" w14:textId="77777777" w:rsidTr="00FC2B8D">
        <w:tc>
          <w:tcPr>
            <w:tcW w:w="425" w:type="dxa"/>
          </w:tcPr>
          <w:p w14:paraId="410514A1" w14:textId="77777777" w:rsidR="0047093D" w:rsidRPr="004C32E0" w:rsidRDefault="0047093D" w:rsidP="0047093D">
            <w:pPr>
              <w:rPr>
                <w:sz w:val="18"/>
              </w:rPr>
            </w:pPr>
            <w:r w:rsidRPr="004C32E0">
              <w:rPr>
                <w:sz w:val="18"/>
              </w:rPr>
              <w:t>2</w:t>
            </w:r>
          </w:p>
        </w:tc>
        <w:tc>
          <w:tcPr>
            <w:tcW w:w="1277" w:type="dxa"/>
          </w:tcPr>
          <w:p w14:paraId="7AF52B4B" w14:textId="199C26CE" w:rsidR="0047093D" w:rsidRPr="00E3211B" w:rsidRDefault="0047093D" w:rsidP="0047093D">
            <w:pPr>
              <w:rPr>
                <w:sz w:val="18"/>
              </w:rPr>
            </w:pPr>
            <w:r w:rsidRPr="00E3211B">
              <w:rPr>
                <w:sz w:val="18"/>
              </w:rPr>
              <w:t>JLG Singapore</w:t>
            </w:r>
          </w:p>
        </w:tc>
        <w:tc>
          <w:tcPr>
            <w:tcW w:w="1417" w:type="dxa"/>
          </w:tcPr>
          <w:p w14:paraId="2896DC23" w14:textId="77777777" w:rsidR="0047093D" w:rsidRPr="007A336F" w:rsidRDefault="0047093D" w:rsidP="0047093D">
            <w:pPr>
              <w:rPr>
                <w:sz w:val="18"/>
                <w:lang w:val="en-IN"/>
              </w:rPr>
            </w:pPr>
            <w:r w:rsidRPr="00E3211B">
              <w:rPr>
                <w:sz w:val="18"/>
              </w:rPr>
              <w:t>SG</w:t>
            </w:r>
            <w:r w:rsidRPr="007A336F">
              <w:rPr>
                <w:sz w:val="18"/>
              </w:rPr>
              <w:t>200903980M</w:t>
            </w:r>
          </w:p>
          <w:p w14:paraId="2A8ACF0A" w14:textId="3E87EA08" w:rsidR="0047093D" w:rsidRPr="00E3211B" w:rsidRDefault="0047093D" w:rsidP="0047093D">
            <w:pPr>
              <w:contextualSpacing/>
              <w:rPr>
                <w:sz w:val="18"/>
              </w:rPr>
            </w:pPr>
          </w:p>
        </w:tc>
        <w:tc>
          <w:tcPr>
            <w:tcW w:w="1418" w:type="dxa"/>
          </w:tcPr>
          <w:p w14:paraId="2A35709A" w14:textId="62CFC010" w:rsidR="0047093D" w:rsidRPr="00E3211B" w:rsidRDefault="00CD78DC" w:rsidP="0047093D">
            <w:pPr>
              <w:rPr>
                <w:sz w:val="18"/>
              </w:rPr>
            </w:pPr>
            <w:r>
              <w:rPr>
                <w:sz w:val="18"/>
              </w:rPr>
              <w:t>SG</w:t>
            </w:r>
          </w:p>
        </w:tc>
        <w:tc>
          <w:tcPr>
            <w:tcW w:w="1417" w:type="dxa"/>
          </w:tcPr>
          <w:p w14:paraId="1011AE6A" w14:textId="77777777" w:rsidR="0047093D" w:rsidRPr="007A336F" w:rsidRDefault="0047093D" w:rsidP="0047093D">
            <w:pPr>
              <w:rPr>
                <w:sz w:val="18"/>
                <w:lang w:val="en-IN"/>
              </w:rPr>
            </w:pPr>
            <w:r w:rsidRPr="007A336F">
              <w:rPr>
                <w:sz w:val="18"/>
              </w:rPr>
              <w:t>200903980M</w:t>
            </w:r>
          </w:p>
          <w:p w14:paraId="5F2D7FBD" w14:textId="77777777" w:rsidR="0047093D" w:rsidRPr="00E3211B" w:rsidRDefault="0047093D" w:rsidP="0047093D">
            <w:pPr>
              <w:rPr>
                <w:sz w:val="18"/>
              </w:rPr>
            </w:pPr>
          </w:p>
        </w:tc>
        <w:tc>
          <w:tcPr>
            <w:tcW w:w="1367" w:type="dxa"/>
          </w:tcPr>
          <w:p w14:paraId="6F8A4D8C" w14:textId="77777777" w:rsidR="0047093D" w:rsidRPr="00E3211B" w:rsidRDefault="0047093D" w:rsidP="0047093D">
            <w:pPr>
              <w:rPr>
                <w:sz w:val="18"/>
              </w:rPr>
            </w:pPr>
          </w:p>
        </w:tc>
        <w:tc>
          <w:tcPr>
            <w:tcW w:w="1229" w:type="dxa"/>
          </w:tcPr>
          <w:p w14:paraId="27CDF689" w14:textId="77777777" w:rsidR="0047093D" w:rsidRPr="00E3211B" w:rsidRDefault="0047093D" w:rsidP="0047093D">
            <w:pPr>
              <w:rPr>
                <w:sz w:val="18"/>
              </w:rPr>
            </w:pPr>
          </w:p>
        </w:tc>
        <w:tc>
          <w:tcPr>
            <w:tcW w:w="1262" w:type="dxa"/>
          </w:tcPr>
          <w:p w14:paraId="2377B738" w14:textId="77777777" w:rsidR="0047093D" w:rsidRPr="00E3211B" w:rsidRDefault="0047093D" w:rsidP="0047093D">
            <w:pPr>
              <w:rPr>
                <w:sz w:val="18"/>
              </w:rPr>
            </w:pPr>
          </w:p>
        </w:tc>
        <w:tc>
          <w:tcPr>
            <w:tcW w:w="1245" w:type="dxa"/>
          </w:tcPr>
          <w:p w14:paraId="42BCA3D4" w14:textId="2529EBF0" w:rsidR="0047093D" w:rsidRPr="00E3211B" w:rsidRDefault="0047093D" w:rsidP="0047093D">
            <w:pPr>
              <w:rPr>
                <w:sz w:val="18"/>
              </w:rPr>
            </w:pPr>
            <w:del w:id="66" w:author="Aavriti Jain" w:date="2022-07-22T11:55:00Z">
              <w:r w:rsidRPr="00E3211B" w:rsidDel="00533178">
                <w:rPr>
                  <w:sz w:val="18"/>
                </w:rPr>
                <w:delText>&lt;</w:delText>
              </w:r>
              <w:r w:rsidR="00303757" w:rsidRPr="00E3211B" w:rsidDel="00533178">
                <w:rPr>
                  <w:sz w:val="18"/>
                </w:rPr>
                <w:delText xml:space="preserve"> </w:delText>
              </w:r>
            </w:del>
            <w:r w:rsidR="00303757" w:rsidRPr="00E3211B">
              <w:rPr>
                <w:sz w:val="18"/>
              </w:rPr>
              <w:t>JLGSG</w:t>
            </w:r>
            <w:del w:id="67" w:author="Aavriti Jain" w:date="2022-07-22T11:55:00Z">
              <w:r w:rsidR="00303757" w:rsidRPr="00E3211B" w:rsidDel="00533178">
                <w:rPr>
                  <w:sz w:val="18"/>
                </w:rPr>
                <w:delText xml:space="preserve"> </w:delText>
              </w:r>
              <w:r w:rsidRPr="00E3211B" w:rsidDel="00533178">
                <w:rPr>
                  <w:sz w:val="18"/>
                </w:rPr>
                <w:delText>&gt;</w:delText>
              </w:r>
            </w:del>
            <w:r w:rsidRPr="00E3211B">
              <w:rPr>
                <w:sz w:val="18"/>
              </w:rPr>
              <w:t>@pdf.basware.com</w:t>
            </w:r>
          </w:p>
        </w:tc>
        <w:tc>
          <w:tcPr>
            <w:tcW w:w="993" w:type="dxa"/>
          </w:tcPr>
          <w:p w14:paraId="1C6A9591" w14:textId="3B98FF99" w:rsidR="0047093D" w:rsidRPr="00E3211B" w:rsidRDefault="0047093D" w:rsidP="0047093D">
            <w:pPr>
              <w:rPr>
                <w:sz w:val="18"/>
              </w:rPr>
            </w:pPr>
            <w:r w:rsidRPr="00E3211B">
              <w:rPr>
                <w:sz w:val="18"/>
              </w:rPr>
              <w:t xml:space="preserve">JLGSG </w:t>
            </w:r>
            <w:del w:id="68" w:author="Aavriti Jain" w:date="2022-07-22T11:55:00Z">
              <w:r w:rsidRPr="00E3211B" w:rsidDel="00533178">
                <w:rPr>
                  <w:sz w:val="18"/>
                </w:rPr>
                <w:delText>&gt;</w:delText>
              </w:r>
            </w:del>
            <w:r w:rsidRPr="00E3211B">
              <w:rPr>
                <w:sz w:val="18"/>
              </w:rPr>
              <w:t>@testpdf.basware.com</w:t>
            </w:r>
          </w:p>
        </w:tc>
        <w:tc>
          <w:tcPr>
            <w:tcW w:w="1275" w:type="dxa"/>
          </w:tcPr>
          <w:p w14:paraId="59E5D69A" w14:textId="4B82E729" w:rsidR="0047093D" w:rsidRPr="004C32E0" w:rsidRDefault="0047093D" w:rsidP="0047093D">
            <w:pPr>
              <w:rPr>
                <w:sz w:val="18"/>
              </w:rPr>
            </w:pPr>
            <w:r>
              <w:rPr>
                <w:sz w:val="18"/>
              </w:rPr>
              <w:t>EN</w:t>
            </w:r>
          </w:p>
        </w:tc>
        <w:tc>
          <w:tcPr>
            <w:tcW w:w="851" w:type="dxa"/>
          </w:tcPr>
          <w:p w14:paraId="6166C2EF" w14:textId="5CBB91CE" w:rsidR="0047093D" w:rsidRPr="004C32E0" w:rsidRDefault="0047093D" w:rsidP="0047093D">
            <w:pPr>
              <w:rPr>
                <w:sz w:val="18"/>
              </w:rPr>
            </w:pPr>
            <w:r w:rsidRPr="00F35888">
              <w:rPr>
                <w:sz w:val="18"/>
              </w:rPr>
              <w:t>&lt;</w:t>
            </w:r>
            <w:ins w:id="69" w:author="Aavriti Jain" w:date="2022-07-25T16:23:00Z">
              <w:r w:rsidR="004F6D7B">
                <w:rPr>
                  <w:sz w:val="18"/>
                </w:rPr>
                <w:t>80</w:t>
              </w:r>
            </w:ins>
            <w:del w:id="70" w:author="Aavriti Jain" w:date="2022-07-25T16:23:00Z">
              <w:r w:rsidR="00422742" w:rsidDel="004F6D7B">
                <w:rPr>
                  <w:sz w:val="18"/>
                </w:rPr>
                <w:delText>2</w:delText>
              </w:r>
            </w:del>
            <w:r w:rsidR="00422742" w:rsidRPr="00F35888">
              <w:rPr>
                <w:sz w:val="18"/>
              </w:rPr>
              <w:t>k</w:t>
            </w:r>
          </w:p>
        </w:tc>
        <w:tc>
          <w:tcPr>
            <w:tcW w:w="709" w:type="dxa"/>
          </w:tcPr>
          <w:p w14:paraId="3E5147BB" w14:textId="77777777" w:rsidR="0047093D" w:rsidRPr="004C32E0" w:rsidRDefault="0047093D" w:rsidP="0047093D">
            <w:pPr>
              <w:rPr>
                <w:sz w:val="18"/>
              </w:rPr>
            </w:pPr>
          </w:p>
        </w:tc>
        <w:tc>
          <w:tcPr>
            <w:tcW w:w="1275" w:type="dxa"/>
          </w:tcPr>
          <w:p w14:paraId="4F39A2E8" w14:textId="0BBEA556" w:rsidR="0047093D" w:rsidRPr="004C32E0" w:rsidRDefault="004F6D7B" w:rsidP="0047093D">
            <w:pPr>
              <w:rPr>
                <w:sz w:val="18"/>
              </w:rPr>
            </w:pPr>
            <w:ins w:id="71" w:author="Aavriti Jain" w:date="2022-07-25T16:26:00Z">
              <w:r>
                <w:rPr>
                  <w:sz w:val="18"/>
                </w:rPr>
                <w:t>GMT-6</w:t>
              </w:r>
            </w:ins>
            <w:del w:id="72" w:author="Aavriti Jain" w:date="2022-07-25T16:25:00Z">
              <w:r w:rsidR="00422742" w:rsidDel="004F6D7B">
                <w:rPr>
                  <w:sz w:val="18"/>
                </w:rPr>
                <w:delText>EST</w:delText>
              </w:r>
            </w:del>
          </w:p>
        </w:tc>
      </w:tr>
      <w:tr w:rsidR="0047093D" w:rsidRPr="004C32E0" w14:paraId="4AE9B5FA" w14:textId="77777777" w:rsidTr="00FC2B8D">
        <w:tc>
          <w:tcPr>
            <w:tcW w:w="425" w:type="dxa"/>
          </w:tcPr>
          <w:p w14:paraId="2A0861D1" w14:textId="77777777" w:rsidR="0047093D" w:rsidRPr="004C32E0" w:rsidRDefault="0047093D" w:rsidP="0047093D">
            <w:pPr>
              <w:rPr>
                <w:sz w:val="18"/>
              </w:rPr>
            </w:pPr>
            <w:r w:rsidRPr="004C32E0">
              <w:rPr>
                <w:sz w:val="18"/>
              </w:rPr>
              <w:t>3</w:t>
            </w:r>
          </w:p>
        </w:tc>
        <w:tc>
          <w:tcPr>
            <w:tcW w:w="1277" w:type="dxa"/>
          </w:tcPr>
          <w:p w14:paraId="1E9D5C2E" w14:textId="578A9975" w:rsidR="0047093D" w:rsidRPr="00E3211B" w:rsidRDefault="0047093D" w:rsidP="0047093D">
            <w:pPr>
              <w:rPr>
                <w:sz w:val="18"/>
              </w:rPr>
            </w:pPr>
            <w:r w:rsidRPr="00E3211B">
              <w:rPr>
                <w:sz w:val="18"/>
              </w:rPr>
              <w:t>JLG Eq Serv LTD-Hong Kong</w:t>
            </w:r>
          </w:p>
        </w:tc>
        <w:tc>
          <w:tcPr>
            <w:tcW w:w="1417" w:type="dxa"/>
          </w:tcPr>
          <w:p w14:paraId="15E60E9B" w14:textId="1ADCDD78" w:rsidR="0047093D" w:rsidRPr="00E3211B" w:rsidRDefault="0047093D" w:rsidP="0047093D">
            <w:pPr>
              <w:contextualSpacing/>
              <w:rPr>
                <w:sz w:val="18"/>
              </w:rPr>
            </w:pPr>
            <w:r w:rsidRPr="00E3211B">
              <w:rPr>
                <w:sz w:val="18"/>
              </w:rPr>
              <w:t>HK</w:t>
            </w:r>
            <w:r w:rsidRPr="007A336F">
              <w:rPr>
                <w:sz w:val="18"/>
              </w:rPr>
              <w:t>22/30269539</w:t>
            </w:r>
          </w:p>
        </w:tc>
        <w:tc>
          <w:tcPr>
            <w:tcW w:w="1418" w:type="dxa"/>
          </w:tcPr>
          <w:p w14:paraId="35CB0522" w14:textId="6B711E1C" w:rsidR="0047093D" w:rsidRPr="00E3211B" w:rsidRDefault="00CD78DC" w:rsidP="0047093D">
            <w:pPr>
              <w:rPr>
                <w:sz w:val="18"/>
              </w:rPr>
            </w:pPr>
            <w:r>
              <w:rPr>
                <w:sz w:val="18"/>
              </w:rPr>
              <w:t>HK</w:t>
            </w:r>
          </w:p>
        </w:tc>
        <w:tc>
          <w:tcPr>
            <w:tcW w:w="1417" w:type="dxa"/>
          </w:tcPr>
          <w:p w14:paraId="23F54DDB" w14:textId="77777777" w:rsidR="0047093D" w:rsidRPr="007A336F" w:rsidRDefault="0047093D" w:rsidP="0047093D">
            <w:pPr>
              <w:rPr>
                <w:sz w:val="18"/>
                <w:lang w:val="en-IN"/>
              </w:rPr>
            </w:pPr>
            <w:r w:rsidRPr="007A336F">
              <w:rPr>
                <w:sz w:val="18"/>
              </w:rPr>
              <w:t>22/30269539</w:t>
            </w:r>
          </w:p>
          <w:p w14:paraId="4890C55D" w14:textId="77777777" w:rsidR="0047093D" w:rsidRPr="00E3211B" w:rsidRDefault="0047093D" w:rsidP="0047093D">
            <w:pPr>
              <w:rPr>
                <w:sz w:val="18"/>
              </w:rPr>
            </w:pPr>
          </w:p>
        </w:tc>
        <w:tc>
          <w:tcPr>
            <w:tcW w:w="1367" w:type="dxa"/>
          </w:tcPr>
          <w:p w14:paraId="74F05CB8" w14:textId="77777777" w:rsidR="0047093D" w:rsidRPr="00E3211B" w:rsidRDefault="0047093D" w:rsidP="0047093D">
            <w:pPr>
              <w:rPr>
                <w:sz w:val="18"/>
              </w:rPr>
            </w:pPr>
          </w:p>
        </w:tc>
        <w:tc>
          <w:tcPr>
            <w:tcW w:w="1229" w:type="dxa"/>
          </w:tcPr>
          <w:p w14:paraId="4421FA2D" w14:textId="77777777" w:rsidR="0047093D" w:rsidRPr="00E3211B" w:rsidRDefault="0047093D" w:rsidP="0047093D">
            <w:pPr>
              <w:rPr>
                <w:sz w:val="18"/>
              </w:rPr>
            </w:pPr>
          </w:p>
        </w:tc>
        <w:tc>
          <w:tcPr>
            <w:tcW w:w="1262" w:type="dxa"/>
          </w:tcPr>
          <w:p w14:paraId="66876996" w14:textId="77777777" w:rsidR="0047093D" w:rsidRPr="00E3211B" w:rsidRDefault="0047093D" w:rsidP="0047093D">
            <w:pPr>
              <w:rPr>
                <w:sz w:val="18"/>
              </w:rPr>
            </w:pPr>
          </w:p>
        </w:tc>
        <w:tc>
          <w:tcPr>
            <w:tcW w:w="1245" w:type="dxa"/>
          </w:tcPr>
          <w:p w14:paraId="73EA8624" w14:textId="61FE71C9" w:rsidR="0047093D" w:rsidRPr="00E3211B" w:rsidRDefault="0047093D" w:rsidP="0047093D">
            <w:pPr>
              <w:rPr>
                <w:sz w:val="18"/>
              </w:rPr>
            </w:pPr>
            <w:del w:id="73" w:author="Aavriti Jain" w:date="2022-07-22T11:55:00Z">
              <w:r w:rsidRPr="00E3211B" w:rsidDel="00533178">
                <w:rPr>
                  <w:sz w:val="18"/>
                </w:rPr>
                <w:delText>&lt;</w:delText>
              </w:r>
              <w:r w:rsidR="00127BFA" w:rsidRPr="00E3211B" w:rsidDel="00533178">
                <w:rPr>
                  <w:sz w:val="18"/>
                </w:rPr>
                <w:delText xml:space="preserve"> </w:delText>
              </w:r>
            </w:del>
            <w:r w:rsidR="00127BFA" w:rsidRPr="00E3211B">
              <w:rPr>
                <w:sz w:val="18"/>
              </w:rPr>
              <w:t>JLGHK</w:t>
            </w:r>
            <w:del w:id="74" w:author="Aavriti Jain" w:date="2022-07-22T11:55:00Z">
              <w:r w:rsidR="00127BFA" w:rsidRPr="00E3211B" w:rsidDel="00533178">
                <w:rPr>
                  <w:sz w:val="18"/>
                </w:rPr>
                <w:delText xml:space="preserve"> </w:delText>
              </w:r>
              <w:r w:rsidRPr="00E3211B" w:rsidDel="00533178">
                <w:rPr>
                  <w:sz w:val="18"/>
                </w:rPr>
                <w:delText>&gt;</w:delText>
              </w:r>
            </w:del>
            <w:r w:rsidRPr="00E3211B">
              <w:rPr>
                <w:sz w:val="18"/>
              </w:rPr>
              <w:t>@pdf.basware.com</w:t>
            </w:r>
          </w:p>
        </w:tc>
        <w:tc>
          <w:tcPr>
            <w:tcW w:w="993" w:type="dxa"/>
          </w:tcPr>
          <w:p w14:paraId="3FEBA212" w14:textId="12493D71" w:rsidR="0047093D" w:rsidRPr="00E3211B" w:rsidRDefault="0047093D" w:rsidP="0047093D">
            <w:pPr>
              <w:rPr>
                <w:sz w:val="18"/>
              </w:rPr>
            </w:pPr>
            <w:r w:rsidRPr="00E3211B">
              <w:rPr>
                <w:sz w:val="18"/>
              </w:rPr>
              <w:t>JLGHK</w:t>
            </w:r>
            <w:del w:id="75" w:author="Aavriti Jain" w:date="2022-07-22T11:55:00Z">
              <w:r w:rsidRPr="00E3211B" w:rsidDel="00533178">
                <w:rPr>
                  <w:sz w:val="18"/>
                </w:rPr>
                <w:delText>&gt;</w:delText>
              </w:r>
            </w:del>
            <w:r w:rsidRPr="00E3211B">
              <w:rPr>
                <w:sz w:val="18"/>
              </w:rPr>
              <w:t>@testpdf.basware.com</w:t>
            </w:r>
          </w:p>
        </w:tc>
        <w:tc>
          <w:tcPr>
            <w:tcW w:w="1275" w:type="dxa"/>
          </w:tcPr>
          <w:p w14:paraId="07290D71" w14:textId="28A629D1" w:rsidR="0047093D" w:rsidRPr="004C32E0" w:rsidRDefault="0047093D" w:rsidP="0047093D">
            <w:pPr>
              <w:rPr>
                <w:sz w:val="18"/>
              </w:rPr>
            </w:pPr>
            <w:r>
              <w:rPr>
                <w:sz w:val="18"/>
              </w:rPr>
              <w:t>CN, EN</w:t>
            </w:r>
          </w:p>
        </w:tc>
        <w:tc>
          <w:tcPr>
            <w:tcW w:w="851" w:type="dxa"/>
          </w:tcPr>
          <w:p w14:paraId="4CF54CFD" w14:textId="45EA4352" w:rsidR="0047093D" w:rsidRPr="004C32E0" w:rsidRDefault="0047093D" w:rsidP="0047093D">
            <w:pPr>
              <w:rPr>
                <w:sz w:val="18"/>
              </w:rPr>
            </w:pPr>
            <w:r w:rsidRPr="00F35888">
              <w:rPr>
                <w:sz w:val="18"/>
              </w:rPr>
              <w:t>&lt;</w:t>
            </w:r>
            <w:ins w:id="76" w:author="Aavriti Jain" w:date="2022-07-25T16:23:00Z">
              <w:r w:rsidR="004F6D7B">
                <w:rPr>
                  <w:sz w:val="18"/>
                </w:rPr>
                <w:t>80</w:t>
              </w:r>
            </w:ins>
            <w:del w:id="77" w:author="Aavriti Jain" w:date="2022-07-25T16:23:00Z">
              <w:r w:rsidR="00422742" w:rsidDel="004F6D7B">
                <w:rPr>
                  <w:sz w:val="18"/>
                </w:rPr>
                <w:delText>2</w:delText>
              </w:r>
            </w:del>
            <w:r w:rsidR="00422742" w:rsidRPr="00F35888">
              <w:rPr>
                <w:sz w:val="18"/>
              </w:rPr>
              <w:t>k</w:t>
            </w:r>
          </w:p>
        </w:tc>
        <w:tc>
          <w:tcPr>
            <w:tcW w:w="709" w:type="dxa"/>
          </w:tcPr>
          <w:p w14:paraId="799774CD" w14:textId="77777777" w:rsidR="0047093D" w:rsidRPr="004C32E0" w:rsidRDefault="0047093D" w:rsidP="0047093D">
            <w:pPr>
              <w:rPr>
                <w:sz w:val="18"/>
              </w:rPr>
            </w:pPr>
          </w:p>
        </w:tc>
        <w:tc>
          <w:tcPr>
            <w:tcW w:w="1275" w:type="dxa"/>
          </w:tcPr>
          <w:p w14:paraId="4268D615" w14:textId="65733242" w:rsidR="0047093D" w:rsidRPr="004C32E0" w:rsidRDefault="004F6D7B" w:rsidP="0047093D">
            <w:pPr>
              <w:rPr>
                <w:sz w:val="18"/>
              </w:rPr>
            </w:pPr>
            <w:ins w:id="78" w:author="Aavriti Jain" w:date="2022-07-25T16:26:00Z">
              <w:r>
                <w:rPr>
                  <w:sz w:val="18"/>
                </w:rPr>
                <w:t>GMT-6</w:t>
              </w:r>
            </w:ins>
            <w:del w:id="79" w:author="Aavriti Jain" w:date="2022-07-25T16:26:00Z">
              <w:r w:rsidR="00422742" w:rsidDel="004F6D7B">
                <w:rPr>
                  <w:sz w:val="18"/>
                </w:rPr>
                <w:delText>EST</w:delText>
              </w:r>
            </w:del>
          </w:p>
        </w:tc>
      </w:tr>
      <w:tr w:rsidR="0047093D" w:rsidRPr="004C32E0" w14:paraId="69793107" w14:textId="77777777" w:rsidTr="00FC2B8D">
        <w:tc>
          <w:tcPr>
            <w:tcW w:w="425" w:type="dxa"/>
          </w:tcPr>
          <w:p w14:paraId="02F70334" w14:textId="77777777" w:rsidR="0047093D" w:rsidRPr="004C32E0" w:rsidRDefault="0047093D" w:rsidP="0047093D">
            <w:pPr>
              <w:rPr>
                <w:sz w:val="18"/>
              </w:rPr>
            </w:pPr>
            <w:r w:rsidRPr="004C32E0">
              <w:rPr>
                <w:sz w:val="18"/>
              </w:rPr>
              <w:t>4</w:t>
            </w:r>
          </w:p>
        </w:tc>
        <w:tc>
          <w:tcPr>
            <w:tcW w:w="1277" w:type="dxa"/>
          </w:tcPr>
          <w:p w14:paraId="59428B06" w14:textId="01D44196" w:rsidR="0047093D" w:rsidRPr="00E3211B" w:rsidRDefault="0047093D" w:rsidP="0047093D">
            <w:pPr>
              <w:rPr>
                <w:sz w:val="18"/>
              </w:rPr>
            </w:pPr>
            <w:r w:rsidRPr="00E3211B">
              <w:rPr>
                <w:sz w:val="18"/>
              </w:rPr>
              <w:t>JLG EMEA BV</w:t>
            </w:r>
          </w:p>
        </w:tc>
        <w:tc>
          <w:tcPr>
            <w:tcW w:w="1417" w:type="dxa"/>
          </w:tcPr>
          <w:p w14:paraId="262DCB6C" w14:textId="6DAFDFEB" w:rsidR="0047093D" w:rsidRPr="007A336F" w:rsidRDefault="0047093D" w:rsidP="0047093D">
            <w:pPr>
              <w:rPr>
                <w:sz w:val="18"/>
                <w:lang w:val="en-IN"/>
              </w:rPr>
            </w:pPr>
            <w:r w:rsidRPr="007A336F">
              <w:rPr>
                <w:sz w:val="18"/>
              </w:rPr>
              <w:t>NL809888336B01</w:t>
            </w:r>
            <w:ins w:id="80" w:author="Aavriti Jain" w:date="2022-07-22T11:57:00Z">
              <w:r w:rsidR="003F7870">
                <w:rPr>
                  <w:sz w:val="18"/>
                </w:rPr>
                <w:t>00</w:t>
              </w:r>
            </w:ins>
          </w:p>
          <w:p w14:paraId="68DC5AAB" w14:textId="77777777" w:rsidR="0047093D" w:rsidRPr="00E3211B" w:rsidRDefault="0047093D" w:rsidP="0047093D">
            <w:pPr>
              <w:contextualSpacing/>
              <w:rPr>
                <w:sz w:val="18"/>
              </w:rPr>
            </w:pPr>
          </w:p>
        </w:tc>
        <w:tc>
          <w:tcPr>
            <w:tcW w:w="1418" w:type="dxa"/>
          </w:tcPr>
          <w:p w14:paraId="688F3BC5" w14:textId="0F146163" w:rsidR="0047093D" w:rsidRPr="00E3211B" w:rsidRDefault="0047093D" w:rsidP="0047093D">
            <w:pPr>
              <w:rPr>
                <w:sz w:val="18"/>
              </w:rPr>
            </w:pPr>
            <w:r w:rsidRPr="00E3211B">
              <w:rPr>
                <w:sz w:val="18"/>
              </w:rPr>
              <w:t>NL</w:t>
            </w:r>
          </w:p>
        </w:tc>
        <w:tc>
          <w:tcPr>
            <w:tcW w:w="1417" w:type="dxa"/>
          </w:tcPr>
          <w:p w14:paraId="46462DDF" w14:textId="77777777" w:rsidR="0047093D" w:rsidRPr="007A336F" w:rsidRDefault="0047093D" w:rsidP="0047093D">
            <w:pPr>
              <w:rPr>
                <w:sz w:val="18"/>
                <w:lang w:val="en-IN"/>
              </w:rPr>
            </w:pPr>
            <w:r w:rsidRPr="007A336F">
              <w:rPr>
                <w:sz w:val="18"/>
              </w:rPr>
              <w:t>NL809888336B01</w:t>
            </w:r>
          </w:p>
          <w:p w14:paraId="59F4D2C0" w14:textId="77777777" w:rsidR="0047093D" w:rsidRPr="00E3211B" w:rsidRDefault="0047093D" w:rsidP="0047093D">
            <w:pPr>
              <w:rPr>
                <w:sz w:val="18"/>
              </w:rPr>
            </w:pPr>
          </w:p>
        </w:tc>
        <w:tc>
          <w:tcPr>
            <w:tcW w:w="1367" w:type="dxa"/>
          </w:tcPr>
          <w:p w14:paraId="2045F5F4" w14:textId="77777777" w:rsidR="0047093D" w:rsidRPr="00E3211B" w:rsidRDefault="0047093D" w:rsidP="0047093D">
            <w:pPr>
              <w:rPr>
                <w:sz w:val="18"/>
              </w:rPr>
            </w:pPr>
          </w:p>
        </w:tc>
        <w:tc>
          <w:tcPr>
            <w:tcW w:w="1229" w:type="dxa"/>
          </w:tcPr>
          <w:p w14:paraId="36F96230" w14:textId="77777777" w:rsidR="0047093D" w:rsidRPr="00E3211B" w:rsidRDefault="0047093D" w:rsidP="0047093D">
            <w:pPr>
              <w:rPr>
                <w:sz w:val="18"/>
              </w:rPr>
            </w:pPr>
          </w:p>
        </w:tc>
        <w:tc>
          <w:tcPr>
            <w:tcW w:w="1262" w:type="dxa"/>
          </w:tcPr>
          <w:p w14:paraId="1838AF65" w14:textId="77777777" w:rsidR="0047093D" w:rsidRPr="00E3211B" w:rsidRDefault="0047093D" w:rsidP="0047093D">
            <w:pPr>
              <w:rPr>
                <w:sz w:val="18"/>
              </w:rPr>
            </w:pPr>
          </w:p>
        </w:tc>
        <w:tc>
          <w:tcPr>
            <w:tcW w:w="1245" w:type="dxa"/>
          </w:tcPr>
          <w:p w14:paraId="51AD7501" w14:textId="5A8990ED" w:rsidR="0047093D" w:rsidRPr="00E3211B" w:rsidRDefault="0047093D" w:rsidP="0047093D">
            <w:pPr>
              <w:rPr>
                <w:sz w:val="18"/>
              </w:rPr>
            </w:pPr>
            <w:del w:id="81" w:author="Aavriti Jain" w:date="2022-07-22T11:55:00Z">
              <w:r w:rsidRPr="00E3211B" w:rsidDel="00533178">
                <w:rPr>
                  <w:sz w:val="18"/>
                </w:rPr>
                <w:delText>&lt;</w:delText>
              </w:r>
            </w:del>
            <w:r w:rsidRPr="00E3211B">
              <w:rPr>
                <w:sz w:val="18"/>
              </w:rPr>
              <w:t>JLGNL</w:t>
            </w:r>
            <w:del w:id="82" w:author="Aavriti Jain" w:date="2022-07-22T11:55:00Z">
              <w:r w:rsidRPr="00E3211B" w:rsidDel="00533178">
                <w:rPr>
                  <w:sz w:val="18"/>
                </w:rPr>
                <w:delText>&gt;</w:delText>
              </w:r>
            </w:del>
            <w:r w:rsidRPr="00E3211B">
              <w:rPr>
                <w:sz w:val="18"/>
              </w:rPr>
              <w:t>@pdf.basware.com</w:t>
            </w:r>
          </w:p>
        </w:tc>
        <w:tc>
          <w:tcPr>
            <w:tcW w:w="993" w:type="dxa"/>
          </w:tcPr>
          <w:p w14:paraId="41B85956" w14:textId="55613831" w:rsidR="0047093D" w:rsidRPr="00E3211B" w:rsidRDefault="0047093D" w:rsidP="0047093D">
            <w:pPr>
              <w:rPr>
                <w:sz w:val="18"/>
              </w:rPr>
            </w:pPr>
            <w:r w:rsidRPr="00E3211B">
              <w:rPr>
                <w:sz w:val="18"/>
              </w:rPr>
              <w:t>JLGNL</w:t>
            </w:r>
            <w:del w:id="83" w:author="Aavriti Jain" w:date="2022-07-22T11:55:00Z">
              <w:r w:rsidRPr="00E3211B" w:rsidDel="00533178">
                <w:rPr>
                  <w:sz w:val="18"/>
                </w:rPr>
                <w:delText xml:space="preserve"> &gt;</w:delText>
              </w:r>
            </w:del>
            <w:r w:rsidRPr="00E3211B">
              <w:rPr>
                <w:sz w:val="18"/>
              </w:rPr>
              <w:t>@testpdf.basware.com</w:t>
            </w:r>
          </w:p>
        </w:tc>
        <w:tc>
          <w:tcPr>
            <w:tcW w:w="1275" w:type="dxa"/>
          </w:tcPr>
          <w:p w14:paraId="066E93DD" w14:textId="6BA5770C" w:rsidR="0047093D" w:rsidRPr="004C32E0" w:rsidRDefault="0047093D" w:rsidP="0047093D">
            <w:pPr>
              <w:rPr>
                <w:sz w:val="18"/>
              </w:rPr>
            </w:pPr>
            <w:r>
              <w:rPr>
                <w:sz w:val="18"/>
              </w:rPr>
              <w:t>Dutch</w:t>
            </w:r>
            <w:r w:rsidR="00CD78DC">
              <w:rPr>
                <w:sz w:val="18"/>
              </w:rPr>
              <w:t xml:space="preserve"> (NL)</w:t>
            </w:r>
            <w:r>
              <w:rPr>
                <w:sz w:val="18"/>
              </w:rPr>
              <w:t>, EN</w:t>
            </w:r>
            <w:del w:id="84" w:author="Aavriti Jain" w:date="2022-07-25T16:26:00Z">
              <w:r w:rsidR="00CD78DC" w:rsidDel="004F6D7B">
                <w:rPr>
                  <w:sz w:val="18"/>
                </w:rPr>
                <w:delText>, French, German, Italian, Spanish, Swedish Norweign Finnish</w:delText>
              </w:r>
              <w:r w:rsidR="00422742" w:rsidDel="004F6D7B">
                <w:rPr>
                  <w:sz w:val="18"/>
                </w:rPr>
                <w:delText>, Russion, Danish,</w:delText>
              </w:r>
            </w:del>
            <w:ins w:id="85" w:author="Aavriti Jain" w:date="2022-07-25T19:31:00Z">
              <w:r w:rsidR="008D00E9">
                <w:rPr>
                  <w:sz w:val="18"/>
                </w:rPr>
                <w:t>, French, German, Italian, Spanish</w:t>
              </w:r>
            </w:ins>
            <w:ins w:id="86" w:author="Aavriti Jain" w:date="2022-07-25T19:32:00Z">
              <w:r w:rsidR="008D00E9">
                <w:rPr>
                  <w:sz w:val="18"/>
                </w:rPr>
                <w:t>, Swedish, Norwegian, Finnish, Russion, Danish</w:t>
              </w:r>
            </w:ins>
            <w:del w:id="87" w:author="Aavriti Jain" w:date="2022-07-25T19:31:00Z">
              <w:r w:rsidR="00422742" w:rsidDel="008D00E9">
                <w:rPr>
                  <w:sz w:val="18"/>
                </w:rPr>
                <w:delText xml:space="preserve"> </w:delText>
              </w:r>
            </w:del>
          </w:p>
        </w:tc>
        <w:tc>
          <w:tcPr>
            <w:tcW w:w="851" w:type="dxa"/>
          </w:tcPr>
          <w:p w14:paraId="5B2B395C" w14:textId="7E8DF756" w:rsidR="0047093D" w:rsidRPr="004C32E0" w:rsidRDefault="0047093D" w:rsidP="0047093D">
            <w:pPr>
              <w:rPr>
                <w:sz w:val="18"/>
              </w:rPr>
            </w:pPr>
            <w:r w:rsidRPr="00F35888">
              <w:rPr>
                <w:sz w:val="18"/>
              </w:rPr>
              <w:t>&lt;</w:t>
            </w:r>
            <w:del w:id="88" w:author="Aavriti Jain" w:date="2022-07-25T16:23:00Z">
              <w:r w:rsidR="00422742" w:rsidDel="004F6D7B">
                <w:rPr>
                  <w:sz w:val="18"/>
                </w:rPr>
                <w:delText>1</w:delText>
              </w:r>
            </w:del>
            <w:ins w:id="89" w:author="Aavriti Jain" w:date="2022-07-25T16:23:00Z">
              <w:r w:rsidR="004F6D7B">
                <w:rPr>
                  <w:sz w:val="18"/>
                </w:rPr>
                <w:t>80</w:t>
              </w:r>
            </w:ins>
            <w:del w:id="90" w:author="Aavriti Jain" w:date="2022-07-25T16:23:00Z">
              <w:r w:rsidR="00422742" w:rsidDel="004F6D7B">
                <w:rPr>
                  <w:sz w:val="18"/>
                </w:rPr>
                <w:delText>55</w:delText>
              </w:r>
            </w:del>
            <w:r w:rsidR="00422742" w:rsidRPr="00F35888">
              <w:rPr>
                <w:sz w:val="18"/>
              </w:rPr>
              <w:t>k</w:t>
            </w:r>
          </w:p>
        </w:tc>
        <w:tc>
          <w:tcPr>
            <w:tcW w:w="709" w:type="dxa"/>
          </w:tcPr>
          <w:p w14:paraId="2444617B" w14:textId="77777777" w:rsidR="0047093D" w:rsidRPr="004C32E0" w:rsidRDefault="0047093D" w:rsidP="0047093D">
            <w:pPr>
              <w:rPr>
                <w:sz w:val="18"/>
              </w:rPr>
            </w:pPr>
          </w:p>
        </w:tc>
        <w:tc>
          <w:tcPr>
            <w:tcW w:w="1275" w:type="dxa"/>
          </w:tcPr>
          <w:p w14:paraId="6E5C641A" w14:textId="20345353" w:rsidR="0047093D" w:rsidRPr="004C32E0" w:rsidRDefault="004F6D7B" w:rsidP="0047093D">
            <w:pPr>
              <w:rPr>
                <w:sz w:val="18"/>
              </w:rPr>
            </w:pPr>
            <w:ins w:id="91" w:author="Aavriti Jain" w:date="2022-07-25T16:28:00Z">
              <w:r>
                <w:rPr>
                  <w:sz w:val="18"/>
                </w:rPr>
                <w:t>GMT+2</w:t>
              </w:r>
            </w:ins>
          </w:p>
        </w:tc>
      </w:tr>
      <w:tr w:rsidR="0047093D" w:rsidRPr="004C32E0" w14:paraId="5AC815DF" w14:textId="77777777" w:rsidTr="00FC2B8D">
        <w:tc>
          <w:tcPr>
            <w:tcW w:w="425" w:type="dxa"/>
          </w:tcPr>
          <w:p w14:paraId="695AD5D9" w14:textId="77777777" w:rsidR="0047093D" w:rsidRPr="004C32E0" w:rsidRDefault="0047093D" w:rsidP="0047093D">
            <w:pPr>
              <w:rPr>
                <w:sz w:val="18"/>
              </w:rPr>
            </w:pPr>
            <w:r w:rsidRPr="004C32E0">
              <w:rPr>
                <w:sz w:val="18"/>
              </w:rPr>
              <w:lastRenderedPageBreak/>
              <w:t>5</w:t>
            </w:r>
          </w:p>
        </w:tc>
        <w:tc>
          <w:tcPr>
            <w:tcW w:w="1277" w:type="dxa"/>
          </w:tcPr>
          <w:p w14:paraId="5CCACCC8" w14:textId="540CCAB9" w:rsidR="0047093D" w:rsidRPr="00E3211B" w:rsidRDefault="004C3C42" w:rsidP="0047093D">
            <w:pPr>
              <w:rPr>
                <w:sz w:val="18"/>
              </w:rPr>
            </w:pPr>
            <w:r w:rsidRPr="004C3C42">
              <w:rPr>
                <w:sz w:val="18"/>
              </w:rPr>
              <w:t>Oshkosh Arabia</w:t>
            </w:r>
          </w:p>
        </w:tc>
        <w:tc>
          <w:tcPr>
            <w:tcW w:w="1417" w:type="dxa"/>
          </w:tcPr>
          <w:p w14:paraId="6B1F0486" w14:textId="30193861" w:rsidR="0047093D" w:rsidRPr="00E3211B" w:rsidRDefault="0047093D" w:rsidP="0047093D">
            <w:pPr>
              <w:rPr>
                <w:sz w:val="18"/>
              </w:rPr>
            </w:pPr>
            <w:r>
              <w:rPr>
                <w:sz w:val="18"/>
              </w:rPr>
              <w:t>A</w:t>
            </w:r>
            <w:r w:rsidR="007E7F80">
              <w:rPr>
                <w:sz w:val="18"/>
              </w:rPr>
              <w:t>E</w:t>
            </w:r>
            <w:r>
              <w:t xml:space="preserve"> </w:t>
            </w:r>
            <w:r w:rsidRPr="009C5342">
              <w:rPr>
                <w:sz w:val="18"/>
              </w:rPr>
              <w:t>100323690600003|</w:t>
            </w:r>
          </w:p>
        </w:tc>
        <w:tc>
          <w:tcPr>
            <w:tcW w:w="1418" w:type="dxa"/>
          </w:tcPr>
          <w:p w14:paraId="1FFD69CA" w14:textId="5294A13A" w:rsidR="0047093D" w:rsidRPr="00E3211B" w:rsidRDefault="0047093D" w:rsidP="0047093D">
            <w:pPr>
              <w:rPr>
                <w:sz w:val="18"/>
              </w:rPr>
            </w:pPr>
            <w:r w:rsidRPr="00E3211B">
              <w:rPr>
                <w:sz w:val="18"/>
              </w:rPr>
              <w:t>A</w:t>
            </w:r>
            <w:r w:rsidR="007E7F80">
              <w:rPr>
                <w:sz w:val="18"/>
              </w:rPr>
              <w:t>E</w:t>
            </w:r>
          </w:p>
        </w:tc>
        <w:tc>
          <w:tcPr>
            <w:tcW w:w="1417" w:type="dxa"/>
          </w:tcPr>
          <w:p w14:paraId="57D02D71" w14:textId="01BCDBE5" w:rsidR="0047093D" w:rsidRPr="00E3211B" w:rsidRDefault="0047093D" w:rsidP="0047093D">
            <w:pPr>
              <w:rPr>
                <w:sz w:val="18"/>
              </w:rPr>
            </w:pPr>
            <w:r w:rsidRPr="009C5342">
              <w:rPr>
                <w:sz w:val="18"/>
              </w:rPr>
              <w:t>100323690600003|</w:t>
            </w:r>
          </w:p>
        </w:tc>
        <w:tc>
          <w:tcPr>
            <w:tcW w:w="1367" w:type="dxa"/>
          </w:tcPr>
          <w:p w14:paraId="686C37B1" w14:textId="77777777" w:rsidR="0047093D" w:rsidRPr="00E3211B" w:rsidRDefault="0047093D" w:rsidP="0047093D">
            <w:pPr>
              <w:rPr>
                <w:sz w:val="18"/>
              </w:rPr>
            </w:pPr>
          </w:p>
        </w:tc>
        <w:tc>
          <w:tcPr>
            <w:tcW w:w="1229" w:type="dxa"/>
          </w:tcPr>
          <w:p w14:paraId="1AA173DE" w14:textId="77777777" w:rsidR="0047093D" w:rsidRPr="00E3211B" w:rsidRDefault="0047093D" w:rsidP="0047093D">
            <w:pPr>
              <w:rPr>
                <w:sz w:val="18"/>
              </w:rPr>
            </w:pPr>
          </w:p>
        </w:tc>
        <w:tc>
          <w:tcPr>
            <w:tcW w:w="1262" w:type="dxa"/>
          </w:tcPr>
          <w:p w14:paraId="3EE6DB13" w14:textId="77777777" w:rsidR="0047093D" w:rsidRPr="00E3211B" w:rsidRDefault="0047093D" w:rsidP="0047093D">
            <w:pPr>
              <w:rPr>
                <w:sz w:val="18"/>
              </w:rPr>
            </w:pPr>
          </w:p>
        </w:tc>
        <w:tc>
          <w:tcPr>
            <w:tcW w:w="1245" w:type="dxa"/>
          </w:tcPr>
          <w:p w14:paraId="396F300F" w14:textId="2AFA0C8E" w:rsidR="0047093D" w:rsidRPr="00E3211B" w:rsidRDefault="0047093D" w:rsidP="0047093D">
            <w:pPr>
              <w:rPr>
                <w:sz w:val="18"/>
              </w:rPr>
            </w:pPr>
            <w:del w:id="92" w:author="Aavriti Jain" w:date="2022-07-22T11:55:00Z">
              <w:r w:rsidRPr="00E3211B" w:rsidDel="00533178">
                <w:rPr>
                  <w:sz w:val="18"/>
                </w:rPr>
                <w:delText xml:space="preserve">&lt; </w:delText>
              </w:r>
            </w:del>
            <w:r w:rsidRPr="00E3211B">
              <w:rPr>
                <w:sz w:val="18"/>
              </w:rPr>
              <w:t>JLGA</w:t>
            </w:r>
            <w:r w:rsidR="007E7F80">
              <w:rPr>
                <w:sz w:val="18"/>
              </w:rPr>
              <w:t>E</w:t>
            </w:r>
            <w:del w:id="93" w:author="Aavriti Jain" w:date="2022-07-22T11:55:00Z">
              <w:r w:rsidRPr="00E3211B" w:rsidDel="00533178">
                <w:rPr>
                  <w:sz w:val="18"/>
                </w:rPr>
                <w:delText xml:space="preserve"> &gt;</w:delText>
              </w:r>
            </w:del>
            <w:r w:rsidRPr="00E3211B">
              <w:rPr>
                <w:sz w:val="18"/>
              </w:rPr>
              <w:t>@pdf.basware.com</w:t>
            </w:r>
          </w:p>
        </w:tc>
        <w:tc>
          <w:tcPr>
            <w:tcW w:w="993" w:type="dxa"/>
          </w:tcPr>
          <w:p w14:paraId="5DCB39BE" w14:textId="55C07F4C" w:rsidR="0047093D" w:rsidRPr="00E3211B" w:rsidRDefault="0047093D" w:rsidP="0047093D">
            <w:pPr>
              <w:rPr>
                <w:sz w:val="18"/>
              </w:rPr>
            </w:pPr>
            <w:r w:rsidRPr="00E3211B">
              <w:rPr>
                <w:sz w:val="18"/>
              </w:rPr>
              <w:t>JLGA</w:t>
            </w:r>
            <w:r w:rsidR="007E7F80">
              <w:rPr>
                <w:sz w:val="18"/>
              </w:rPr>
              <w:t>E</w:t>
            </w:r>
            <w:del w:id="94" w:author="Aavriti Jain" w:date="2022-07-22T11:55:00Z">
              <w:r w:rsidRPr="00E3211B" w:rsidDel="00533178">
                <w:rPr>
                  <w:sz w:val="18"/>
                </w:rPr>
                <w:delText>&gt;</w:delText>
              </w:r>
            </w:del>
            <w:r w:rsidRPr="00E3211B">
              <w:rPr>
                <w:sz w:val="18"/>
              </w:rPr>
              <w:t>@testpdf.basware.com</w:t>
            </w:r>
          </w:p>
        </w:tc>
        <w:tc>
          <w:tcPr>
            <w:tcW w:w="1275" w:type="dxa"/>
          </w:tcPr>
          <w:p w14:paraId="79938637" w14:textId="5DDB53ED" w:rsidR="0047093D" w:rsidRPr="004C32E0" w:rsidRDefault="0047093D" w:rsidP="0047093D">
            <w:pPr>
              <w:rPr>
                <w:sz w:val="18"/>
              </w:rPr>
            </w:pPr>
            <w:r>
              <w:rPr>
                <w:sz w:val="18"/>
              </w:rPr>
              <w:t>Arabic, EN</w:t>
            </w:r>
          </w:p>
        </w:tc>
        <w:tc>
          <w:tcPr>
            <w:tcW w:w="851" w:type="dxa"/>
          </w:tcPr>
          <w:p w14:paraId="2B90D2DC" w14:textId="2654C4E1" w:rsidR="0047093D" w:rsidRPr="004C32E0" w:rsidRDefault="0047093D" w:rsidP="0047093D">
            <w:pPr>
              <w:rPr>
                <w:sz w:val="18"/>
              </w:rPr>
            </w:pPr>
            <w:r w:rsidRPr="00F35888">
              <w:rPr>
                <w:sz w:val="18"/>
              </w:rPr>
              <w:t>&lt;</w:t>
            </w:r>
            <w:ins w:id="95" w:author="Aavriti Jain" w:date="2022-07-25T16:24:00Z">
              <w:r w:rsidR="004F6D7B">
                <w:rPr>
                  <w:sz w:val="18"/>
                </w:rPr>
                <w:t>8</w:t>
              </w:r>
            </w:ins>
            <w:del w:id="96" w:author="Aavriti Jain" w:date="2022-07-25T16:24:00Z">
              <w:r w:rsidR="00422742" w:rsidDel="004F6D7B">
                <w:rPr>
                  <w:sz w:val="18"/>
                </w:rPr>
                <w:delText>2</w:delText>
              </w:r>
            </w:del>
            <w:r w:rsidR="00422742">
              <w:rPr>
                <w:sz w:val="18"/>
              </w:rPr>
              <w:t>0</w:t>
            </w:r>
            <w:r w:rsidR="00422742" w:rsidRPr="00F35888">
              <w:rPr>
                <w:sz w:val="18"/>
              </w:rPr>
              <w:t>k</w:t>
            </w:r>
          </w:p>
        </w:tc>
        <w:tc>
          <w:tcPr>
            <w:tcW w:w="709" w:type="dxa"/>
          </w:tcPr>
          <w:p w14:paraId="6DF60488" w14:textId="77777777" w:rsidR="0047093D" w:rsidRPr="004C32E0" w:rsidRDefault="0047093D" w:rsidP="0047093D">
            <w:pPr>
              <w:rPr>
                <w:sz w:val="18"/>
              </w:rPr>
            </w:pPr>
          </w:p>
        </w:tc>
        <w:tc>
          <w:tcPr>
            <w:tcW w:w="1275" w:type="dxa"/>
          </w:tcPr>
          <w:p w14:paraId="1218C19B" w14:textId="5A0F2A31" w:rsidR="0047093D" w:rsidRPr="004C32E0" w:rsidRDefault="004F6D7B" w:rsidP="0047093D">
            <w:pPr>
              <w:rPr>
                <w:sz w:val="18"/>
              </w:rPr>
            </w:pPr>
            <w:ins w:id="97" w:author="Aavriti Jain" w:date="2022-07-25T16:28:00Z">
              <w:r>
                <w:rPr>
                  <w:sz w:val="18"/>
                </w:rPr>
                <w:t>GMT+2</w:t>
              </w:r>
            </w:ins>
          </w:p>
        </w:tc>
      </w:tr>
      <w:tr w:rsidR="007E7F80" w:rsidRPr="004C32E0" w14:paraId="387EE9D4" w14:textId="77777777" w:rsidTr="00FC2B8D">
        <w:tc>
          <w:tcPr>
            <w:tcW w:w="425" w:type="dxa"/>
          </w:tcPr>
          <w:p w14:paraId="19841EC5" w14:textId="60C82E53" w:rsidR="007E7F80" w:rsidRPr="004C32E0" w:rsidRDefault="007E7F80" w:rsidP="007E7F80">
            <w:pPr>
              <w:rPr>
                <w:sz w:val="18"/>
              </w:rPr>
            </w:pPr>
            <w:r>
              <w:rPr>
                <w:sz w:val="18"/>
              </w:rPr>
              <w:t>6</w:t>
            </w:r>
          </w:p>
        </w:tc>
        <w:tc>
          <w:tcPr>
            <w:tcW w:w="1277" w:type="dxa"/>
          </w:tcPr>
          <w:p w14:paraId="7C9D3AFD" w14:textId="35076D98" w:rsidR="007E7F80" w:rsidRPr="00E3211B" w:rsidRDefault="007E7F80" w:rsidP="007E7F80">
            <w:pPr>
              <w:rPr>
                <w:sz w:val="18"/>
              </w:rPr>
            </w:pPr>
            <w:r w:rsidRPr="00E3211B">
              <w:rPr>
                <w:sz w:val="18"/>
              </w:rPr>
              <w:t>JLG France sarl</w:t>
            </w:r>
          </w:p>
        </w:tc>
        <w:tc>
          <w:tcPr>
            <w:tcW w:w="1417" w:type="dxa"/>
          </w:tcPr>
          <w:p w14:paraId="36ECEA6E" w14:textId="3702A01A" w:rsidR="007E7F80" w:rsidRPr="00E3211B" w:rsidRDefault="007E7F80" w:rsidP="007E7F80">
            <w:pPr>
              <w:rPr>
                <w:sz w:val="18"/>
              </w:rPr>
            </w:pPr>
            <w:r w:rsidRPr="00E3211B">
              <w:rPr>
                <w:sz w:val="18"/>
              </w:rPr>
              <w:t>FR80382574069</w:t>
            </w:r>
          </w:p>
        </w:tc>
        <w:tc>
          <w:tcPr>
            <w:tcW w:w="1418" w:type="dxa"/>
          </w:tcPr>
          <w:p w14:paraId="39EA54CE" w14:textId="169D1079" w:rsidR="007E7F80" w:rsidRPr="00E3211B" w:rsidRDefault="007E7F80" w:rsidP="007E7F80">
            <w:pPr>
              <w:rPr>
                <w:sz w:val="18"/>
              </w:rPr>
            </w:pPr>
            <w:r w:rsidRPr="00E3211B">
              <w:rPr>
                <w:sz w:val="18"/>
              </w:rPr>
              <w:t>FR</w:t>
            </w:r>
          </w:p>
        </w:tc>
        <w:tc>
          <w:tcPr>
            <w:tcW w:w="1417" w:type="dxa"/>
          </w:tcPr>
          <w:p w14:paraId="6DC42A51" w14:textId="7E9A7EBD" w:rsidR="007E7F80" w:rsidRPr="00E3211B" w:rsidRDefault="007E7F80" w:rsidP="007E7F80">
            <w:pPr>
              <w:rPr>
                <w:sz w:val="18"/>
              </w:rPr>
            </w:pPr>
            <w:r w:rsidRPr="00E3211B">
              <w:rPr>
                <w:sz w:val="18"/>
              </w:rPr>
              <w:t>FR80382574069</w:t>
            </w:r>
          </w:p>
        </w:tc>
        <w:tc>
          <w:tcPr>
            <w:tcW w:w="1367" w:type="dxa"/>
          </w:tcPr>
          <w:p w14:paraId="19984A35" w14:textId="77777777" w:rsidR="007E7F80" w:rsidRPr="00E3211B" w:rsidRDefault="007E7F80" w:rsidP="007E7F80">
            <w:pPr>
              <w:rPr>
                <w:sz w:val="18"/>
              </w:rPr>
            </w:pPr>
          </w:p>
        </w:tc>
        <w:tc>
          <w:tcPr>
            <w:tcW w:w="1229" w:type="dxa"/>
          </w:tcPr>
          <w:p w14:paraId="02639293" w14:textId="77777777" w:rsidR="007E7F80" w:rsidRPr="00E3211B" w:rsidRDefault="007E7F80" w:rsidP="007E7F80">
            <w:pPr>
              <w:rPr>
                <w:sz w:val="18"/>
              </w:rPr>
            </w:pPr>
          </w:p>
        </w:tc>
        <w:tc>
          <w:tcPr>
            <w:tcW w:w="1262" w:type="dxa"/>
          </w:tcPr>
          <w:p w14:paraId="40FAB12C" w14:textId="77777777" w:rsidR="007E7F80" w:rsidRPr="00E3211B" w:rsidRDefault="007E7F80" w:rsidP="007E7F80">
            <w:pPr>
              <w:rPr>
                <w:sz w:val="18"/>
              </w:rPr>
            </w:pPr>
          </w:p>
        </w:tc>
        <w:tc>
          <w:tcPr>
            <w:tcW w:w="1245" w:type="dxa"/>
          </w:tcPr>
          <w:p w14:paraId="6C6BBF6C" w14:textId="6E0A7635" w:rsidR="007E7F80" w:rsidRPr="00E3211B" w:rsidRDefault="007E7F80" w:rsidP="007E7F80">
            <w:pPr>
              <w:rPr>
                <w:sz w:val="18"/>
              </w:rPr>
            </w:pPr>
            <w:del w:id="98" w:author="Aavriti Jain" w:date="2022-07-22T11:55:00Z">
              <w:r w:rsidRPr="00E3211B" w:rsidDel="00533178">
                <w:rPr>
                  <w:sz w:val="18"/>
                </w:rPr>
                <w:delText xml:space="preserve">&lt; </w:delText>
              </w:r>
            </w:del>
            <w:r w:rsidRPr="00E3211B">
              <w:rPr>
                <w:sz w:val="18"/>
              </w:rPr>
              <w:t>JLGFR</w:t>
            </w:r>
            <w:del w:id="99" w:author="Aavriti Jain" w:date="2022-07-22T11:55:00Z">
              <w:r w:rsidRPr="00E3211B" w:rsidDel="00533178">
                <w:rPr>
                  <w:sz w:val="18"/>
                </w:rPr>
                <w:delText xml:space="preserve"> &gt;</w:delText>
              </w:r>
            </w:del>
            <w:r w:rsidRPr="00E3211B">
              <w:rPr>
                <w:sz w:val="18"/>
              </w:rPr>
              <w:t>@pdf.basware.com</w:t>
            </w:r>
          </w:p>
        </w:tc>
        <w:tc>
          <w:tcPr>
            <w:tcW w:w="993" w:type="dxa"/>
          </w:tcPr>
          <w:p w14:paraId="7C9B8C4A" w14:textId="3980A2BB" w:rsidR="007E7F80" w:rsidRPr="00E3211B" w:rsidRDefault="007E7F80" w:rsidP="007E7F80">
            <w:pPr>
              <w:rPr>
                <w:sz w:val="18"/>
              </w:rPr>
            </w:pPr>
            <w:r w:rsidRPr="00E3211B">
              <w:rPr>
                <w:sz w:val="18"/>
              </w:rPr>
              <w:t>JLGFR</w:t>
            </w:r>
            <w:del w:id="100" w:author="Aavriti Jain" w:date="2022-07-22T11:56:00Z">
              <w:r w:rsidRPr="00E3211B" w:rsidDel="00533178">
                <w:rPr>
                  <w:sz w:val="18"/>
                </w:rPr>
                <w:delText>&gt;</w:delText>
              </w:r>
            </w:del>
            <w:r w:rsidRPr="00E3211B">
              <w:rPr>
                <w:sz w:val="18"/>
              </w:rPr>
              <w:t>@testpdf.basware.com</w:t>
            </w:r>
          </w:p>
        </w:tc>
        <w:tc>
          <w:tcPr>
            <w:tcW w:w="1275" w:type="dxa"/>
          </w:tcPr>
          <w:p w14:paraId="7661EF09" w14:textId="60769B2A" w:rsidR="007E7F80" w:rsidRPr="004C32E0" w:rsidRDefault="007E7F80" w:rsidP="007E7F80">
            <w:pPr>
              <w:rPr>
                <w:sz w:val="18"/>
              </w:rPr>
            </w:pPr>
            <w:del w:id="101" w:author="Aavriti Jain" w:date="2022-07-25T16:27:00Z">
              <w:r w:rsidRPr="006A05D9" w:rsidDel="004F6D7B">
                <w:rPr>
                  <w:sz w:val="18"/>
                </w:rPr>
                <w:delText xml:space="preserve">Dutch (NL), </w:delText>
              </w:r>
            </w:del>
            <w:r w:rsidRPr="006A05D9">
              <w:rPr>
                <w:sz w:val="18"/>
              </w:rPr>
              <w:t>EN, French</w:t>
            </w:r>
            <w:ins w:id="102" w:author="Aavriti Jain" w:date="2022-07-25T19:32:00Z">
              <w:r w:rsidR="008D00E9">
                <w:rPr>
                  <w:sz w:val="18"/>
                </w:rPr>
                <w:t>, Dutch (NL), German, Italian, Spanish, Swedish, Norwegian, Finnish, Russion, Danish</w:t>
              </w:r>
            </w:ins>
            <w:del w:id="103" w:author="Aavriti Jain" w:date="2022-07-25T16:26:00Z">
              <w:r w:rsidRPr="006A05D9" w:rsidDel="004F6D7B">
                <w:rPr>
                  <w:sz w:val="18"/>
                </w:rPr>
                <w:delText xml:space="preserve">, German, Italian, Spanish, Swedish Norweign Finnish, Russion, Danish, </w:delText>
              </w:r>
            </w:del>
          </w:p>
        </w:tc>
        <w:tc>
          <w:tcPr>
            <w:tcW w:w="851" w:type="dxa"/>
          </w:tcPr>
          <w:p w14:paraId="261C2BB9" w14:textId="5A94381E" w:rsidR="007E7F80" w:rsidRPr="004C32E0" w:rsidRDefault="007E7F80" w:rsidP="007E7F80">
            <w:pPr>
              <w:rPr>
                <w:sz w:val="18"/>
              </w:rPr>
            </w:pPr>
            <w:r w:rsidRPr="00F35888">
              <w:rPr>
                <w:sz w:val="18"/>
              </w:rPr>
              <w:t>&lt;</w:t>
            </w:r>
            <w:ins w:id="104" w:author="Aavriti Jain" w:date="2022-07-25T16:24:00Z">
              <w:r w:rsidR="004F6D7B">
                <w:rPr>
                  <w:sz w:val="18"/>
                </w:rPr>
                <w:t>8</w:t>
              </w:r>
            </w:ins>
            <w:del w:id="105" w:author="Aavriti Jain" w:date="2022-07-25T16:24:00Z">
              <w:r w:rsidDel="004F6D7B">
                <w:rPr>
                  <w:sz w:val="18"/>
                </w:rPr>
                <w:delText>2</w:delText>
              </w:r>
            </w:del>
            <w:r>
              <w:rPr>
                <w:sz w:val="18"/>
              </w:rPr>
              <w:t>0</w:t>
            </w:r>
            <w:r w:rsidRPr="00F35888">
              <w:rPr>
                <w:sz w:val="18"/>
              </w:rPr>
              <w:t>k</w:t>
            </w:r>
          </w:p>
        </w:tc>
        <w:tc>
          <w:tcPr>
            <w:tcW w:w="709" w:type="dxa"/>
          </w:tcPr>
          <w:p w14:paraId="21C63100" w14:textId="77777777" w:rsidR="007E7F80" w:rsidRPr="004C32E0" w:rsidRDefault="007E7F80" w:rsidP="007E7F80">
            <w:pPr>
              <w:rPr>
                <w:sz w:val="18"/>
              </w:rPr>
            </w:pPr>
          </w:p>
        </w:tc>
        <w:tc>
          <w:tcPr>
            <w:tcW w:w="1275" w:type="dxa"/>
          </w:tcPr>
          <w:p w14:paraId="4B5289D7" w14:textId="16D6420A" w:rsidR="007E7F80" w:rsidRPr="004C32E0" w:rsidRDefault="004F6D7B" w:rsidP="007E7F80">
            <w:pPr>
              <w:rPr>
                <w:sz w:val="18"/>
              </w:rPr>
            </w:pPr>
            <w:ins w:id="106" w:author="Aavriti Jain" w:date="2022-07-25T16:28:00Z">
              <w:r>
                <w:rPr>
                  <w:sz w:val="18"/>
                </w:rPr>
                <w:t>GMT+2</w:t>
              </w:r>
            </w:ins>
          </w:p>
        </w:tc>
      </w:tr>
      <w:tr w:rsidR="007E7F80" w:rsidRPr="004C32E0" w14:paraId="14EA658B" w14:textId="77777777" w:rsidTr="00FC2B8D">
        <w:tc>
          <w:tcPr>
            <w:tcW w:w="425" w:type="dxa"/>
          </w:tcPr>
          <w:p w14:paraId="465FCE88" w14:textId="6109A9DB" w:rsidR="007E7F80" w:rsidRPr="004C32E0" w:rsidRDefault="007E7F80" w:rsidP="007E7F80">
            <w:pPr>
              <w:rPr>
                <w:sz w:val="18"/>
              </w:rPr>
            </w:pPr>
            <w:r>
              <w:rPr>
                <w:sz w:val="18"/>
              </w:rPr>
              <w:t>7</w:t>
            </w:r>
          </w:p>
        </w:tc>
        <w:tc>
          <w:tcPr>
            <w:tcW w:w="1277" w:type="dxa"/>
          </w:tcPr>
          <w:p w14:paraId="64831FA1" w14:textId="62DE9DFA" w:rsidR="007E7F80" w:rsidRPr="00E3211B" w:rsidRDefault="007E7F80" w:rsidP="007E7F80">
            <w:pPr>
              <w:rPr>
                <w:sz w:val="18"/>
              </w:rPr>
            </w:pPr>
            <w:r w:rsidRPr="00E3211B">
              <w:rPr>
                <w:sz w:val="18"/>
              </w:rPr>
              <w:t>JLG Industries (Italia) SRL Italy</w:t>
            </w:r>
          </w:p>
        </w:tc>
        <w:tc>
          <w:tcPr>
            <w:tcW w:w="1417" w:type="dxa"/>
          </w:tcPr>
          <w:p w14:paraId="156156BB" w14:textId="76B4F4A9" w:rsidR="007E7F80" w:rsidRPr="00E3211B" w:rsidRDefault="007E7F80" w:rsidP="007E7F80">
            <w:pPr>
              <w:rPr>
                <w:sz w:val="18"/>
              </w:rPr>
            </w:pPr>
            <w:r w:rsidRPr="004C3C42">
              <w:rPr>
                <w:sz w:val="18"/>
              </w:rPr>
              <w:t>IT12710370151</w:t>
            </w:r>
          </w:p>
        </w:tc>
        <w:tc>
          <w:tcPr>
            <w:tcW w:w="1418" w:type="dxa"/>
          </w:tcPr>
          <w:p w14:paraId="52490558" w14:textId="38B6D8AA" w:rsidR="007E7F80" w:rsidRPr="00E3211B" w:rsidRDefault="00500F8A" w:rsidP="007E7F80">
            <w:pPr>
              <w:rPr>
                <w:sz w:val="18"/>
              </w:rPr>
            </w:pPr>
            <w:ins w:id="107" w:author="Aavriti Jain" w:date="2022-07-21T13:30:00Z">
              <w:r>
                <w:rPr>
                  <w:sz w:val="18"/>
                </w:rPr>
                <w:t>IT</w:t>
              </w:r>
            </w:ins>
            <w:del w:id="108" w:author="Aavriti Jain" w:date="2022-07-21T13:30:00Z">
              <w:r w:rsidR="007E7F80" w:rsidRPr="00E3211B" w:rsidDel="00500F8A">
                <w:rPr>
                  <w:sz w:val="18"/>
                </w:rPr>
                <w:delText>47</w:delText>
              </w:r>
            </w:del>
          </w:p>
        </w:tc>
        <w:tc>
          <w:tcPr>
            <w:tcW w:w="1417" w:type="dxa"/>
          </w:tcPr>
          <w:p w14:paraId="565EF0C3" w14:textId="65D1A474" w:rsidR="007E7F80" w:rsidRPr="00E3211B" w:rsidRDefault="007E7F80" w:rsidP="007E7F80">
            <w:pPr>
              <w:rPr>
                <w:sz w:val="18"/>
              </w:rPr>
            </w:pPr>
            <w:r w:rsidRPr="004C3C42">
              <w:rPr>
                <w:sz w:val="18"/>
              </w:rPr>
              <w:t>IT12710370151</w:t>
            </w:r>
          </w:p>
        </w:tc>
        <w:tc>
          <w:tcPr>
            <w:tcW w:w="1367" w:type="dxa"/>
          </w:tcPr>
          <w:p w14:paraId="134742FB" w14:textId="77777777" w:rsidR="007E7F80" w:rsidRPr="00E3211B" w:rsidRDefault="007E7F80" w:rsidP="007E7F80">
            <w:pPr>
              <w:rPr>
                <w:sz w:val="18"/>
              </w:rPr>
            </w:pPr>
          </w:p>
        </w:tc>
        <w:tc>
          <w:tcPr>
            <w:tcW w:w="1229" w:type="dxa"/>
          </w:tcPr>
          <w:p w14:paraId="2FE15E5E" w14:textId="77777777" w:rsidR="007E7F80" w:rsidRPr="00E3211B" w:rsidRDefault="007E7F80" w:rsidP="007E7F80">
            <w:pPr>
              <w:rPr>
                <w:sz w:val="18"/>
              </w:rPr>
            </w:pPr>
          </w:p>
        </w:tc>
        <w:tc>
          <w:tcPr>
            <w:tcW w:w="1262" w:type="dxa"/>
          </w:tcPr>
          <w:p w14:paraId="73EE050D" w14:textId="77777777" w:rsidR="007E7F80" w:rsidRPr="00E3211B" w:rsidRDefault="007E7F80" w:rsidP="007E7F80">
            <w:pPr>
              <w:rPr>
                <w:sz w:val="18"/>
              </w:rPr>
            </w:pPr>
          </w:p>
        </w:tc>
        <w:tc>
          <w:tcPr>
            <w:tcW w:w="1245" w:type="dxa"/>
          </w:tcPr>
          <w:p w14:paraId="0D44B9D0" w14:textId="1E7E140A" w:rsidR="007E7F80" w:rsidRPr="00E3211B" w:rsidRDefault="007E7F80" w:rsidP="007E7F80">
            <w:pPr>
              <w:rPr>
                <w:sz w:val="18"/>
              </w:rPr>
            </w:pPr>
            <w:del w:id="109" w:author="Aavriti Jain" w:date="2022-07-22T12:00:00Z">
              <w:r w:rsidRPr="00E3211B" w:rsidDel="003F7870">
                <w:rPr>
                  <w:sz w:val="18"/>
                </w:rPr>
                <w:delText xml:space="preserve">&lt; </w:delText>
              </w:r>
            </w:del>
            <w:r w:rsidRPr="00E3211B">
              <w:rPr>
                <w:sz w:val="18"/>
              </w:rPr>
              <w:t>JLGIT</w:t>
            </w:r>
            <w:del w:id="110" w:author="Aavriti Jain" w:date="2022-07-22T12:00:00Z">
              <w:r w:rsidRPr="00E3211B" w:rsidDel="003F7870">
                <w:rPr>
                  <w:sz w:val="18"/>
                </w:rPr>
                <w:delText xml:space="preserve"> &gt;</w:delText>
              </w:r>
            </w:del>
            <w:r w:rsidRPr="00E3211B">
              <w:rPr>
                <w:sz w:val="18"/>
              </w:rPr>
              <w:t>@pdf.basware.com</w:t>
            </w:r>
          </w:p>
        </w:tc>
        <w:tc>
          <w:tcPr>
            <w:tcW w:w="993" w:type="dxa"/>
          </w:tcPr>
          <w:p w14:paraId="20991E3B" w14:textId="23BB3A0E" w:rsidR="007E7F80" w:rsidRPr="00E3211B" w:rsidRDefault="003F7870" w:rsidP="007E7F80">
            <w:pPr>
              <w:rPr>
                <w:sz w:val="18"/>
              </w:rPr>
            </w:pPr>
            <w:ins w:id="111" w:author="Aavriti Jain" w:date="2022-07-22T12:00:00Z">
              <w:r>
                <w:rPr>
                  <w:sz w:val="18"/>
                </w:rPr>
                <w:fldChar w:fldCharType="begin"/>
              </w:r>
              <w:r>
                <w:rPr>
                  <w:sz w:val="18"/>
                </w:rPr>
                <w:instrText xml:space="preserve"> HYPERLINK "mailto:</w:instrText>
              </w:r>
            </w:ins>
            <w:r w:rsidRPr="00E3211B">
              <w:rPr>
                <w:sz w:val="18"/>
              </w:rPr>
              <w:instrText>JLGIT@testpdf.basware.com</w:instrText>
            </w:r>
            <w:ins w:id="112" w:author="Aavriti Jain" w:date="2022-07-22T12:00:00Z">
              <w:r>
                <w:rPr>
                  <w:sz w:val="18"/>
                </w:rPr>
                <w:instrText xml:space="preserve">" </w:instrText>
              </w:r>
              <w:r>
                <w:rPr>
                  <w:sz w:val="18"/>
                </w:rPr>
              </w:r>
              <w:r>
                <w:rPr>
                  <w:sz w:val="18"/>
                </w:rPr>
                <w:fldChar w:fldCharType="separate"/>
              </w:r>
            </w:ins>
            <w:r w:rsidRPr="00AB5996">
              <w:rPr>
                <w:rStyle w:val="Hyperlink"/>
                <w:sz w:val="18"/>
              </w:rPr>
              <w:t>JLGIT</w:t>
            </w:r>
            <w:del w:id="113" w:author="Aavriti Jain" w:date="2022-07-22T12:00:00Z">
              <w:r w:rsidRPr="00AB5996" w:rsidDel="003F7870">
                <w:rPr>
                  <w:rStyle w:val="Hyperlink"/>
                  <w:sz w:val="18"/>
                </w:rPr>
                <w:delText xml:space="preserve"> &gt;</w:delText>
              </w:r>
            </w:del>
            <w:r w:rsidRPr="00AB5996">
              <w:rPr>
                <w:rStyle w:val="Hyperlink"/>
                <w:sz w:val="18"/>
              </w:rPr>
              <w:t>@testpdf.basware.com</w:t>
            </w:r>
            <w:ins w:id="114" w:author="Aavriti Jain" w:date="2022-07-22T12:00:00Z">
              <w:r>
                <w:rPr>
                  <w:sz w:val="18"/>
                </w:rPr>
                <w:fldChar w:fldCharType="end"/>
              </w:r>
            </w:ins>
          </w:p>
        </w:tc>
        <w:tc>
          <w:tcPr>
            <w:tcW w:w="1275" w:type="dxa"/>
          </w:tcPr>
          <w:p w14:paraId="2D2983B8" w14:textId="74F6D8C2" w:rsidR="007E7F80" w:rsidRPr="004C32E0" w:rsidRDefault="007E7F80" w:rsidP="007E7F80">
            <w:pPr>
              <w:rPr>
                <w:sz w:val="18"/>
              </w:rPr>
            </w:pPr>
            <w:del w:id="115" w:author="Aavriti Jain" w:date="2022-07-25T16:28:00Z">
              <w:r w:rsidRPr="006A05D9" w:rsidDel="004F6D7B">
                <w:rPr>
                  <w:sz w:val="18"/>
                </w:rPr>
                <w:delText xml:space="preserve">Dutch (NL), </w:delText>
              </w:r>
            </w:del>
            <w:r w:rsidRPr="006A05D9">
              <w:rPr>
                <w:sz w:val="18"/>
              </w:rPr>
              <w:t>EN</w:t>
            </w:r>
            <w:ins w:id="116" w:author="Aavriti Jain" w:date="2022-07-25T16:27:00Z">
              <w:r w:rsidR="004F6D7B">
                <w:rPr>
                  <w:sz w:val="18"/>
                </w:rPr>
                <w:t>,</w:t>
              </w:r>
            </w:ins>
            <w:del w:id="117" w:author="Aavriti Jain" w:date="2022-07-25T16:27:00Z">
              <w:r w:rsidRPr="006A05D9" w:rsidDel="004F6D7B">
                <w:rPr>
                  <w:sz w:val="18"/>
                </w:rPr>
                <w:delText>, French, German,</w:delText>
              </w:r>
            </w:del>
            <w:r w:rsidRPr="006A05D9">
              <w:rPr>
                <w:sz w:val="18"/>
              </w:rPr>
              <w:t xml:space="preserve"> Italian</w:t>
            </w:r>
            <w:ins w:id="118" w:author="Aavriti Jain" w:date="2022-07-25T19:33:00Z">
              <w:r w:rsidR="008D00E9">
                <w:rPr>
                  <w:sz w:val="18"/>
                </w:rPr>
                <w:t>, Dutch (NL),Fre</w:t>
              </w:r>
            </w:ins>
            <w:ins w:id="119" w:author="Aavriti Jain" w:date="2022-07-25T19:34:00Z">
              <w:r w:rsidR="008D00E9">
                <w:rPr>
                  <w:sz w:val="18"/>
                </w:rPr>
                <w:t xml:space="preserve">nch, </w:t>
              </w:r>
            </w:ins>
            <w:ins w:id="120" w:author="Aavriti Jain" w:date="2022-07-25T19:33:00Z">
              <w:r w:rsidR="008D00E9">
                <w:rPr>
                  <w:sz w:val="18"/>
                </w:rPr>
                <w:t xml:space="preserve"> German, Italian, Spanish, Swedish, Norwegian, Finnish, Russion, Danish</w:t>
              </w:r>
            </w:ins>
            <w:del w:id="121" w:author="Aavriti Jain" w:date="2022-07-25T16:27:00Z">
              <w:r w:rsidRPr="006A05D9" w:rsidDel="004F6D7B">
                <w:rPr>
                  <w:sz w:val="18"/>
                </w:rPr>
                <w:delText xml:space="preserve">, Spanish, Swedish Norweign Finnish, Russion, Danish, </w:delText>
              </w:r>
            </w:del>
          </w:p>
        </w:tc>
        <w:tc>
          <w:tcPr>
            <w:tcW w:w="851" w:type="dxa"/>
          </w:tcPr>
          <w:p w14:paraId="2CAEEBDB" w14:textId="0058381F" w:rsidR="007E7F80" w:rsidRPr="004C32E0" w:rsidRDefault="007E7F80" w:rsidP="007E7F80">
            <w:pPr>
              <w:rPr>
                <w:sz w:val="18"/>
              </w:rPr>
            </w:pPr>
            <w:r w:rsidRPr="00F35888">
              <w:rPr>
                <w:sz w:val="18"/>
              </w:rPr>
              <w:t>&lt;</w:t>
            </w:r>
            <w:ins w:id="122" w:author="Aavriti Jain" w:date="2022-07-25T16:24:00Z">
              <w:r w:rsidR="004F6D7B">
                <w:rPr>
                  <w:sz w:val="18"/>
                </w:rPr>
                <w:t>8</w:t>
              </w:r>
            </w:ins>
            <w:del w:id="123" w:author="Aavriti Jain" w:date="2022-07-25T16:24:00Z">
              <w:r w:rsidDel="004F6D7B">
                <w:rPr>
                  <w:sz w:val="18"/>
                </w:rPr>
                <w:delText>2</w:delText>
              </w:r>
            </w:del>
            <w:ins w:id="124" w:author="Aavriti Jain" w:date="2022-07-25T16:24:00Z">
              <w:r w:rsidR="004F6D7B">
                <w:rPr>
                  <w:sz w:val="18"/>
                </w:rPr>
                <w:t>0</w:t>
              </w:r>
            </w:ins>
            <w:del w:id="125" w:author="Aavriti Jain" w:date="2022-07-25T16:24:00Z">
              <w:r w:rsidDel="004F6D7B">
                <w:rPr>
                  <w:sz w:val="18"/>
                </w:rPr>
                <w:delText>5</w:delText>
              </w:r>
            </w:del>
            <w:r w:rsidRPr="00F35888">
              <w:rPr>
                <w:sz w:val="18"/>
              </w:rPr>
              <w:t>k</w:t>
            </w:r>
          </w:p>
        </w:tc>
        <w:tc>
          <w:tcPr>
            <w:tcW w:w="709" w:type="dxa"/>
          </w:tcPr>
          <w:p w14:paraId="4D9B0B5F" w14:textId="77777777" w:rsidR="007E7F80" w:rsidRPr="004C32E0" w:rsidRDefault="007E7F80" w:rsidP="007E7F80">
            <w:pPr>
              <w:rPr>
                <w:sz w:val="18"/>
              </w:rPr>
            </w:pPr>
          </w:p>
        </w:tc>
        <w:tc>
          <w:tcPr>
            <w:tcW w:w="1275" w:type="dxa"/>
          </w:tcPr>
          <w:p w14:paraId="50101B0B" w14:textId="16DB1018" w:rsidR="007E7F80" w:rsidRPr="004C32E0" w:rsidRDefault="004F6D7B" w:rsidP="007E7F80">
            <w:pPr>
              <w:rPr>
                <w:sz w:val="18"/>
              </w:rPr>
            </w:pPr>
            <w:ins w:id="126" w:author="Aavriti Jain" w:date="2022-07-25T16:28:00Z">
              <w:r>
                <w:rPr>
                  <w:sz w:val="18"/>
                </w:rPr>
                <w:t>GMT+2</w:t>
              </w:r>
            </w:ins>
          </w:p>
        </w:tc>
      </w:tr>
      <w:tr w:rsidR="007E7F80" w:rsidRPr="004C32E0" w14:paraId="3C0471CC" w14:textId="77777777" w:rsidTr="00FC2B8D">
        <w:tc>
          <w:tcPr>
            <w:tcW w:w="425" w:type="dxa"/>
          </w:tcPr>
          <w:p w14:paraId="73E605E6" w14:textId="5584B953" w:rsidR="007E7F80" w:rsidRPr="004C32E0" w:rsidRDefault="007E7F80" w:rsidP="007E7F80">
            <w:pPr>
              <w:rPr>
                <w:sz w:val="18"/>
              </w:rPr>
            </w:pPr>
            <w:r>
              <w:rPr>
                <w:sz w:val="18"/>
              </w:rPr>
              <w:lastRenderedPageBreak/>
              <w:t>8</w:t>
            </w:r>
          </w:p>
        </w:tc>
        <w:tc>
          <w:tcPr>
            <w:tcW w:w="1277" w:type="dxa"/>
          </w:tcPr>
          <w:p w14:paraId="5A7D2EE8" w14:textId="04EF2FEB" w:rsidR="007E7F80" w:rsidRPr="00E3211B" w:rsidRDefault="007E7F80" w:rsidP="007E7F80">
            <w:pPr>
              <w:rPr>
                <w:sz w:val="18"/>
              </w:rPr>
            </w:pPr>
            <w:r w:rsidRPr="00E3211B">
              <w:rPr>
                <w:sz w:val="18"/>
              </w:rPr>
              <w:t>JLG Industies (UK) Ltd.</w:t>
            </w:r>
          </w:p>
        </w:tc>
        <w:tc>
          <w:tcPr>
            <w:tcW w:w="1417" w:type="dxa"/>
          </w:tcPr>
          <w:p w14:paraId="0F7D6FD9" w14:textId="27D43A1C" w:rsidR="007E7F80" w:rsidRPr="00E3211B" w:rsidRDefault="007E7F80" w:rsidP="007E7F80">
            <w:pPr>
              <w:rPr>
                <w:sz w:val="18"/>
              </w:rPr>
            </w:pPr>
            <w:r w:rsidRPr="00F543AF">
              <w:rPr>
                <w:sz w:val="18"/>
              </w:rPr>
              <w:t>GB712496633</w:t>
            </w:r>
          </w:p>
        </w:tc>
        <w:tc>
          <w:tcPr>
            <w:tcW w:w="1418" w:type="dxa"/>
          </w:tcPr>
          <w:p w14:paraId="5A388B15" w14:textId="6C50ECA5" w:rsidR="007E7F80" w:rsidRPr="00E3211B" w:rsidRDefault="007E7F80" w:rsidP="007E7F80">
            <w:pPr>
              <w:rPr>
                <w:sz w:val="18"/>
              </w:rPr>
            </w:pPr>
            <w:r>
              <w:rPr>
                <w:sz w:val="18"/>
              </w:rPr>
              <w:t>GB</w:t>
            </w:r>
          </w:p>
        </w:tc>
        <w:tc>
          <w:tcPr>
            <w:tcW w:w="1417" w:type="dxa"/>
          </w:tcPr>
          <w:p w14:paraId="463C87C2" w14:textId="656BAD0F" w:rsidR="007E7F80" w:rsidRPr="00E3211B" w:rsidRDefault="007E7F80" w:rsidP="007E7F80">
            <w:pPr>
              <w:rPr>
                <w:sz w:val="18"/>
              </w:rPr>
            </w:pPr>
            <w:r w:rsidRPr="00F543AF">
              <w:rPr>
                <w:sz w:val="18"/>
              </w:rPr>
              <w:t>712496633</w:t>
            </w:r>
          </w:p>
        </w:tc>
        <w:tc>
          <w:tcPr>
            <w:tcW w:w="1367" w:type="dxa"/>
          </w:tcPr>
          <w:p w14:paraId="1B31033B" w14:textId="77777777" w:rsidR="007E7F80" w:rsidRPr="00E3211B" w:rsidRDefault="007E7F80" w:rsidP="007E7F80">
            <w:pPr>
              <w:rPr>
                <w:sz w:val="18"/>
              </w:rPr>
            </w:pPr>
          </w:p>
        </w:tc>
        <w:tc>
          <w:tcPr>
            <w:tcW w:w="1229" w:type="dxa"/>
          </w:tcPr>
          <w:p w14:paraId="4255BB89" w14:textId="77777777" w:rsidR="007E7F80" w:rsidRPr="00E3211B" w:rsidRDefault="007E7F80" w:rsidP="007E7F80">
            <w:pPr>
              <w:rPr>
                <w:sz w:val="18"/>
              </w:rPr>
            </w:pPr>
          </w:p>
        </w:tc>
        <w:tc>
          <w:tcPr>
            <w:tcW w:w="1262" w:type="dxa"/>
          </w:tcPr>
          <w:p w14:paraId="6E084D16" w14:textId="77777777" w:rsidR="007E7F80" w:rsidRPr="00E3211B" w:rsidRDefault="007E7F80" w:rsidP="007E7F80">
            <w:pPr>
              <w:rPr>
                <w:sz w:val="18"/>
              </w:rPr>
            </w:pPr>
          </w:p>
        </w:tc>
        <w:tc>
          <w:tcPr>
            <w:tcW w:w="1245" w:type="dxa"/>
          </w:tcPr>
          <w:p w14:paraId="4F82286C" w14:textId="105C377F" w:rsidR="007E7F80" w:rsidRPr="00E3211B" w:rsidRDefault="007E7F80" w:rsidP="007E7F80">
            <w:pPr>
              <w:rPr>
                <w:sz w:val="18"/>
              </w:rPr>
            </w:pPr>
            <w:del w:id="127" w:author="Aavriti Jain" w:date="2022-07-22T12:00:00Z">
              <w:r w:rsidRPr="00E3211B" w:rsidDel="003F7870">
                <w:rPr>
                  <w:sz w:val="18"/>
                </w:rPr>
                <w:delText>&lt;</w:delText>
              </w:r>
            </w:del>
            <w:r w:rsidRPr="00E3211B">
              <w:rPr>
                <w:sz w:val="18"/>
              </w:rPr>
              <w:t>JLGUK</w:t>
            </w:r>
            <w:del w:id="128" w:author="Aavriti Jain" w:date="2022-07-22T12:00:00Z">
              <w:r w:rsidRPr="00E3211B" w:rsidDel="003F7870">
                <w:rPr>
                  <w:sz w:val="18"/>
                </w:rPr>
                <w:delText>&gt;</w:delText>
              </w:r>
            </w:del>
            <w:r w:rsidRPr="00E3211B">
              <w:rPr>
                <w:sz w:val="18"/>
              </w:rPr>
              <w:t>@pdf.basware.com</w:t>
            </w:r>
          </w:p>
        </w:tc>
        <w:tc>
          <w:tcPr>
            <w:tcW w:w="993" w:type="dxa"/>
          </w:tcPr>
          <w:p w14:paraId="4F559292" w14:textId="20FBE3B2" w:rsidR="007E7F80" w:rsidRPr="00E3211B" w:rsidRDefault="007E7F80" w:rsidP="007E7F80">
            <w:pPr>
              <w:rPr>
                <w:sz w:val="18"/>
              </w:rPr>
            </w:pPr>
            <w:r w:rsidRPr="00E3211B">
              <w:rPr>
                <w:sz w:val="18"/>
              </w:rPr>
              <w:t>JLGUK</w:t>
            </w:r>
            <w:del w:id="129" w:author="Aavriti Jain" w:date="2022-07-22T12:00:00Z">
              <w:r w:rsidRPr="00E3211B" w:rsidDel="003F7870">
                <w:rPr>
                  <w:sz w:val="18"/>
                </w:rPr>
                <w:delText xml:space="preserve"> &gt;</w:delText>
              </w:r>
            </w:del>
            <w:r w:rsidRPr="00E3211B">
              <w:rPr>
                <w:sz w:val="18"/>
              </w:rPr>
              <w:t>@testpdf.basware.com</w:t>
            </w:r>
          </w:p>
        </w:tc>
        <w:tc>
          <w:tcPr>
            <w:tcW w:w="1275" w:type="dxa"/>
          </w:tcPr>
          <w:p w14:paraId="20E4D4FD" w14:textId="0855A6AC" w:rsidR="007E7F80" w:rsidRPr="004C32E0" w:rsidRDefault="007E7F80" w:rsidP="007E7F80">
            <w:pPr>
              <w:rPr>
                <w:sz w:val="18"/>
              </w:rPr>
            </w:pPr>
            <w:del w:id="130" w:author="Aavriti Jain" w:date="2022-07-25T16:29:00Z">
              <w:r w:rsidRPr="006A05D9" w:rsidDel="00BD232E">
                <w:rPr>
                  <w:sz w:val="18"/>
                </w:rPr>
                <w:delText xml:space="preserve">Dutch (NL), </w:delText>
              </w:r>
            </w:del>
            <w:r w:rsidRPr="006A05D9">
              <w:rPr>
                <w:sz w:val="18"/>
              </w:rPr>
              <w:t>EN</w:t>
            </w:r>
            <w:ins w:id="131" w:author="Aavriti Jain" w:date="2022-07-25T19:33:00Z">
              <w:r w:rsidR="008D00E9">
                <w:rPr>
                  <w:sz w:val="18"/>
                </w:rPr>
                <w:t>, Dutch (NL),</w:t>
              </w:r>
            </w:ins>
            <w:ins w:id="132" w:author="Aavriti Jain" w:date="2022-07-25T19:34:00Z">
              <w:r w:rsidR="008D00E9">
                <w:rPr>
                  <w:sz w:val="18"/>
                </w:rPr>
                <w:t xml:space="preserve"> French,  German, Italian, Spanish, Swedish, Norwegian, Finnish, Russion, Danish</w:t>
              </w:r>
            </w:ins>
            <w:del w:id="133" w:author="Aavriti Jain" w:date="2022-07-25T16:29:00Z">
              <w:r w:rsidRPr="006A05D9" w:rsidDel="00BD232E">
                <w:rPr>
                  <w:sz w:val="18"/>
                </w:rPr>
                <w:delText>, French, German, Italian, Spanish, Swedish Norweign Finnish, Russion, Danish,</w:delText>
              </w:r>
            </w:del>
            <w:del w:id="134" w:author="Aavriti Jain" w:date="2022-07-25T16:28:00Z">
              <w:r w:rsidRPr="006A05D9" w:rsidDel="00BD232E">
                <w:rPr>
                  <w:sz w:val="18"/>
                </w:rPr>
                <w:delText xml:space="preserve"> </w:delText>
              </w:r>
            </w:del>
          </w:p>
        </w:tc>
        <w:tc>
          <w:tcPr>
            <w:tcW w:w="851" w:type="dxa"/>
          </w:tcPr>
          <w:p w14:paraId="05CBC19C" w14:textId="63BE1BAE" w:rsidR="007E7F80" w:rsidRPr="004C32E0" w:rsidRDefault="007E7F80" w:rsidP="007E7F80">
            <w:pPr>
              <w:rPr>
                <w:sz w:val="18"/>
              </w:rPr>
            </w:pPr>
            <w:r w:rsidRPr="00F35888">
              <w:rPr>
                <w:sz w:val="18"/>
              </w:rPr>
              <w:t>&lt;</w:t>
            </w:r>
            <w:ins w:id="135" w:author="Aavriti Jain" w:date="2022-07-25T16:24:00Z">
              <w:r w:rsidR="004F6D7B">
                <w:rPr>
                  <w:sz w:val="18"/>
                </w:rPr>
                <w:t>8</w:t>
              </w:r>
            </w:ins>
            <w:del w:id="136" w:author="Aavriti Jain" w:date="2022-07-25T16:24:00Z">
              <w:r w:rsidDel="004F6D7B">
                <w:rPr>
                  <w:sz w:val="18"/>
                </w:rPr>
                <w:delText>2</w:delText>
              </w:r>
            </w:del>
            <w:r>
              <w:rPr>
                <w:sz w:val="18"/>
              </w:rPr>
              <w:t>0</w:t>
            </w:r>
            <w:r w:rsidRPr="00F35888">
              <w:rPr>
                <w:sz w:val="18"/>
              </w:rPr>
              <w:t>k</w:t>
            </w:r>
          </w:p>
        </w:tc>
        <w:tc>
          <w:tcPr>
            <w:tcW w:w="709" w:type="dxa"/>
          </w:tcPr>
          <w:p w14:paraId="74CF2D06" w14:textId="77777777" w:rsidR="007E7F80" w:rsidRPr="004C32E0" w:rsidRDefault="007E7F80" w:rsidP="007E7F80">
            <w:pPr>
              <w:rPr>
                <w:sz w:val="18"/>
              </w:rPr>
            </w:pPr>
          </w:p>
        </w:tc>
        <w:tc>
          <w:tcPr>
            <w:tcW w:w="1275" w:type="dxa"/>
          </w:tcPr>
          <w:p w14:paraId="4AFF3797" w14:textId="2E261390" w:rsidR="007E7F80" w:rsidRPr="004C32E0" w:rsidRDefault="00BD232E" w:rsidP="007E7F80">
            <w:pPr>
              <w:rPr>
                <w:sz w:val="18"/>
              </w:rPr>
            </w:pPr>
            <w:ins w:id="137" w:author="Aavriti Jain" w:date="2022-07-25T16:31:00Z">
              <w:r>
                <w:rPr>
                  <w:sz w:val="18"/>
                </w:rPr>
                <w:t>GMT+2</w:t>
              </w:r>
            </w:ins>
          </w:p>
        </w:tc>
      </w:tr>
      <w:tr w:rsidR="007E7F80" w:rsidRPr="004C32E0" w14:paraId="0D299819" w14:textId="77777777" w:rsidTr="00FC2B8D">
        <w:tc>
          <w:tcPr>
            <w:tcW w:w="425" w:type="dxa"/>
          </w:tcPr>
          <w:p w14:paraId="5D24FEF5" w14:textId="4EDADF34" w:rsidR="007E7F80" w:rsidRPr="004C32E0" w:rsidRDefault="007E7F80" w:rsidP="007E7F80">
            <w:pPr>
              <w:rPr>
                <w:sz w:val="18"/>
              </w:rPr>
            </w:pPr>
            <w:r>
              <w:rPr>
                <w:sz w:val="18"/>
              </w:rPr>
              <w:t>9</w:t>
            </w:r>
          </w:p>
        </w:tc>
        <w:tc>
          <w:tcPr>
            <w:tcW w:w="1277" w:type="dxa"/>
          </w:tcPr>
          <w:p w14:paraId="6F55D857" w14:textId="00F890CE" w:rsidR="007E7F80" w:rsidRPr="00E3211B" w:rsidRDefault="007E7F80" w:rsidP="007E7F80">
            <w:pPr>
              <w:rPr>
                <w:sz w:val="18"/>
              </w:rPr>
            </w:pPr>
            <w:r w:rsidRPr="00E3211B">
              <w:rPr>
                <w:sz w:val="18"/>
              </w:rPr>
              <w:t>JLG Deutschland GmbH</w:t>
            </w:r>
          </w:p>
        </w:tc>
        <w:tc>
          <w:tcPr>
            <w:tcW w:w="1417" w:type="dxa"/>
          </w:tcPr>
          <w:p w14:paraId="4B596B8E" w14:textId="2EC68804" w:rsidR="007E7F80" w:rsidRPr="00E3211B" w:rsidRDefault="007E7F80" w:rsidP="007E7F80">
            <w:pPr>
              <w:rPr>
                <w:sz w:val="18"/>
              </w:rPr>
            </w:pPr>
            <w:r w:rsidRPr="00E3211B">
              <w:rPr>
                <w:sz w:val="18"/>
              </w:rPr>
              <w:t>DE116261956</w:t>
            </w:r>
          </w:p>
        </w:tc>
        <w:tc>
          <w:tcPr>
            <w:tcW w:w="1418" w:type="dxa"/>
          </w:tcPr>
          <w:p w14:paraId="407FFA6E" w14:textId="30C3C162" w:rsidR="007E7F80" w:rsidRPr="00E3211B" w:rsidRDefault="007E7F80" w:rsidP="007E7F80">
            <w:pPr>
              <w:rPr>
                <w:sz w:val="18"/>
              </w:rPr>
            </w:pPr>
            <w:r w:rsidRPr="00E3211B">
              <w:rPr>
                <w:sz w:val="18"/>
              </w:rPr>
              <w:t>DE</w:t>
            </w:r>
          </w:p>
        </w:tc>
        <w:tc>
          <w:tcPr>
            <w:tcW w:w="1417" w:type="dxa"/>
          </w:tcPr>
          <w:p w14:paraId="08B7319F" w14:textId="4A03F14A" w:rsidR="007E7F80" w:rsidRPr="00E3211B" w:rsidRDefault="007E7F80" w:rsidP="007E7F80">
            <w:pPr>
              <w:rPr>
                <w:sz w:val="18"/>
              </w:rPr>
            </w:pPr>
            <w:r w:rsidRPr="00E3211B">
              <w:rPr>
                <w:sz w:val="18"/>
              </w:rPr>
              <w:t>DE116261956</w:t>
            </w:r>
          </w:p>
        </w:tc>
        <w:tc>
          <w:tcPr>
            <w:tcW w:w="1367" w:type="dxa"/>
          </w:tcPr>
          <w:p w14:paraId="76F74433" w14:textId="77777777" w:rsidR="007E7F80" w:rsidRPr="00E3211B" w:rsidRDefault="007E7F80" w:rsidP="007E7F80">
            <w:pPr>
              <w:rPr>
                <w:sz w:val="18"/>
              </w:rPr>
            </w:pPr>
          </w:p>
        </w:tc>
        <w:tc>
          <w:tcPr>
            <w:tcW w:w="1229" w:type="dxa"/>
          </w:tcPr>
          <w:p w14:paraId="07005583" w14:textId="77777777" w:rsidR="007E7F80" w:rsidRPr="00E3211B" w:rsidRDefault="007E7F80" w:rsidP="007E7F80">
            <w:pPr>
              <w:rPr>
                <w:sz w:val="18"/>
              </w:rPr>
            </w:pPr>
          </w:p>
        </w:tc>
        <w:tc>
          <w:tcPr>
            <w:tcW w:w="1262" w:type="dxa"/>
          </w:tcPr>
          <w:p w14:paraId="32DD352B" w14:textId="77777777" w:rsidR="007E7F80" w:rsidRPr="00E3211B" w:rsidRDefault="007E7F80" w:rsidP="007E7F80">
            <w:pPr>
              <w:rPr>
                <w:sz w:val="18"/>
              </w:rPr>
            </w:pPr>
          </w:p>
        </w:tc>
        <w:tc>
          <w:tcPr>
            <w:tcW w:w="1245" w:type="dxa"/>
          </w:tcPr>
          <w:p w14:paraId="6B4D7D66" w14:textId="61E68B2B" w:rsidR="007E7F80" w:rsidRPr="00E3211B" w:rsidRDefault="007E7F80" w:rsidP="007E7F80">
            <w:pPr>
              <w:rPr>
                <w:sz w:val="18"/>
              </w:rPr>
            </w:pPr>
            <w:del w:id="138" w:author="Aavriti Jain" w:date="2022-07-22T12:00:00Z">
              <w:r w:rsidRPr="00E3211B" w:rsidDel="003F7870">
                <w:rPr>
                  <w:sz w:val="18"/>
                </w:rPr>
                <w:delText xml:space="preserve">&lt; </w:delText>
              </w:r>
            </w:del>
            <w:r w:rsidRPr="00E3211B">
              <w:rPr>
                <w:sz w:val="18"/>
              </w:rPr>
              <w:t>JLGDE</w:t>
            </w:r>
            <w:del w:id="139" w:author="Aavriti Jain" w:date="2022-07-22T12:00:00Z">
              <w:r w:rsidRPr="00E3211B" w:rsidDel="003F7870">
                <w:rPr>
                  <w:sz w:val="18"/>
                </w:rPr>
                <w:delText xml:space="preserve"> &gt;</w:delText>
              </w:r>
            </w:del>
            <w:r w:rsidRPr="00E3211B">
              <w:rPr>
                <w:sz w:val="18"/>
              </w:rPr>
              <w:t>@pdf.basware.com</w:t>
            </w:r>
          </w:p>
        </w:tc>
        <w:tc>
          <w:tcPr>
            <w:tcW w:w="993" w:type="dxa"/>
          </w:tcPr>
          <w:p w14:paraId="16D09689" w14:textId="1A625C17" w:rsidR="007E7F80" w:rsidRPr="00E3211B" w:rsidRDefault="007E7F80" w:rsidP="007E7F80">
            <w:pPr>
              <w:rPr>
                <w:sz w:val="18"/>
              </w:rPr>
            </w:pPr>
            <w:r w:rsidRPr="00E3211B">
              <w:rPr>
                <w:sz w:val="18"/>
              </w:rPr>
              <w:t>JLGDE</w:t>
            </w:r>
            <w:del w:id="140" w:author="Aavriti Jain" w:date="2022-07-22T12:00:00Z">
              <w:r w:rsidRPr="00E3211B" w:rsidDel="003F7870">
                <w:rPr>
                  <w:sz w:val="18"/>
                </w:rPr>
                <w:delText>&gt;</w:delText>
              </w:r>
            </w:del>
            <w:r w:rsidRPr="00E3211B">
              <w:rPr>
                <w:sz w:val="18"/>
              </w:rPr>
              <w:t>@testpdf.basware.com</w:t>
            </w:r>
          </w:p>
        </w:tc>
        <w:tc>
          <w:tcPr>
            <w:tcW w:w="1275" w:type="dxa"/>
          </w:tcPr>
          <w:p w14:paraId="5B2BCF93" w14:textId="6A650133" w:rsidR="007E7F80" w:rsidRPr="004C32E0" w:rsidRDefault="007E7F80" w:rsidP="007E7F80">
            <w:pPr>
              <w:rPr>
                <w:sz w:val="18"/>
              </w:rPr>
            </w:pPr>
            <w:del w:id="141" w:author="Aavriti Jain" w:date="2022-07-25T16:29:00Z">
              <w:r w:rsidRPr="006A05D9" w:rsidDel="00BD232E">
                <w:rPr>
                  <w:sz w:val="18"/>
                </w:rPr>
                <w:delText xml:space="preserve">Dutch (NL), </w:delText>
              </w:r>
            </w:del>
            <w:r w:rsidRPr="006A05D9">
              <w:rPr>
                <w:sz w:val="18"/>
              </w:rPr>
              <w:t xml:space="preserve">EN, </w:t>
            </w:r>
            <w:del w:id="142" w:author="Aavriti Jain" w:date="2022-07-25T16:29:00Z">
              <w:r w:rsidRPr="006A05D9" w:rsidDel="00BD232E">
                <w:rPr>
                  <w:sz w:val="18"/>
                </w:rPr>
                <w:delText xml:space="preserve">French, </w:delText>
              </w:r>
            </w:del>
            <w:r w:rsidRPr="006A05D9">
              <w:rPr>
                <w:sz w:val="18"/>
              </w:rPr>
              <w:t>German</w:t>
            </w:r>
            <w:ins w:id="143" w:author="Aavriti Jain" w:date="2022-07-25T19:34:00Z">
              <w:r w:rsidR="008D00E9">
                <w:rPr>
                  <w:sz w:val="18"/>
                </w:rPr>
                <w:t xml:space="preserve">, French, Dutch </w:t>
              </w:r>
            </w:ins>
            <w:ins w:id="144" w:author="Aavriti Jain" w:date="2022-07-25T19:35:00Z">
              <w:r w:rsidR="008D00E9">
                <w:rPr>
                  <w:sz w:val="18"/>
                </w:rPr>
                <w:t>(NL)</w:t>
              </w:r>
            </w:ins>
            <w:ins w:id="145" w:author="Aavriti Jain" w:date="2022-07-25T19:34:00Z">
              <w:r w:rsidR="008D00E9">
                <w:rPr>
                  <w:sz w:val="18"/>
                </w:rPr>
                <w:t>, Italian, Spanish, Swedish, Norwegian, Finnish, Russion</w:t>
              </w:r>
            </w:ins>
            <w:ins w:id="146" w:author="Aavriti Jain" w:date="2022-07-25T19:35:00Z">
              <w:r w:rsidR="008D00E9">
                <w:rPr>
                  <w:sz w:val="18"/>
                </w:rPr>
                <w:t>, Dannish</w:t>
              </w:r>
            </w:ins>
            <w:del w:id="147" w:author="Aavriti Jain" w:date="2022-07-25T16:29:00Z">
              <w:r w:rsidRPr="006A05D9" w:rsidDel="00BD232E">
                <w:rPr>
                  <w:sz w:val="18"/>
                </w:rPr>
                <w:delText xml:space="preserve">, Italian, Spanish, Swedish Norweign Finnish, Russion, Danish, </w:delText>
              </w:r>
            </w:del>
          </w:p>
        </w:tc>
        <w:tc>
          <w:tcPr>
            <w:tcW w:w="851" w:type="dxa"/>
          </w:tcPr>
          <w:p w14:paraId="3AC71105" w14:textId="39815EF2" w:rsidR="007E7F80" w:rsidRPr="004C32E0" w:rsidRDefault="007E7F80" w:rsidP="007E7F80">
            <w:pPr>
              <w:rPr>
                <w:sz w:val="18"/>
              </w:rPr>
            </w:pPr>
            <w:r w:rsidRPr="00F35888">
              <w:rPr>
                <w:sz w:val="18"/>
              </w:rPr>
              <w:t>&lt;</w:t>
            </w:r>
            <w:ins w:id="148" w:author="Aavriti Jain" w:date="2022-07-25T16:24:00Z">
              <w:r w:rsidR="004F6D7B">
                <w:rPr>
                  <w:sz w:val="18"/>
                </w:rPr>
                <w:t>8</w:t>
              </w:r>
            </w:ins>
            <w:del w:id="149" w:author="Aavriti Jain" w:date="2022-07-25T16:24:00Z">
              <w:r w:rsidDel="004F6D7B">
                <w:rPr>
                  <w:sz w:val="18"/>
                </w:rPr>
                <w:delText>2</w:delText>
              </w:r>
            </w:del>
            <w:r>
              <w:rPr>
                <w:sz w:val="18"/>
              </w:rPr>
              <w:t>0</w:t>
            </w:r>
            <w:r w:rsidRPr="00F35888">
              <w:rPr>
                <w:sz w:val="18"/>
              </w:rPr>
              <w:t>k</w:t>
            </w:r>
          </w:p>
        </w:tc>
        <w:tc>
          <w:tcPr>
            <w:tcW w:w="709" w:type="dxa"/>
          </w:tcPr>
          <w:p w14:paraId="01E4C5C3" w14:textId="77777777" w:rsidR="007E7F80" w:rsidRPr="004C32E0" w:rsidRDefault="007E7F80" w:rsidP="007E7F80">
            <w:pPr>
              <w:rPr>
                <w:sz w:val="18"/>
              </w:rPr>
            </w:pPr>
          </w:p>
        </w:tc>
        <w:tc>
          <w:tcPr>
            <w:tcW w:w="1275" w:type="dxa"/>
          </w:tcPr>
          <w:p w14:paraId="40836E41" w14:textId="59399F12" w:rsidR="007E7F80" w:rsidRPr="004C32E0" w:rsidRDefault="00BD232E" w:rsidP="007E7F80">
            <w:pPr>
              <w:rPr>
                <w:sz w:val="18"/>
              </w:rPr>
            </w:pPr>
            <w:ins w:id="150" w:author="Aavriti Jain" w:date="2022-07-25T16:31:00Z">
              <w:r>
                <w:rPr>
                  <w:sz w:val="18"/>
                </w:rPr>
                <w:t>GMT+2</w:t>
              </w:r>
            </w:ins>
          </w:p>
        </w:tc>
      </w:tr>
      <w:tr w:rsidR="0047093D" w:rsidRPr="004C32E0" w14:paraId="27994EA2" w14:textId="77777777" w:rsidTr="00FC2B8D">
        <w:tc>
          <w:tcPr>
            <w:tcW w:w="425" w:type="dxa"/>
          </w:tcPr>
          <w:p w14:paraId="293E84A5" w14:textId="46F48586" w:rsidR="0047093D" w:rsidRPr="004C32E0" w:rsidRDefault="0047093D" w:rsidP="0047093D">
            <w:pPr>
              <w:rPr>
                <w:sz w:val="18"/>
              </w:rPr>
            </w:pPr>
            <w:r>
              <w:rPr>
                <w:sz w:val="18"/>
              </w:rPr>
              <w:lastRenderedPageBreak/>
              <w:t>10</w:t>
            </w:r>
          </w:p>
        </w:tc>
        <w:tc>
          <w:tcPr>
            <w:tcW w:w="1277" w:type="dxa"/>
          </w:tcPr>
          <w:p w14:paraId="5E7382E9" w14:textId="4099517E" w:rsidR="0047093D" w:rsidRPr="00E3211B" w:rsidRDefault="004C3C42" w:rsidP="0047093D">
            <w:pPr>
              <w:rPr>
                <w:sz w:val="18"/>
              </w:rPr>
            </w:pPr>
            <w:r w:rsidRPr="004C3C42">
              <w:rPr>
                <w:sz w:val="18"/>
              </w:rPr>
              <w:t>JLG Sverige AB</w:t>
            </w:r>
          </w:p>
        </w:tc>
        <w:tc>
          <w:tcPr>
            <w:tcW w:w="1417" w:type="dxa"/>
          </w:tcPr>
          <w:p w14:paraId="1071FDBD" w14:textId="1411A1CA" w:rsidR="0047093D" w:rsidRPr="00E3211B" w:rsidRDefault="004C3C42" w:rsidP="0047093D">
            <w:pPr>
              <w:rPr>
                <w:sz w:val="18"/>
              </w:rPr>
            </w:pPr>
            <w:r w:rsidRPr="004C3C42">
              <w:rPr>
                <w:sz w:val="18"/>
              </w:rPr>
              <w:t>SE556126187501</w:t>
            </w:r>
          </w:p>
        </w:tc>
        <w:tc>
          <w:tcPr>
            <w:tcW w:w="1418" w:type="dxa"/>
          </w:tcPr>
          <w:p w14:paraId="001FEE04" w14:textId="41B4183E" w:rsidR="0047093D" w:rsidRPr="00E3211B" w:rsidRDefault="0047093D" w:rsidP="0047093D">
            <w:pPr>
              <w:rPr>
                <w:sz w:val="18"/>
              </w:rPr>
            </w:pPr>
            <w:r w:rsidRPr="00E3211B">
              <w:rPr>
                <w:sz w:val="18"/>
              </w:rPr>
              <w:t>SE</w:t>
            </w:r>
          </w:p>
        </w:tc>
        <w:tc>
          <w:tcPr>
            <w:tcW w:w="1417" w:type="dxa"/>
          </w:tcPr>
          <w:p w14:paraId="63FAC553" w14:textId="58952F5F" w:rsidR="0047093D" w:rsidRPr="00E3211B" w:rsidRDefault="004C3C42" w:rsidP="0047093D">
            <w:pPr>
              <w:rPr>
                <w:sz w:val="18"/>
              </w:rPr>
            </w:pPr>
            <w:r w:rsidRPr="004C3C42">
              <w:rPr>
                <w:sz w:val="18"/>
              </w:rPr>
              <w:t>SE556126187501</w:t>
            </w:r>
          </w:p>
        </w:tc>
        <w:tc>
          <w:tcPr>
            <w:tcW w:w="1367" w:type="dxa"/>
          </w:tcPr>
          <w:p w14:paraId="2670F1FF" w14:textId="77777777" w:rsidR="0047093D" w:rsidRPr="00E3211B" w:rsidRDefault="0047093D" w:rsidP="0047093D">
            <w:pPr>
              <w:rPr>
                <w:sz w:val="18"/>
              </w:rPr>
            </w:pPr>
          </w:p>
        </w:tc>
        <w:tc>
          <w:tcPr>
            <w:tcW w:w="1229" w:type="dxa"/>
          </w:tcPr>
          <w:p w14:paraId="56009AA1" w14:textId="77777777" w:rsidR="0047093D" w:rsidRPr="00E3211B" w:rsidRDefault="0047093D" w:rsidP="0047093D">
            <w:pPr>
              <w:rPr>
                <w:sz w:val="18"/>
              </w:rPr>
            </w:pPr>
          </w:p>
        </w:tc>
        <w:tc>
          <w:tcPr>
            <w:tcW w:w="1262" w:type="dxa"/>
          </w:tcPr>
          <w:p w14:paraId="7038E7E7" w14:textId="77777777" w:rsidR="0047093D" w:rsidRPr="00E3211B" w:rsidRDefault="0047093D" w:rsidP="0047093D">
            <w:pPr>
              <w:rPr>
                <w:sz w:val="18"/>
              </w:rPr>
            </w:pPr>
          </w:p>
        </w:tc>
        <w:tc>
          <w:tcPr>
            <w:tcW w:w="1245" w:type="dxa"/>
          </w:tcPr>
          <w:p w14:paraId="52258BD1" w14:textId="2917D053" w:rsidR="0047093D" w:rsidRPr="00E3211B" w:rsidRDefault="0047093D" w:rsidP="0047093D">
            <w:pPr>
              <w:rPr>
                <w:sz w:val="18"/>
              </w:rPr>
            </w:pPr>
            <w:del w:id="151" w:author="Aavriti Jain" w:date="2022-07-22T12:00:00Z">
              <w:r w:rsidRPr="00E3211B" w:rsidDel="003F7870">
                <w:rPr>
                  <w:sz w:val="18"/>
                </w:rPr>
                <w:delText xml:space="preserve">&lt; </w:delText>
              </w:r>
            </w:del>
            <w:r w:rsidRPr="00E3211B">
              <w:rPr>
                <w:sz w:val="18"/>
              </w:rPr>
              <w:t>JLGSE</w:t>
            </w:r>
            <w:del w:id="152" w:author="Aavriti Jain" w:date="2022-07-22T12:01:00Z">
              <w:r w:rsidRPr="00E3211B" w:rsidDel="003F7870">
                <w:rPr>
                  <w:sz w:val="18"/>
                </w:rPr>
                <w:delText xml:space="preserve"> &gt;</w:delText>
              </w:r>
            </w:del>
            <w:del w:id="153" w:author="Aavriti Jain" w:date="2022-07-22T12:00:00Z">
              <w:r w:rsidRPr="00E3211B" w:rsidDel="003F7870">
                <w:rPr>
                  <w:sz w:val="18"/>
                </w:rPr>
                <w:delText xml:space="preserve"> </w:delText>
              </w:r>
            </w:del>
            <w:r w:rsidRPr="00E3211B">
              <w:rPr>
                <w:sz w:val="18"/>
              </w:rPr>
              <w:t>@pdf.basware.com</w:t>
            </w:r>
          </w:p>
        </w:tc>
        <w:tc>
          <w:tcPr>
            <w:tcW w:w="993" w:type="dxa"/>
          </w:tcPr>
          <w:p w14:paraId="0571B75B" w14:textId="0DE293D2" w:rsidR="0047093D" w:rsidRPr="00E3211B" w:rsidRDefault="0047093D" w:rsidP="0047093D">
            <w:pPr>
              <w:rPr>
                <w:sz w:val="18"/>
              </w:rPr>
            </w:pPr>
            <w:r w:rsidRPr="00E3211B">
              <w:rPr>
                <w:sz w:val="18"/>
              </w:rPr>
              <w:t>JLGSE</w:t>
            </w:r>
            <w:del w:id="154" w:author="Aavriti Jain" w:date="2022-07-22T12:01:00Z">
              <w:r w:rsidRPr="00E3211B" w:rsidDel="003F7870">
                <w:rPr>
                  <w:sz w:val="18"/>
                </w:rPr>
                <w:delText>&gt;</w:delText>
              </w:r>
            </w:del>
            <w:r w:rsidRPr="00E3211B">
              <w:rPr>
                <w:sz w:val="18"/>
              </w:rPr>
              <w:t>@testpdf.basware.com</w:t>
            </w:r>
          </w:p>
        </w:tc>
        <w:tc>
          <w:tcPr>
            <w:tcW w:w="1275" w:type="dxa"/>
          </w:tcPr>
          <w:p w14:paraId="7693DD25" w14:textId="522894B6" w:rsidR="0047093D" w:rsidRPr="004C32E0" w:rsidRDefault="00BD232E" w:rsidP="0047093D">
            <w:pPr>
              <w:rPr>
                <w:sz w:val="18"/>
              </w:rPr>
            </w:pPr>
            <w:ins w:id="155" w:author="Aavriti Jain" w:date="2022-07-25T16:30:00Z">
              <w:r>
                <w:rPr>
                  <w:sz w:val="18"/>
                </w:rPr>
                <w:t>EN,</w:t>
              </w:r>
            </w:ins>
            <w:del w:id="156" w:author="Aavriti Jain" w:date="2022-07-25T16:30:00Z">
              <w:r w:rsidR="0078375F" w:rsidDel="00BD232E">
                <w:rPr>
                  <w:sz w:val="18"/>
                </w:rPr>
                <w:delText xml:space="preserve"> Dutch (NL), EN, French, German, Italian, Spanish,</w:delText>
              </w:r>
            </w:del>
            <w:r w:rsidR="0078375F">
              <w:rPr>
                <w:sz w:val="18"/>
              </w:rPr>
              <w:t xml:space="preserve"> Swedish Norweign Finnish</w:t>
            </w:r>
            <w:ins w:id="157" w:author="Aavriti Jain" w:date="2022-07-25T19:35:00Z">
              <w:r w:rsidR="008D00E9">
                <w:rPr>
                  <w:sz w:val="18"/>
                </w:rPr>
                <w:t>, French,  German, Italian, Spanish, Swedish, Norwegian, Russion, Dutch (NL),</w:t>
              </w:r>
            </w:ins>
            <w:ins w:id="158" w:author="Aavriti Jain" w:date="2022-07-25T19:36:00Z">
              <w:r w:rsidR="005B689B">
                <w:rPr>
                  <w:sz w:val="18"/>
                </w:rPr>
                <w:t>Danish</w:t>
              </w:r>
            </w:ins>
            <w:del w:id="159" w:author="Aavriti Jain" w:date="2022-07-25T16:30:00Z">
              <w:r w:rsidR="0078375F" w:rsidDel="00BD232E">
                <w:rPr>
                  <w:sz w:val="18"/>
                </w:rPr>
                <w:delText>, Russi</w:delText>
              </w:r>
            </w:del>
            <w:del w:id="160" w:author="Aavriti Jain" w:date="2022-07-25T16:29:00Z">
              <w:r w:rsidR="0078375F" w:rsidDel="00BD232E">
                <w:rPr>
                  <w:sz w:val="18"/>
                </w:rPr>
                <w:delText>on, Danish,</w:delText>
              </w:r>
            </w:del>
          </w:p>
        </w:tc>
        <w:tc>
          <w:tcPr>
            <w:tcW w:w="851" w:type="dxa"/>
          </w:tcPr>
          <w:p w14:paraId="2197D266" w14:textId="24015942" w:rsidR="0047093D" w:rsidRPr="004C32E0" w:rsidRDefault="0047093D" w:rsidP="0047093D">
            <w:pPr>
              <w:rPr>
                <w:sz w:val="18"/>
              </w:rPr>
            </w:pPr>
            <w:r w:rsidRPr="00F35888">
              <w:rPr>
                <w:sz w:val="18"/>
              </w:rPr>
              <w:t>&lt;</w:t>
            </w:r>
            <w:ins w:id="161" w:author="Aavriti Jain" w:date="2022-07-25T16:24:00Z">
              <w:r w:rsidR="004F6D7B">
                <w:rPr>
                  <w:sz w:val="18"/>
                </w:rPr>
                <w:t>8</w:t>
              </w:r>
            </w:ins>
            <w:del w:id="162" w:author="Aavriti Jain" w:date="2022-07-25T16:24:00Z">
              <w:r w:rsidR="00422742" w:rsidDel="004F6D7B">
                <w:rPr>
                  <w:sz w:val="18"/>
                </w:rPr>
                <w:delText>2</w:delText>
              </w:r>
            </w:del>
            <w:r w:rsidR="00422742">
              <w:rPr>
                <w:sz w:val="18"/>
              </w:rPr>
              <w:t>0</w:t>
            </w:r>
            <w:r w:rsidR="00422742" w:rsidRPr="00F35888">
              <w:rPr>
                <w:sz w:val="18"/>
              </w:rPr>
              <w:t>k</w:t>
            </w:r>
          </w:p>
        </w:tc>
        <w:tc>
          <w:tcPr>
            <w:tcW w:w="709" w:type="dxa"/>
          </w:tcPr>
          <w:p w14:paraId="586F5391" w14:textId="77777777" w:rsidR="0047093D" w:rsidRPr="004C32E0" w:rsidRDefault="0047093D" w:rsidP="0047093D">
            <w:pPr>
              <w:rPr>
                <w:sz w:val="18"/>
              </w:rPr>
            </w:pPr>
          </w:p>
        </w:tc>
        <w:tc>
          <w:tcPr>
            <w:tcW w:w="1275" w:type="dxa"/>
          </w:tcPr>
          <w:p w14:paraId="41E5CA93" w14:textId="3F7520B0" w:rsidR="0047093D" w:rsidRPr="004C32E0" w:rsidRDefault="00BD232E" w:rsidP="0047093D">
            <w:pPr>
              <w:rPr>
                <w:sz w:val="18"/>
              </w:rPr>
            </w:pPr>
            <w:ins w:id="163" w:author="Aavriti Jain" w:date="2022-07-25T16:31:00Z">
              <w:r>
                <w:rPr>
                  <w:sz w:val="18"/>
                </w:rPr>
                <w:t>GMT+2</w:t>
              </w:r>
            </w:ins>
          </w:p>
        </w:tc>
      </w:tr>
      <w:tr w:rsidR="0047093D" w:rsidRPr="004C32E0" w14:paraId="51F8C6B7" w14:textId="77777777" w:rsidTr="00500F8A">
        <w:tblPrEx>
          <w:tblW w:w="16160" w:type="dxa"/>
          <w:tblInd w:w="-856"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PrExChange w:id="164" w:author="Aavriti Jain" w:date="2022-07-21T13:22:00Z">
            <w:tblPrEx>
              <w:tblW w:w="16160" w:type="dxa"/>
              <w:tblInd w:w="-856"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PrEx>
          </w:tblPrExChange>
        </w:tblPrEx>
        <w:trPr>
          <w:trPrChange w:id="165" w:author="Aavriti Jain" w:date="2022-07-21T13:22:00Z">
            <w:trPr>
              <w:gridBefore w:val="5"/>
            </w:trPr>
          </w:trPrChange>
        </w:trPr>
        <w:tc>
          <w:tcPr>
            <w:tcW w:w="0" w:type="dxa"/>
            <w:tcPrChange w:id="166" w:author="Aavriti Jain" w:date="2022-07-21T13:22:00Z">
              <w:tcPr>
                <w:tcW w:w="425" w:type="dxa"/>
              </w:tcPr>
            </w:tcPrChange>
          </w:tcPr>
          <w:p w14:paraId="35B75AA2" w14:textId="3F0EBC63" w:rsidR="0047093D" w:rsidRPr="004C32E0" w:rsidRDefault="0047093D" w:rsidP="0047093D">
            <w:pPr>
              <w:rPr>
                <w:sz w:val="18"/>
              </w:rPr>
            </w:pPr>
            <w:r>
              <w:rPr>
                <w:sz w:val="18"/>
              </w:rPr>
              <w:t>11</w:t>
            </w:r>
          </w:p>
        </w:tc>
        <w:tc>
          <w:tcPr>
            <w:tcW w:w="0" w:type="dxa"/>
            <w:tcPrChange w:id="167" w:author="Aavriti Jain" w:date="2022-07-21T13:22:00Z">
              <w:tcPr>
                <w:tcW w:w="1277" w:type="dxa"/>
                <w:gridSpan w:val="2"/>
              </w:tcPr>
            </w:tcPrChange>
          </w:tcPr>
          <w:p w14:paraId="561CBC23" w14:textId="584AC8F4" w:rsidR="0047093D" w:rsidRPr="00E3211B" w:rsidRDefault="0047093D" w:rsidP="0047093D">
            <w:pPr>
              <w:rPr>
                <w:sz w:val="18"/>
              </w:rPr>
            </w:pPr>
            <w:r w:rsidRPr="00E3211B">
              <w:rPr>
                <w:sz w:val="18"/>
              </w:rPr>
              <w:t>Plat. Elev. JLG Iberica SL</w:t>
            </w:r>
          </w:p>
        </w:tc>
        <w:tc>
          <w:tcPr>
            <w:tcW w:w="0" w:type="dxa"/>
            <w:tcPrChange w:id="168" w:author="Aavriti Jain" w:date="2022-07-21T13:22:00Z">
              <w:tcPr>
                <w:tcW w:w="1417" w:type="dxa"/>
                <w:gridSpan w:val="2"/>
              </w:tcPr>
            </w:tcPrChange>
          </w:tcPr>
          <w:p w14:paraId="276A68E7" w14:textId="76F9E5C2" w:rsidR="0047093D" w:rsidRPr="00500F8A" w:rsidRDefault="00500F8A" w:rsidP="0047093D">
            <w:pPr>
              <w:rPr>
                <w:sz w:val="18"/>
              </w:rPr>
            </w:pPr>
            <w:ins w:id="169" w:author="Aavriti Jain" w:date="2022-07-21T13:22:00Z">
              <w:r w:rsidRPr="00500F8A">
                <w:rPr>
                  <w:rFonts w:ascii="Segoe UI" w:hAnsi="Segoe UI" w:cs="Segoe UI"/>
                  <w:color w:val="1E1F21"/>
                  <w:sz w:val="18"/>
                  <w:szCs w:val="18"/>
                  <w:shd w:val="clear" w:color="auto" w:fill="F9F8F8"/>
                  <w:rPrChange w:id="170" w:author="Aavriti Jain" w:date="2022-07-21T13:23:00Z">
                    <w:rPr>
                      <w:rFonts w:ascii="Segoe UI" w:hAnsi="Segoe UI" w:cs="Segoe UI"/>
                      <w:color w:val="1E1F21"/>
                      <w:sz w:val="18"/>
                      <w:szCs w:val="18"/>
                      <w:highlight w:val="green"/>
                      <w:shd w:val="clear" w:color="auto" w:fill="F9F8F8"/>
                    </w:rPr>
                  </w:rPrChange>
                </w:rPr>
                <w:t>ESB82205436</w:t>
              </w:r>
            </w:ins>
            <w:del w:id="171" w:author="Aavriti Jain" w:date="2022-07-21T13:22:00Z">
              <w:r w:rsidR="0047093D" w:rsidRPr="00500F8A" w:rsidDel="00500F8A">
                <w:rPr>
                  <w:sz w:val="18"/>
                </w:rPr>
                <w:delText>ESN0038382H</w:delText>
              </w:r>
            </w:del>
          </w:p>
        </w:tc>
        <w:tc>
          <w:tcPr>
            <w:tcW w:w="0" w:type="dxa"/>
            <w:tcPrChange w:id="172" w:author="Aavriti Jain" w:date="2022-07-21T13:22:00Z">
              <w:tcPr>
                <w:tcW w:w="1418" w:type="dxa"/>
                <w:gridSpan w:val="2"/>
              </w:tcPr>
            </w:tcPrChange>
          </w:tcPr>
          <w:p w14:paraId="384725C2" w14:textId="42BDE36E" w:rsidR="0047093D" w:rsidRPr="00E3211B" w:rsidRDefault="0047093D" w:rsidP="0047093D">
            <w:pPr>
              <w:rPr>
                <w:sz w:val="18"/>
              </w:rPr>
            </w:pPr>
            <w:r w:rsidRPr="00E3211B">
              <w:rPr>
                <w:sz w:val="18"/>
              </w:rPr>
              <w:t>ES</w:t>
            </w:r>
          </w:p>
        </w:tc>
        <w:tc>
          <w:tcPr>
            <w:tcW w:w="0" w:type="dxa"/>
            <w:tcPrChange w:id="173" w:author="Aavriti Jain" w:date="2022-07-21T13:22:00Z">
              <w:tcPr>
                <w:tcW w:w="1417" w:type="dxa"/>
                <w:gridSpan w:val="3"/>
              </w:tcPr>
            </w:tcPrChange>
          </w:tcPr>
          <w:p w14:paraId="1C805407" w14:textId="0543A0B8" w:rsidR="0047093D" w:rsidRPr="00E3211B" w:rsidRDefault="00500F8A" w:rsidP="0047093D">
            <w:pPr>
              <w:rPr>
                <w:sz w:val="18"/>
              </w:rPr>
            </w:pPr>
            <w:ins w:id="174" w:author="Aavriti Jain" w:date="2022-07-21T13:23:00Z">
              <w:r>
                <w:rPr>
                  <w:sz w:val="18"/>
                </w:rPr>
                <w:t>B822</w:t>
              </w:r>
            </w:ins>
            <w:ins w:id="175" w:author="Aavriti Jain" w:date="2022-07-21T13:24:00Z">
              <w:r>
                <w:rPr>
                  <w:sz w:val="18"/>
                </w:rPr>
                <w:t>05436</w:t>
              </w:r>
            </w:ins>
            <w:del w:id="176" w:author="Aavriti Jain" w:date="2022-07-21T13:23:00Z">
              <w:r w:rsidR="0047093D" w:rsidRPr="00E3211B" w:rsidDel="00500F8A">
                <w:rPr>
                  <w:sz w:val="18"/>
                </w:rPr>
                <w:delText>ESN0038382H</w:delText>
              </w:r>
            </w:del>
          </w:p>
        </w:tc>
        <w:tc>
          <w:tcPr>
            <w:tcW w:w="0" w:type="dxa"/>
            <w:tcPrChange w:id="177" w:author="Aavriti Jain" w:date="2022-07-21T13:22:00Z">
              <w:tcPr>
                <w:tcW w:w="1367" w:type="dxa"/>
                <w:gridSpan w:val="2"/>
              </w:tcPr>
            </w:tcPrChange>
          </w:tcPr>
          <w:p w14:paraId="02244E23" w14:textId="77777777" w:rsidR="0047093D" w:rsidRPr="00E3211B" w:rsidRDefault="0047093D" w:rsidP="0047093D">
            <w:pPr>
              <w:rPr>
                <w:sz w:val="18"/>
              </w:rPr>
            </w:pPr>
          </w:p>
        </w:tc>
        <w:tc>
          <w:tcPr>
            <w:tcW w:w="0" w:type="dxa"/>
            <w:tcPrChange w:id="178" w:author="Aavriti Jain" w:date="2022-07-21T13:22:00Z">
              <w:tcPr>
                <w:tcW w:w="1229" w:type="dxa"/>
                <w:gridSpan w:val="2"/>
              </w:tcPr>
            </w:tcPrChange>
          </w:tcPr>
          <w:p w14:paraId="45D65407" w14:textId="77777777" w:rsidR="0047093D" w:rsidRPr="00E3211B" w:rsidRDefault="0047093D" w:rsidP="0047093D">
            <w:pPr>
              <w:rPr>
                <w:sz w:val="18"/>
              </w:rPr>
            </w:pPr>
          </w:p>
        </w:tc>
        <w:tc>
          <w:tcPr>
            <w:tcW w:w="0" w:type="dxa"/>
            <w:tcPrChange w:id="179" w:author="Aavriti Jain" w:date="2022-07-21T13:22:00Z">
              <w:tcPr>
                <w:tcW w:w="1262" w:type="dxa"/>
                <w:gridSpan w:val="3"/>
              </w:tcPr>
            </w:tcPrChange>
          </w:tcPr>
          <w:p w14:paraId="4A627D0B" w14:textId="77777777" w:rsidR="0047093D" w:rsidRPr="00E3211B" w:rsidRDefault="0047093D" w:rsidP="0047093D">
            <w:pPr>
              <w:rPr>
                <w:sz w:val="18"/>
              </w:rPr>
            </w:pPr>
          </w:p>
        </w:tc>
        <w:tc>
          <w:tcPr>
            <w:tcW w:w="0" w:type="dxa"/>
            <w:tcPrChange w:id="180" w:author="Aavriti Jain" w:date="2022-07-21T13:22:00Z">
              <w:tcPr>
                <w:tcW w:w="1245" w:type="dxa"/>
                <w:gridSpan w:val="2"/>
              </w:tcPr>
            </w:tcPrChange>
          </w:tcPr>
          <w:p w14:paraId="3F63DA13" w14:textId="6C3CA530" w:rsidR="0047093D" w:rsidRPr="00E3211B" w:rsidRDefault="0047093D" w:rsidP="0047093D">
            <w:pPr>
              <w:rPr>
                <w:sz w:val="18"/>
              </w:rPr>
            </w:pPr>
            <w:del w:id="181" w:author="Aavriti Jain" w:date="2022-07-22T12:01:00Z">
              <w:r w:rsidRPr="00E3211B" w:rsidDel="003F7870">
                <w:rPr>
                  <w:sz w:val="18"/>
                </w:rPr>
                <w:delText xml:space="preserve">&lt; </w:delText>
              </w:r>
            </w:del>
            <w:r w:rsidRPr="00E3211B">
              <w:rPr>
                <w:sz w:val="18"/>
              </w:rPr>
              <w:t>JLGES</w:t>
            </w:r>
            <w:del w:id="182" w:author="Aavriti Jain" w:date="2022-07-22T12:01:00Z">
              <w:r w:rsidRPr="00E3211B" w:rsidDel="003F7870">
                <w:rPr>
                  <w:sz w:val="18"/>
                </w:rPr>
                <w:delText xml:space="preserve"> &gt;</w:delText>
              </w:r>
            </w:del>
            <w:r w:rsidRPr="00E3211B">
              <w:rPr>
                <w:sz w:val="18"/>
              </w:rPr>
              <w:t>@pdf.basware.com</w:t>
            </w:r>
          </w:p>
        </w:tc>
        <w:tc>
          <w:tcPr>
            <w:tcW w:w="0" w:type="dxa"/>
            <w:tcPrChange w:id="183" w:author="Aavriti Jain" w:date="2022-07-21T13:22:00Z">
              <w:tcPr>
                <w:tcW w:w="993" w:type="dxa"/>
              </w:tcPr>
            </w:tcPrChange>
          </w:tcPr>
          <w:p w14:paraId="74B1E4E3" w14:textId="37BD2301" w:rsidR="0047093D" w:rsidRPr="00E3211B" w:rsidRDefault="0047093D" w:rsidP="0047093D">
            <w:pPr>
              <w:rPr>
                <w:sz w:val="18"/>
              </w:rPr>
            </w:pPr>
            <w:r w:rsidRPr="00E3211B">
              <w:rPr>
                <w:sz w:val="18"/>
              </w:rPr>
              <w:t>JLGES</w:t>
            </w:r>
            <w:del w:id="184" w:author="Aavriti Jain" w:date="2022-07-22T12:01:00Z">
              <w:r w:rsidRPr="00E3211B" w:rsidDel="003F7870">
                <w:rPr>
                  <w:sz w:val="18"/>
                </w:rPr>
                <w:delText>&gt;</w:delText>
              </w:r>
            </w:del>
            <w:r w:rsidRPr="00E3211B">
              <w:rPr>
                <w:sz w:val="18"/>
              </w:rPr>
              <w:t>@testpdf.basware.com</w:t>
            </w:r>
          </w:p>
        </w:tc>
        <w:tc>
          <w:tcPr>
            <w:tcW w:w="0" w:type="dxa"/>
            <w:tcPrChange w:id="185" w:author="Aavriti Jain" w:date="2022-07-21T13:22:00Z">
              <w:tcPr>
                <w:tcW w:w="1275" w:type="dxa"/>
              </w:tcPr>
            </w:tcPrChange>
          </w:tcPr>
          <w:p w14:paraId="67A6DE6F" w14:textId="7E7F73CC" w:rsidR="0047093D" w:rsidRPr="004C32E0" w:rsidRDefault="007E7F80" w:rsidP="0047093D">
            <w:pPr>
              <w:rPr>
                <w:sz w:val="18"/>
              </w:rPr>
            </w:pPr>
            <w:r>
              <w:rPr>
                <w:sz w:val="18"/>
              </w:rPr>
              <w:t xml:space="preserve"> </w:t>
            </w:r>
            <w:ins w:id="186" w:author="Aavriti Jain" w:date="2022-07-25T16:30:00Z">
              <w:r w:rsidR="00BD232E">
                <w:rPr>
                  <w:sz w:val="18"/>
                </w:rPr>
                <w:t>Arabic</w:t>
              </w:r>
            </w:ins>
            <w:ins w:id="187" w:author="Aavriti Jain" w:date="2022-07-25T19:36:00Z">
              <w:r w:rsidR="005B689B">
                <w:rPr>
                  <w:sz w:val="18"/>
                </w:rPr>
                <w:t>, Dutch (NL), EN, Swedish Norweign Finnish, French,  German, Italian,</w:t>
              </w:r>
            </w:ins>
            <w:ins w:id="188" w:author="Aavriti Jain" w:date="2022-07-25T19:37:00Z">
              <w:r w:rsidR="005B689B">
                <w:rPr>
                  <w:sz w:val="18"/>
                </w:rPr>
                <w:t xml:space="preserve"> Spanish, Swedish, Norwegian, Russion,Danish</w:t>
              </w:r>
              <w:r w:rsidR="005B689B" w:rsidDel="00BD232E">
                <w:rPr>
                  <w:sz w:val="18"/>
                </w:rPr>
                <w:t xml:space="preserve"> </w:t>
              </w:r>
            </w:ins>
            <w:del w:id="189" w:author="Aavriti Jain" w:date="2022-07-25T16:30:00Z">
              <w:r w:rsidDel="00BD232E">
                <w:rPr>
                  <w:sz w:val="18"/>
                </w:rPr>
                <w:delText>Dutch (NL), EN, French, German, Italian, Spanish, Swedish Norweign Finnish, Russion, Danish,</w:delText>
              </w:r>
            </w:del>
          </w:p>
        </w:tc>
        <w:tc>
          <w:tcPr>
            <w:tcW w:w="0" w:type="dxa"/>
            <w:tcPrChange w:id="190" w:author="Aavriti Jain" w:date="2022-07-21T13:22:00Z">
              <w:tcPr>
                <w:tcW w:w="851" w:type="dxa"/>
              </w:tcPr>
            </w:tcPrChange>
          </w:tcPr>
          <w:p w14:paraId="07B03FD7" w14:textId="079170A7" w:rsidR="0047093D" w:rsidRPr="004C32E0" w:rsidRDefault="0047093D" w:rsidP="0047093D">
            <w:pPr>
              <w:rPr>
                <w:sz w:val="18"/>
              </w:rPr>
            </w:pPr>
            <w:r w:rsidRPr="00F35888">
              <w:rPr>
                <w:sz w:val="18"/>
              </w:rPr>
              <w:t>&lt;</w:t>
            </w:r>
            <w:ins w:id="191" w:author="Aavriti Jain" w:date="2022-07-25T16:24:00Z">
              <w:r w:rsidR="004F6D7B">
                <w:rPr>
                  <w:sz w:val="18"/>
                </w:rPr>
                <w:t>8</w:t>
              </w:r>
            </w:ins>
            <w:del w:id="192" w:author="Aavriti Jain" w:date="2022-07-25T16:24:00Z">
              <w:r w:rsidR="00422742" w:rsidDel="004F6D7B">
                <w:rPr>
                  <w:sz w:val="18"/>
                </w:rPr>
                <w:delText>2</w:delText>
              </w:r>
            </w:del>
            <w:r w:rsidR="00422742">
              <w:rPr>
                <w:sz w:val="18"/>
              </w:rPr>
              <w:t>0</w:t>
            </w:r>
            <w:r w:rsidR="00422742" w:rsidRPr="00F35888">
              <w:rPr>
                <w:sz w:val="18"/>
              </w:rPr>
              <w:t>k</w:t>
            </w:r>
          </w:p>
        </w:tc>
        <w:tc>
          <w:tcPr>
            <w:tcW w:w="0" w:type="dxa"/>
            <w:tcPrChange w:id="193" w:author="Aavriti Jain" w:date="2022-07-21T13:22:00Z">
              <w:tcPr>
                <w:tcW w:w="709" w:type="dxa"/>
              </w:tcPr>
            </w:tcPrChange>
          </w:tcPr>
          <w:p w14:paraId="0F8DC3B8" w14:textId="77777777" w:rsidR="0047093D" w:rsidRPr="004C32E0" w:rsidRDefault="0047093D" w:rsidP="0047093D">
            <w:pPr>
              <w:rPr>
                <w:sz w:val="18"/>
              </w:rPr>
            </w:pPr>
          </w:p>
        </w:tc>
        <w:tc>
          <w:tcPr>
            <w:tcW w:w="0" w:type="dxa"/>
            <w:tcPrChange w:id="194" w:author="Aavriti Jain" w:date="2022-07-21T13:22:00Z">
              <w:tcPr>
                <w:tcW w:w="1275" w:type="dxa"/>
              </w:tcPr>
            </w:tcPrChange>
          </w:tcPr>
          <w:p w14:paraId="4C9A2E8D" w14:textId="740A7F95" w:rsidR="0047093D" w:rsidRPr="004C32E0" w:rsidRDefault="00BD232E" w:rsidP="0047093D">
            <w:pPr>
              <w:rPr>
                <w:sz w:val="18"/>
              </w:rPr>
            </w:pPr>
            <w:ins w:id="195" w:author="Aavriti Jain" w:date="2022-07-25T16:31:00Z">
              <w:r>
                <w:rPr>
                  <w:sz w:val="18"/>
                </w:rPr>
                <w:t>GMT+2</w:t>
              </w:r>
            </w:ins>
          </w:p>
        </w:tc>
      </w:tr>
      <w:tr w:rsidR="0047093D" w:rsidRPr="004C32E0" w14:paraId="31CF00C8" w14:textId="77777777" w:rsidTr="00FC2B8D">
        <w:tc>
          <w:tcPr>
            <w:tcW w:w="425" w:type="dxa"/>
          </w:tcPr>
          <w:p w14:paraId="170A3E23" w14:textId="41D7EB5F" w:rsidR="0047093D" w:rsidRDefault="0047093D" w:rsidP="0047093D">
            <w:pPr>
              <w:rPr>
                <w:sz w:val="18"/>
              </w:rPr>
            </w:pPr>
            <w:r>
              <w:rPr>
                <w:sz w:val="18"/>
              </w:rPr>
              <w:lastRenderedPageBreak/>
              <w:t>12</w:t>
            </w:r>
          </w:p>
        </w:tc>
        <w:tc>
          <w:tcPr>
            <w:tcW w:w="1277" w:type="dxa"/>
          </w:tcPr>
          <w:p w14:paraId="7EFE7929" w14:textId="1FBDF66A" w:rsidR="0047093D" w:rsidRPr="00E3211B" w:rsidRDefault="00500F8A" w:rsidP="0047093D">
            <w:pPr>
              <w:rPr>
                <w:sz w:val="18"/>
              </w:rPr>
            </w:pPr>
            <w:ins w:id="196" w:author="Aavriti Jain" w:date="2022-07-21T13:27:00Z">
              <w:r w:rsidRPr="00500F8A">
                <w:rPr>
                  <w:sz w:val="18"/>
                  <w:rPrChange w:id="197" w:author="Aavriti Jain" w:date="2022-07-21T13:27:00Z">
                    <w:rPr>
                      <w:sz w:val="18"/>
                      <w:highlight w:val="green"/>
                    </w:rPr>
                  </w:rPrChange>
                </w:rPr>
                <w:t xml:space="preserve">FD32 </w:t>
              </w:r>
              <w:r w:rsidRPr="00500F8A">
                <w:rPr>
                  <w:rFonts w:ascii="Segoe UI" w:hAnsi="Segoe UI" w:cs="Segoe UI"/>
                  <w:color w:val="1E1F21"/>
                  <w:sz w:val="16"/>
                  <w:szCs w:val="16"/>
                  <w:shd w:val="clear" w:color="auto" w:fill="F9F8F8"/>
                  <w:rPrChange w:id="198" w:author="Aavriti Jain" w:date="2022-07-21T13:27:00Z">
                    <w:rPr>
                      <w:rFonts w:ascii="Segoe UI" w:hAnsi="Segoe UI" w:cs="Segoe UI"/>
                      <w:color w:val="1E1F21"/>
                      <w:sz w:val="16"/>
                      <w:szCs w:val="16"/>
                      <w:highlight w:val="green"/>
                      <w:shd w:val="clear" w:color="auto" w:fill="F9F8F8"/>
                    </w:rPr>
                  </w:rPrChange>
                </w:rPr>
                <w:t>JLG Ground Support BVBA</w:t>
              </w:r>
            </w:ins>
            <w:del w:id="199" w:author="Aavriti Jain" w:date="2022-07-21T13:27:00Z">
              <w:r w:rsidR="0047093D" w:rsidRPr="00E3211B" w:rsidDel="00500F8A">
                <w:rPr>
                  <w:sz w:val="18"/>
                </w:rPr>
                <w:delText>JLG Belgium</w:delText>
              </w:r>
            </w:del>
          </w:p>
        </w:tc>
        <w:tc>
          <w:tcPr>
            <w:tcW w:w="1417" w:type="dxa"/>
          </w:tcPr>
          <w:p w14:paraId="037B1FCC" w14:textId="0A61F255" w:rsidR="0047093D" w:rsidRPr="00E3211B" w:rsidRDefault="00500F8A" w:rsidP="0047093D">
            <w:pPr>
              <w:rPr>
                <w:sz w:val="18"/>
              </w:rPr>
            </w:pPr>
            <w:ins w:id="200" w:author="Aavriti Jain" w:date="2022-07-21T13:28:00Z">
              <w:r w:rsidRPr="00500F8A">
                <w:rPr>
                  <w:rFonts w:ascii="Segoe UI" w:hAnsi="Segoe UI" w:cs="Segoe UI"/>
                  <w:color w:val="1E1F21"/>
                  <w:sz w:val="18"/>
                  <w:szCs w:val="18"/>
                  <w:shd w:val="clear" w:color="auto" w:fill="F9F8F8"/>
                  <w:rPrChange w:id="201" w:author="Aavriti Jain" w:date="2022-07-21T13:28:00Z">
                    <w:rPr>
                      <w:rFonts w:ascii="Segoe UI" w:hAnsi="Segoe UI" w:cs="Segoe UI"/>
                      <w:color w:val="1E1F21"/>
                      <w:sz w:val="18"/>
                      <w:szCs w:val="18"/>
                      <w:highlight w:val="green"/>
                      <w:shd w:val="clear" w:color="auto" w:fill="F9F8F8"/>
                    </w:rPr>
                  </w:rPrChange>
                </w:rPr>
                <w:t>BE0559796403</w:t>
              </w:r>
            </w:ins>
            <w:commentRangeStart w:id="202"/>
            <w:del w:id="203" w:author="Aavriti Jain" w:date="2022-07-21T13:28:00Z">
              <w:r w:rsidR="0047093D" w:rsidRPr="00E3211B" w:rsidDel="00500F8A">
                <w:rPr>
                  <w:sz w:val="18"/>
                </w:rPr>
                <w:delText>BE0561983257</w:delText>
              </w:r>
              <w:commentRangeEnd w:id="202"/>
              <w:r w:rsidR="00DE4776" w:rsidRPr="00E3211B" w:rsidDel="00500F8A">
                <w:rPr>
                  <w:rStyle w:val="CommentReference"/>
                  <w:sz w:val="18"/>
                  <w:szCs w:val="22"/>
                </w:rPr>
                <w:commentReference w:id="202"/>
              </w:r>
            </w:del>
          </w:p>
        </w:tc>
        <w:tc>
          <w:tcPr>
            <w:tcW w:w="1418" w:type="dxa"/>
          </w:tcPr>
          <w:p w14:paraId="257F7901" w14:textId="5FABE4D2" w:rsidR="0047093D" w:rsidRPr="00E3211B" w:rsidRDefault="0047093D" w:rsidP="0047093D">
            <w:pPr>
              <w:rPr>
                <w:sz w:val="18"/>
              </w:rPr>
            </w:pPr>
            <w:r w:rsidRPr="00E3211B">
              <w:rPr>
                <w:sz w:val="18"/>
              </w:rPr>
              <w:t>BE</w:t>
            </w:r>
          </w:p>
        </w:tc>
        <w:tc>
          <w:tcPr>
            <w:tcW w:w="1417" w:type="dxa"/>
          </w:tcPr>
          <w:p w14:paraId="2651CF11" w14:textId="0A4F8190" w:rsidR="0047093D" w:rsidRPr="00E3211B" w:rsidRDefault="00500F8A" w:rsidP="0047093D">
            <w:pPr>
              <w:rPr>
                <w:sz w:val="18"/>
              </w:rPr>
            </w:pPr>
            <w:ins w:id="204" w:author="Aavriti Jain" w:date="2022-07-21T13:28:00Z">
              <w:r w:rsidRPr="00500F8A">
                <w:rPr>
                  <w:rFonts w:ascii="Segoe UI" w:hAnsi="Segoe UI" w:cs="Segoe UI"/>
                  <w:color w:val="1E1F21"/>
                  <w:sz w:val="18"/>
                  <w:szCs w:val="18"/>
                  <w:shd w:val="clear" w:color="auto" w:fill="F9F8F8"/>
                  <w:rPrChange w:id="205" w:author="Aavriti Jain" w:date="2022-07-21T13:28:00Z">
                    <w:rPr>
                      <w:rFonts w:ascii="Segoe UI" w:hAnsi="Segoe UI" w:cs="Segoe UI"/>
                      <w:color w:val="1E1F21"/>
                      <w:sz w:val="18"/>
                      <w:szCs w:val="18"/>
                      <w:highlight w:val="green"/>
                      <w:shd w:val="clear" w:color="auto" w:fill="F9F8F8"/>
                    </w:rPr>
                  </w:rPrChange>
                </w:rPr>
                <w:t>BE0559796403</w:t>
              </w:r>
            </w:ins>
            <w:del w:id="206" w:author="Aavriti Jain" w:date="2022-07-21T13:28:00Z">
              <w:r w:rsidR="0047093D" w:rsidRPr="00E3211B" w:rsidDel="00500F8A">
                <w:rPr>
                  <w:sz w:val="18"/>
                </w:rPr>
                <w:delText>BE0561983257</w:delText>
              </w:r>
            </w:del>
          </w:p>
        </w:tc>
        <w:tc>
          <w:tcPr>
            <w:tcW w:w="1367" w:type="dxa"/>
          </w:tcPr>
          <w:p w14:paraId="2B817F64" w14:textId="77777777" w:rsidR="0047093D" w:rsidRPr="00E3211B" w:rsidRDefault="0047093D" w:rsidP="0047093D">
            <w:pPr>
              <w:rPr>
                <w:sz w:val="18"/>
              </w:rPr>
            </w:pPr>
          </w:p>
        </w:tc>
        <w:tc>
          <w:tcPr>
            <w:tcW w:w="1229" w:type="dxa"/>
          </w:tcPr>
          <w:p w14:paraId="2200EC5B" w14:textId="77777777" w:rsidR="0047093D" w:rsidRPr="00E3211B" w:rsidRDefault="0047093D" w:rsidP="0047093D">
            <w:pPr>
              <w:rPr>
                <w:sz w:val="18"/>
              </w:rPr>
            </w:pPr>
          </w:p>
        </w:tc>
        <w:tc>
          <w:tcPr>
            <w:tcW w:w="1262" w:type="dxa"/>
          </w:tcPr>
          <w:p w14:paraId="18782E69" w14:textId="77777777" w:rsidR="0047093D" w:rsidRPr="00E3211B" w:rsidRDefault="0047093D" w:rsidP="0047093D">
            <w:pPr>
              <w:rPr>
                <w:sz w:val="18"/>
              </w:rPr>
            </w:pPr>
          </w:p>
        </w:tc>
        <w:tc>
          <w:tcPr>
            <w:tcW w:w="1245" w:type="dxa"/>
          </w:tcPr>
          <w:p w14:paraId="55993355" w14:textId="3A9245A2" w:rsidR="0047093D" w:rsidRPr="00E3211B" w:rsidRDefault="0047093D" w:rsidP="0047093D">
            <w:pPr>
              <w:rPr>
                <w:sz w:val="18"/>
              </w:rPr>
            </w:pPr>
            <w:del w:id="207" w:author="Aavriti Jain" w:date="2022-07-22T12:01:00Z">
              <w:r w:rsidRPr="00E3211B" w:rsidDel="003F7870">
                <w:rPr>
                  <w:sz w:val="18"/>
                </w:rPr>
                <w:delText xml:space="preserve">&lt; </w:delText>
              </w:r>
            </w:del>
            <w:r w:rsidRPr="00E3211B">
              <w:rPr>
                <w:sz w:val="18"/>
              </w:rPr>
              <w:t>JLGBE</w:t>
            </w:r>
            <w:del w:id="208" w:author="Aavriti Jain" w:date="2022-07-22T12:01:00Z">
              <w:r w:rsidRPr="00E3211B" w:rsidDel="003F7870">
                <w:rPr>
                  <w:sz w:val="18"/>
                </w:rPr>
                <w:delText xml:space="preserve"> &gt;</w:delText>
              </w:r>
            </w:del>
            <w:r w:rsidRPr="00E3211B">
              <w:rPr>
                <w:sz w:val="18"/>
              </w:rPr>
              <w:t>@pdf.basware.com</w:t>
            </w:r>
          </w:p>
        </w:tc>
        <w:tc>
          <w:tcPr>
            <w:tcW w:w="993" w:type="dxa"/>
          </w:tcPr>
          <w:p w14:paraId="71531EC4" w14:textId="1FD1810C" w:rsidR="0047093D" w:rsidRPr="00E3211B" w:rsidRDefault="0047093D" w:rsidP="0047093D">
            <w:pPr>
              <w:rPr>
                <w:sz w:val="18"/>
              </w:rPr>
            </w:pPr>
            <w:r w:rsidRPr="00E3211B">
              <w:rPr>
                <w:sz w:val="18"/>
              </w:rPr>
              <w:t>JLGBE</w:t>
            </w:r>
            <w:del w:id="209" w:author="Aavriti Jain" w:date="2022-07-22T12:01:00Z">
              <w:r w:rsidRPr="00E3211B" w:rsidDel="003F7870">
                <w:rPr>
                  <w:sz w:val="18"/>
                </w:rPr>
                <w:delText>&gt;</w:delText>
              </w:r>
            </w:del>
            <w:r w:rsidRPr="00E3211B">
              <w:rPr>
                <w:sz w:val="18"/>
              </w:rPr>
              <w:t>@testpdf.basware.com</w:t>
            </w:r>
          </w:p>
        </w:tc>
        <w:tc>
          <w:tcPr>
            <w:tcW w:w="1275" w:type="dxa"/>
          </w:tcPr>
          <w:p w14:paraId="1CD02BB5" w14:textId="3D127B7B" w:rsidR="0047093D" w:rsidRPr="004C32E0" w:rsidRDefault="00BD232E" w:rsidP="0047093D">
            <w:pPr>
              <w:rPr>
                <w:sz w:val="18"/>
              </w:rPr>
            </w:pPr>
            <w:ins w:id="210" w:author="Aavriti Jain" w:date="2022-07-25T16:30:00Z">
              <w:r>
                <w:rPr>
                  <w:sz w:val="18"/>
                </w:rPr>
                <w:t>BE,</w:t>
              </w:r>
            </w:ins>
            <w:del w:id="211" w:author="Aavriti Jain" w:date="2022-07-25T16:30:00Z">
              <w:r w:rsidR="007E7F80" w:rsidDel="00BD232E">
                <w:rPr>
                  <w:sz w:val="18"/>
                </w:rPr>
                <w:delText>Dutch (NL),</w:delText>
              </w:r>
            </w:del>
            <w:r w:rsidR="007E7F80">
              <w:rPr>
                <w:sz w:val="18"/>
              </w:rPr>
              <w:t xml:space="preserve"> EN</w:t>
            </w:r>
            <w:ins w:id="212" w:author="Aavriti Jain" w:date="2022-07-25T19:37:00Z">
              <w:r w:rsidR="005B689B">
                <w:rPr>
                  <w:sz w:val="18"/>
                </w:rPr>
                <w:t>, Spanish, Swedish, Norwegian, Russion, Dutch (NL),Danish, Finnish, French,  German, Italian, Danish</w:t>
              </w:r>
            </w:ins>
            <w:del w:id="213" w:author="Aavriti Jain" w:date="2022-07-25T16:30:00Z">
              <w:r w:rsidR="007E7F80" w:rsidDel="00BD232E">
                <w:rPr>
                  <w:sz w:val="18"/>
                </w:rPr>
                <w:delText xml:space="preserve">, French, German, Italian, Spanish, Swedish Norweign Finnish, Russion, Danish, </w:delText>
              </w:r>
            </w:del>
          </w:p>
        </w:tc>
        <w:tc>
          <w:tcPr>
            <w:tcW w:w="851" w:type="dxa"/>
          </w:tcPr>
          <w:p w14:paraId="792984CF" w14:textId="07E7B9E2" w:rsidR="0047093D" w:rsidRPr="004C32E0" w:rsidRDefault="0047093D" w:rsidP="0047093D">
            <w:pPr>
              <w:rPr>
                <w:sz w:val="18"/>
              </w:rPr>
            </w:pPr>
            <w:r w:rsidRPr="00F35888">
              <w:rPr>
                <w:sz w:val="18"/>
              </w:rPr>
              <w:t>&lt;</w:t>
            </w:r>
            <w:ins w:id="214" w:author="Aavriti Jain" w:date="2022-07-25T16:24:00Z">
              <w:r w:rsidR="004F6D7B">
                <w:rPr>
                  <w:sz w:val="18"/>
                </w:rPr>
                <w:t>8</w:t>
              </w:r>
            </w:ins>
            <w:del w:id="215" w:author="Aavriti Jain" w:date="2022-07-25T16:24:00Z">
              <w:r w:rsidR="00422742" w:rsidDel="004F6D7B">
                <w:rPr>
                  <w:sz w:val="18"/>
                </w:rPr>
                <w:delText>2</w:delText>
              </w:r>
            </w:del>
            <w:r w:rsidR="00422742">
              <w:rPr>
                <w:sz w:val="18"/>
              </w:rPr>
              <w:t>0</w:t>
            </w:r>
            <w:r w:rsidR="00422742" w:rsidRPr="00F35888">
              <w:rPr>
                <w:sz w:val="18"/>
              </w:rPr>
              <w:t>k</w:t>
            </w:r>
          </w:p>
        </w:tc>
        <w:tc>
          <w:tcPr>
            <w:tcW w:w="709" w:type="dxa"/>
          </w:tcPr>
          <w:p w14:paraId="48D8F308" w14:textId="77777777" w:rsidR="0047093D" w:rsidRPr="004C32E0" w:rsidRDefault="0047093D" w:rsidP="0047093D">
            <w:pPr>
              <w:rPr>
                <w:sz w:val="18"/>
              </w:rPr>
            </w:pPr>
          </w:p>
        </w:tc>
        <w:tc>
          <w:tcPr>
            <w:tcW w:w="1275" w:type="dxa"/>
          </w:tcPr>
          <w:p w14:paraId="45F0613B" w14:textId="73E6E7B2" w:rsidR="0047093D" w:rsidRPr="004C32E0" w:rsidRDefault="00BD232E" w:rsidP="0047093D">
            <w:pPr>
              <w:rPr>
                <w:sz w:val="18"/>
              </w:rPr>
            </w:pPr>
            <w:ins w:id="216" w:author="Aavriti Jain" w:date="2022-07-25T16:31:00Z">
              <w:r>
                <w:rPr>
                  <w:sz w:val="18"/>
                </w:rPr>
                <w:t>GMT+2</w:t>
              </w:r>
            </w:ins>
          </w:p>
        </w:tc>
      </w:tr>
      <w:tr w:rsidR="00422742" w:rsidRPr="004C32E0" w14:paraId="14669B1E" w14:textId="77777777" w:rsidTr="00FC2B8D">
        <w:tc>
          <w:tcPr>
            <w:tcW w:w="425" w:type="dxa"/>
          </w:tcPr>
          <w:p w14:paraId="6DF350A0" w14:textId="6C493898" w:rsidR="00422742" w:rsidRDefault="00422742" w:rsidP="0047093D">
            <w:pPr>
              <w:rPr>
                <w:sz w:val="18"/>
              </w:rPr>
            </w:pPr>
            <w:r>
              <w:rPr>
                <w:sz w:val="18"/>
              </w:rPr>
              <w:t>13</w:t>
            </w:r>
          </w:p>
        </w:tc>
        <w:tc>
          <w:tcPr>
            <w:tcW w:w="1277" w:type="dxa"/>
          </w:tcPr>
          <w:p w14:paraId="2A68FEDD" w14:textId="500D0B90" w:rsidR="00422742" w:rsidRPr="00E3211B" w:rsidRDefault="00422742" w:rsidP="0047093D">
            <w:pPr>
              <w:rPr>
                <w:sz w:val="18"/>
              </w:rPr>
            </w:pPr>
            <w:r w:rsidRPr="005F4995">
              <w:rPr>
                <w:sz w:val="18"/>
              </w:rPr>
              <w:t>JLG Pacific Holdings Inc</w:t>
            </w:r>
          </w:p>
        </w:tc>
        <w:tc>
          <w:tcPr>
            <w:tcW w:w="1417" w:type="dxa"/>
          </w:tcPr>
          <w:p w14:paraId="1F818654" w14:textId="77777777" w:rsidR="00422742" w:rsidRPr="003C405C" w:rsidRDefault="00422742" w:rsidP="0047093D">
            <w:pPr>
              <w:rPr>
                <w:sz w:val="18"/>
                <w:lang w:val="en-IN"/>
              </w:rPr>
            </w:pPr>
            <w:r>
              <w:rPr>
                <w:sz w:val="18"/>
              </w:rPr>
              <w:t>AU</w:t>
            </w:r>
            <w:r w:rsidRPr="003C405C">
              <w:rPr>
                <w:sz w:val="18"/>
              </w:rPr>
              <w:t>52634889 884</w:t>
            </w:r>
          </w:p>
          <w:p w14:paraId="19063E20" w14:textId="77777777" w:rsidR="00422742" w:rsidRPr="00E3211B" w:rsidRDefault="00422742" w:rsidP="0047093D">
            <w:pPr>
              <w:rPr>
                <w:sz w:val="18"/>
              </w:rPr>
            </w:pPr>
          </w:p>
        </w:tc>
        <w:tc>
          <w:tcPr>
            <w:tcW w:w="1418" w:type="dxa"/>
          </w:tcPr>
          <w:p w14:paraId="1F8A234D" w14:textId="470B1763" w:rsidR="00422742" w:rsidRPr="00E3211B" w:rsidRDefault="00422742" w:rsidP="0047093D">
            <w:pPr>
              <w:rPr>
                <w:sz w:val="18"/>
              </w:rPr>
            </w:pPr>
            <w:r w:rsidRPr="00E3211B">
              <w:rPr>
                <w:sz w:val="18"/>
              </w:rPr>
              <w:t>AU</w:t>
            </w:r>
          </w:p>
        </w:tc>
        <w:tc>
          <w:tcPr>
            <w:tcW w:w="1417" w:type="dxa"/>
          </w:tcPr>
          <w:p w14:paraId="0F8D06C3" w14:textId="77777777" w:rsidR="00422742" w:rsidRPr="003C405C" w:rsidRDefault="00422742" w:rsidP="0047093D">
            <w:pPr>
              <w:rPr>
                <w:sz w:val="18"/>
                <w:lang w:val="en-IN"/>
              </w:rPr>
            </w:pPr>
            <w:r w:rsidRPr="003C405C">
              <w:rPr>
                <w:sz w:val="18"/>
              </w:rPr>
              <w:t>52 634 889 884</w:t>
            </w:r>
          </w:p>
          <w:p w14:paraId="1178F401" w14:textId="77777777" w:rsidR="00422742" w:rsidRPr="00E3211B" w:rsidRDefault="00422742" w:rsidP="0047093D">
            <w:pPr>
              <w:rPr>
                <w:sz w:val="18"/>
              </w:rPr>
            </w:pPr>
          </w:p>
        </w:tc>
        <w:tc>
          <w:tcPr>
            <w:tcW w:w="1367" w:type="dxa"/>
          </w:tcPr>
          <w:p w14:paraId="68357239" w14:textId="77777777" w:rsidR="00422742" w:rsidRPr="00E3211B" w:rsidRDefault="00422742" w:rsidP="0047093D">
            <w:pPr>
              <w:rPr>
                <w:sz w:val="18"/>
              </w:rPr>
            </w:pPr>
          </w:p>
        </w:tc>
        <w:tc>
          <w:tcPr>
            <w:tcW w:w="1229" w:type="dxa"/>
          </w:tcPr>
          <w:p w14:paraId="656BE6D2" w14:textId="77777777" w:rsidR="00422742" w:rsidRPr="00E3211B" w:rsidRDefault="00422742" w:rsidP="0047093D">
            <w:pPr>
              <w:rPr>
                <w:sz w:val="18"/>
              </w:rPr>
            </w:pPr>
          </w:p>
        </w:tc>
        <w:tc>
          <w:tcPr>
            <w:tcW w:w="1262" w:type="dxa"/>
          </w:tcPr>
          <w:p w14:paraId="7782F8A0" w14:textId="77777777" w:rsidR="00422742" w:rsidRPr="00E3211B" w:rsidRDefault="00422742" w:rsidP="0047093D">
            <w:pPr>
              <w:rPr>
                <w:sz w:val="18"/>
              </w:rPr>
            </w:pPr>
          </w:p>
        </w:tc>
        <w:tc>
          <w:tcPr>
            <w:tcW w:w="1245" w:type="dxa"/>
          </w:tcPr>
          <w:p w14:paraId="7689195E" w14:textId="3049197E" w:rsidR="00422742" w:rsidRPr="00E3211B" w:rsidRDefault="00422742" w:rsidP="0047093D">
            <w:pPr>
              <w:rPr>
                <w:sz w:val="18"/>
              </w:rPr>
            </w:pPr>
            <w:del w:id="217" w:author="Aavriti Jain" w:date="2022-07-22T12:01:00Z">
              <w:r w:rsidRPr="00E3211B" w:rsidDel="003F7870">
                <w:rPr>
                  <w:sz w:val="18"/>
                </w:rPr>
                <w:delText>&lt;</w:delText>
              </w:r>
            </w:del>
            <w:r w:rsidRPr="00E3211B">
              <w:rPr>
                <w:sz w:val="18"/>
              </w:rPr>
              <w:t>JLGA</w:t>
            </w:r>
            <w:r>
              <w:rPr>
                <w:sz w:val="18"/>
              </w:rPr>
              <w:t>U</w:t>
            </w:r>
            <w:del w:id="218" w:author="Aavriti Jain" w:date="2022-07-22T12:01:00Z">
              <w:r w:rsidRPr="00E3211B" w:rsidDel="003F7870">
                <w:rPr>
                  <w:sz w:val="18"/>
                </w:rPr>
                <w:delText>&gt;</w:delText>
              </w:r>
            </w:del>
            <w:r w:rsidRPr="00E3211B">
              <w:rPr>
                <w:sz w:val="18"/>
              </w:rPr>
              <w:t>@pdf.basware.com</w:t>
            </w:r>
          </w:p>
        </w:tc>
        <w:tc>
          <w:tcPr>
            <w:tcW w:w="993" w:type="dxa"/>
          </w:tcPr>
          <w:p w14:paraId="049F261C" w14:textId="7F63C884" w:rsidR="00422742" w:rsidRPr="00E3211B" w:rsidRDefault="00422742" w:rsidP="0047093D">
            <w:pPr>
              <w:rPr>
                <w:sz w:val="18"/>
              </w:rPr>
            </w:pPr>
            <w:r w:rsidRPr="00E3211B">
              <w:rPr>
                <w:sz w:val="18"/>
              </w:rPr>
              <w:t>JLGAU</w:t>
            </w:r>
            <w:del w:id="219" w:author="Aavriti Jain" w:date="2022-07-22T12:01:00Z">
              <w:r w:rsidRPr="00E3211B" w:rsidDel="003F7870">
                <w:rPr>
                  <w:sz w:val="18"/>
                </w:rPr>
                <w:delText>&gt;</w:delText>
              </w:r>
            </w:del>
            <w:r w:rsidRPr="00E3211B">
              <w:rPr>
                <w:sz w:val="18"/>
              </w:rPr>
              <w:t>@testpdf.basware.com</w:t>
            </w:r>
          </w:p>
        </w:tc>
        <w:tc>
          <w:tcPr>
            <w:tcW w:w="1275" w:type="dxa"/>
          </w:tcPr>
          <w:p w14:paraId="6885B67E" w14:textId="46F45935" w:rsidR="00422742" w:rsidRPr="004C32E0" w:rsidRDefault="007E7F80" w:rsidP="0047093D">
            <w:pPr>
              <w:rPr>
                <w:sz w:val="18"/>
              </w:rPr>
            </w:pPr>
            <w:r>
              <w:rPr>
                <w:sz w:val="18"/>
              </w:rPr>
              <w:t>EN</w:t>
            </w:r>
          </w:p>
        </w:tc>
        <w:tc>
          <w:tcPr>
            <w:tcW w:w="851" w:type="dxa"/>
          </w:tcPr>
          <w:p w14:paraId="6CB6F40F" w14:textId="21F969D0" w:rsidR="00422742" w:rsidRPr="004C32E0" w:rsidRDefault="00422742" w:rsidP="0047093D">
            <w:pPr>
              <w:rPr>
                <w:sz w:val="18"/>
              </w:rPr>
            </w:pPr>
            <w:r w:rsidRPr="00F35888">
              <w:rPr>
                <w:sz w:val="18"/>
              </w:rPr>
              <w:t>&lt;</w:t>
            </w:r>
            <w:r w:rsidRPr="00F35888" w:rsidDel="00422742">
              <w:rPr>
                <w:sz w:val="18"/>
              </w:rPr>
              <w:t>80</w:t>
            </w:r>
            <w:ins w:id="220" w:author="Aavriti Jain" w:date="2022-07-25T16:24:00Z">
              <w:r w:rsidR="004F6D7B">
                <w:rPr>
                  <w:sz w:val="18"/>
                </w:rPr>
                <w:t>k</w:t>
              </w:r>
            </w:ins>
            <w:del w:id="221" w:author="Aavriti Jain" w:date="2022-07-25T16:24:00Z">
              <w:r w:rsidRPr="00F35888" w:rsidDel="004F6D7B">
                <w:rPr>
                  <w:sz w:val="18"/>
                </w:rPr>
                <w:delText>k</w:delText>
              </w:r>
              <w:r w:rsidDel="004F6D7B">
                <w:rPr>
                  <w:sz w:val="18"/>
                </w:rPr>
                <w:delText>24</w:delText>
              </w:r>
              <w:r w:rsidRPr="00F35888" w:rsidDel="004F6D7B">
                <w:rPr>
                  <w:sz w:val="18"/>
                </w:rPr>
                <w:delText>k</w:delText>
              </w:r>
            </w:del>
          </w:p>
        </w:tc>
        <w:tc>
          <w:tcPr>
            <w:tcW w:w="709" w:type="dxa"/>
          </w:tcPr>
          <w:p w14:paraId="41BDE00E" w14:textId="77777777" w:rsidR="00422742" w:rsidRPr="004C32E0" w:rsidRDefault="00422742" w:rsidP="0047093D">
            <w:pPr>
              <w:rPr>
                <w:sz w:val="18"/>
              </w:rPr>
            </w:pPr>
          </w:p>
        </w:tc>
        <w:tc>
          <w:tcPr>
            <w:tcW w:w="1275" w:type="dxa"/>
          </w:tcPr>
          <w:p w14:paraId="2C4955A0" w14:textId="2365ADCF" w:rsidR="00422742" w:rsidRPr="004C32E0" w:rsidRDefault="00BD232E" w:rsidP="0047093D">
            <w:pPr>
              <w:rPr>
                <w:sz w:val="18"/>
              </w:rPr>
            </w:pPr>
            <w:ins w:id="222" w:author="Aavriti Jain" w:date="2022-07-25T16:31:00Z">
              <w:r>
                <w:rPr>
                  <w:sz w:val="18"/>
                </w:rPr>
                <w:t>GMT+11</w:t>
              </w:r>
            </w:ins>
          </w:p>
        </w:tc>
      </w:tr>
      <w:tr w:rsidR="00422742" w:rsidRPr="004C32E0" w14:paraId="4DCFE51C" w14:textId="77777777" w:rsidTr="00FC2B8D">
        <w:tc>
          <w:tcPr>
            <w:tcW w:w="425" w:type="dxa"/>
          </w:tcPr>
          <w:p w14:paraId="2D75474B" w14:textId="0C03F6BD" w:rsidR="00422742" w:rsidRDefault="00422742" w:rsidP="0047093D">
            <w:pPr>
              <w:rPr>
                <w:sz w:val="18"/>
              </w:rPr>
            </w:pPr>
            <w:r>
              <w:rPr>
                <w:sz w:val="18"/>
              </w:rPr>
              <w:t>14</w:t>
            </w:r>
          </w:p>
        </w:tc>
        <w:tc>
          <w:tcPr>
            <w:tcW w:w="1277" w:type="dxa"/>
          </w:tcPr>
          <w:p w14:paraId="073CC46B" w14:textId="58170A61" w:rsidR="00422742" w:rsidRPr="00E3211B" w:rsidRDefault="007E7F80" w:rsidP="0047093D">
            <w:pPr>
              <w:rPr>
                <w:sz w:val="18"/>
              </w:rPr>
            </w:pPr>
            <w:r w:rsidRPr="007E7F80">
              <w:rPr>
                <w:sz w:val="18"/>
              </w:rPr>
              <w:t>JLG New Zealand Access Equipment &amp; Services</w:t>
            </w:r>
            <w:r w:rsidRPr="007E7F80" w:rsidDel="00761D87">
              <w:rPr>
                <w:sz w:val="18"/>
              </w:rPr>
              <w:t xml:space="preserve"> </w:t>
            </w:r>
          </w:p>
        </w:tc>
        <w:tc>
          <w:tcPr>
            <w:tcW w:w="1417" w:type="dxa"/>
          </w:tcPr>
          <w:p w14:paraId="4147EAE1" w14:textId="1CAA4D94" w:rsidR="00422742" w:rsidRPr="00E3211B" w:rsidRDefault="00422742" w:rsidP="0047093D">
            <w:pPr>
              <w:rPr>
                <w:sz w:val="18"/>
              </w:rPr>
            </w:pPr>
            <w:r>
              <w:rPr>
                <w:sz w:val="18"/>
              </w:rPr>
              <w:t>NZ</w:t>
            </w:r>
            <w:r w:rsidRPr="00E3211B">
              <w:rPr>
                <w:sz w:val="18"/>
              </w:rPr>
              <w:t>942904213 9218</w:t>
            </w:r>
          </w:p>
        </w:tc>
        <w:tc>
          <w:tcPr>
            <w:tcW w:w="1418" w:type="dxa"/>
          </w:tcPr>
          <w:p w14:paraId="7F0A8171" w14:textId="4C6EF4FE" w:rsidR="00422742" w:rsidRPr="00E3211B" w:rsidRDefault="00422742" w:rsidP="0047093D">
            <w:pPr>
              <w:rPr>
                <w:sz w:val="18"/>
              </w:rPr>
            </w:pPr>
            <w:r w:rsidRPr="00E3211B">
              <w:rPr>
                <w:sz w:val="18"/>
              </w:rPr>
              <w:t>NZ</w:t>
            </w:r>
          </w:p>
        </w:tc>
        <w:tc>
          <w:tcPr>
            <w:tcW w:w="1417" w:type="dxa"/>
          </w:tcPr>
          <w:p w14:paraId="5114C5BC" w14:textId="02715886" w:rsidR="00422742" w:rsidRPr="00E3211B" w:rsidRDefault="00422742" w:rsidP="0047093D">
            <w:pPr>
              <w:rPr>
                <w:sz w:val="18"/>
              </w:rPr>
            </w:pPr>
            <w:r w:rsidRPr="00E3211B">
              <w:rPr>
                <w:sz w:val="18"/>
              </w:rPr>
              <w:t>942 904 213 9218</w:t>
            </w:r>
          </w:p>
        </w:tc>
        <w:tc>
          <w:tcPr>
            <w:tcW w:w="1367" w:type="dxa"/>
          </w:tcPr>
          <w:p w14:paraId="24F2968A" w14:textId="77777777" w:rsidR="00422742" w:rsidRPr="00E3211B" w:rsidRDefault="00422742" w:rsidP="0047093D">
            <w:pPr>
              <w:rPr>
                <w:sz w:val="18"/>
              </w:rPr>
            </w:pPr>
          </w:p>
        </w:tc>
        <w:tc>
          <w:tcPr>
            <w:tcW w:w="1229" w:type="dxa"/>
          </w:tcPr>
          <w:p w14:paraId="0985EC6D" w14:textId="77777777" w:rsidR="00422742" w:rsidRPr="00E3211B" w:rsidRDefault="00422742" w:rsidP="0047093D">
            <w:pPr>
              <w:rPr>
                <w:sz w:val="18"/>
              </w:rPr>
            </w:pPr>
          </w:p>
        </w:tc>
        <w:tc>
          <w:tcPr>
            <w:tcW w:w="1262" w:type="dxa"/>
          </w:tcPr>
          <w:p w14:paraId="71CBBF3A" w14:textId="77777777" w:rsidR="00422742" w:rsidRPr="00E3211B" w:rsidRDefault="00422742" w:rsidP="0047093D">
            <w:pPr>
              <w:rPr>
                <w:sz w:val="18"/>
              </w:rPr>
            </w:pPr>
          </w:p>
        </w:tc>
        <w:tc>
          <w:tcPr>
            <w:tcW w:w="1245" w:type="dxa"/>
          </w:tcPr>
          <w:p w14:paraId="307405AA" w14:textId="1300ED02" w:rsidR="00422742" w:rsidRPr="00E3211B" w:rsidRDefault="00422742" w:rsidP="0047093D">
            <w:pPr>
              <w:rPr>
                <w:sz w:val="18"/>
              </w:rPr>
            </w:pPr>
            <w:del w:id="223" w:author="Aavriti Jain" w:date="2022-07-22T12:01:00Z">
              <w:r w:rsidRPr="00E3211B" w:rsidDel="003F7870">
                <w:rPr>
                  <w:sz w:val="18"/>
                </w:rPr>
                <w:delText>&lt;</w:delText>
              </w:r>
            </w:del>
            <w:r w:rsidRPr="00E3211B">
              <w:rPr>
                <w:sz w:val="18"/>
              </w:rPr>
              <w:t>JLGNZ</w:t>
            </w:r>
            <w:del w:id="224" w:author="Aavriti Jain" w:date="2022-07-22T12:01:00Z">
              <w:r w:rsidRPr="00E3211B" w:rsidDel="003F7870">
                <w:rPr>
                  <w:sz w:val="18"/>
                </w:rPr>
                <w:delText>&gt;</w:delText>
              </w:r>
            </w:del>
            <w:r w:rsidRPr="00E3211B">
              <w:rPr>
                <w:sz w:val="18"/>
              </w:rPr>
              <w:t>@pdf.basware.com</w:t>
            </w:r>
          </w:p>
        </w:tc>
        <w:tc>
          <w:tcPr>
            <w:tcW w:w="993" w:type="dxa"/>
          </w:tcPr>
          <w:p w14:paraId="6E0A0C51" w14:textId="259127BE" w:rsidR="00422742" w:rsidRPr="00E3211B" w:rsidRDefault="00422742" w:rsidP="0047093D">
            <w:pPr>
              <w:rPr>
                <w:sz w:val="18"/>
              </w:rPr>
            </w:pPr>
            <w:r w:rsidRPr="00E3211B">
              <w:rPr>
                <w:sz w:val="18"/>
              </w:rPr>
              <w:t>JLGNZ</w:t>
            </w:r>
            <w:del w:id="225" w:author="Aavriti Jain" w:date="2022-07-22T12:01:00Z">
              <w:r w:rsidRPr="00E3211B" w:rsidDel="003F7870">
                <w:rPr>
                  <w:sz w:val="18"/>
                </w:rPr>
                <w:delText xml:space="preserve"> &gt;</w:delText>
              </w:r>
            </w:del>
            <w:r w:rsidRPr="00E3211B">
              <w:rPr>
                <w:sz w:val="18"/>
              </w:rPr>
              <w:t>@testpdf.basware.com</w:t>
            </w:r>
          </w:p>
        </w:tc>
        <w:tc>
          <w:tcPr>
            <w:tcW w:w="1275" w:type="dxa"/>
          </w:tcPr>
          <w:p w14:paraId="12877D29" w14:textId="5784F97D" w:rsidR="00422742" w:rsidRPr="004C32E0" w:rsidRDefault="007E7F80" w:rsidP="0047093D">
            <w:pPr>
              <w:rPr>
                <w:sz w:val="18"/>
              </w:rPr>
            </w:pPr>
            <w:r>
              <w:rPr>
                <w:sz w:val="18"/>
              </w:rPr>
              <w:t>EN</w:t>
            </w:r>
          </w:p>
        </w:tc>
        <w:tc>
          <w:tcPr>
            <w:tcW w:w="851" w:type="dxa"/>
          </w:tcPr>
          <w:p w14:paraId="72D93993" w14:textId="535103BC" w:rsidR="00422742" w:rsidRPr="004C32E0" w:rsidRDefault="00422742" w:rsidP="0047093D">
            <w:pPr>
              <w:rPr>
                <w:sz w:val="18"/>
              </w:rPr>
            </w:pPr>
            <w:r w:rsidRPr="00F35888">
              <w:rPr>
                <w:sz w:val="18"/>
              </w:rPr>
              <w:t>&lt;</w:t>
            </w:r>
            <w:r w:rsidRPr="00F35888" w:rsidDel="00422742">
              <w:rPr>
                <w:sz w:val="18"/>
              </w:rPr>
              <w:t>80k</w:t>
            </w:r>
            <w:del w:id="226" w:author="Aavriti Jain" w:date="2022-07-25T16:24:00Z">
              <w:r w:rsidDel="004F6D7B">
                <w:rPr>
                  <w:sz w:val="18"/>
                </w:rPr>
                <w:delText>2</w:delText>
              </w:r>
              <w:r w:rsidRPr="00F35888" w:rsidDel="004F6D7B">
                <w:rPr>
                  <w:sz w:val="18"/>
                </w:rPr>
                <w:delText>k</w:delText>
              </w:r>
            </w:del>
          </w:p>
        </w:tc>
        <w:tc>
          <w:tcPr>
            <w:tcW w:w="709" w:type="dxa"/>
          </w:tcPr>
          <w:p w14:paraId="1282B8A3" w14:textId="77777777" w:rsidR="00422742" w:rsidRPr="004C32E0" w:rsidRDefault="00422742" w:rsidP="0047093D">
            <w:pPr>
              <w:rPr>
                <w:sz w:val="18"/>
              </w:rPr>
            </w:pPr>
          </w:p>
        </w:tc>
        <w:tc>
          <w:tcPr>
            <w:tcW w:w="1275" w:type="dxa"/>
          </w:tcPr>
          <w:p w14:paraId="3BF1FEFC" w14:textId="5989AA5C" w:rsidR="00422742" w:rsidRPr="004C32E0" w:rsidRDefault="00BD232E" w:rsidP="0047093D">
            <w:pPr>
              <w:rPr>
                <w:sz w:val="18"/>
              </w:rPr>
            </w:pPr>
            <w:ins w:id="227" w:author="Aavriti Jain" w:date="2022-07-25T16:31:00Z">
              <w:r>
                <w:rPr>
                  <w:sz w:val="18"/>
                </w:rPr>
                <w:t>GMT+12:45</w:t>
              </w:r>
            </w:ins>
          </w:p>
        </w:tc>
      </w:tr>
      <w:tr w:rsidR="00422742" w:rsidRPr="004C32E0" w14:paraId="321C283D" w14:textId="77777777" w:rsidTr="00FC2B8D">
        <w:tc>
          <w:tcPr>
            <w:tcW w:w="425" w:type="dxa"/>
          </w:tcPr>
          <w:p w14:paraId="23083543" w14:textId="66092DFE" w:rsidR="00422742" w:rsidRDefault="00422742" w:rsidP="0047093D">
            <w:pPr>
              <w:rPr>
                <w:sz w:val="18"/>
              </w:rPr>
            </w:pPr>
          </w:p>
        </w:tc>
        <w:tc>
          <w:tcPr>
            <w:tcW w:w="1277" w:type="dxa"/>
          </w:tcPr>
          <w:p w14:paraId="0CF02316" w14:textId="09365C4B" w:rsidR="00422742" w:rsidRPr="00E3211B" w:rsidRDefault="00422742" w:rsidP="0047093D">
            <w:pPr>
              <w:rPr>
                <w:sz w:val="18"/>
              </w:rPr>
            </w:pPr>
          </w:p>
        </w:tc>
        <w:tc>
          <w:tcPr>
            <w:tcW w:w="1417" w:type="dxa"/>
          </w:tcPr>
          <w:p w14:paraId="737EAB00" w14:textId="0109A2E9" w:rsidR="00422742" w:rsidRPr="00E3211B" w:rsidRDefault="00422742" w:rsidP="0047093D">
            <w:pPr>
              <w:rPr>
                <w:sz w:val="18"/>
              </w:rPr>
            </w:pPr>
          </w:p>
        </w:tc>
        <w:tc>
          <w:tcPr>
            <w:tcW w:w="1418" w:type="dxa"/>
          </w:tcPr>
          <w:p w14:paraId="5D731F0D" w14:textId="69BB774B" w:rsidR="00422742" w:rsidRPr="00E3211B" w:rsidRDefault="00422742" w:rsidP="0047093D">
            <w:pPr>
              <w:rPr>
                <w:sz w:val="18"/>
              </w:rPr>
            </w:pPr>
          </w:p>
        </w:tc>
        <w:tc>
          <w:tcPr>
            <w:tcW w:w="1417" w:type="dxa"/>
          </w:tcPr>
          <w:p w14:paraId="247B1FE6" w14:textId="57DC705B" w:rsidR="00422742" w:rsidRPr="00E3211B" w:rsidRDefault="00422742" w:rsidP="0047093D">
            <w:pPr>
              <w:rPr>
                <w:sz w:val="18"/>
              </w:rPr>
            </w:pPr>
          </w:p>
        </w:tc>
        <w:tc>
          <w:tcPr>
            <w:tcW w:w="1367" w:type="dxa"/>
          </w:tcPr>
          <w:p w14:paraId="22837CCB" w14:textId="77777777" w:rsidR="00422742" w:rsidRPr="00E3211B" w:rsidRDefault="00422742" w:rsidP="0047093D">
            <w:pPr>
              <w:rPr>
                <w:sz w:val="18"/>
              </w:rPr>
            </w:pPr>
          </w:p>
        </w:tc>
        <w:tc>
          <w:tcPr>
            <w:tcW w:w="1229" w:type="dxa"/>
          </w:tcPr>
          <w:p w14:paraId="2957411A" w14:textId="77777777" w:rsidR="00422742" w:rsidRPr="00E3211B" w:rsidRDefault="00422742" w:rsidP="0047093D">
            <w:pPr>
              <w:rPr>
                <w:sz w:val="18"/>
              </w:rPr>
            </w:pPr>
          </w:p>
        </w:tc>
        <w:tc>
          <w:tcPr>
            <w:tcW w:w="1262" w:type="dxa"/>
          </w:tcPr>
          <w:p w14:paraId="1369559E" w14:textId="77777777" w:rsidR="00422742" w:rsidRPr="00E3211B" w:rsidRDefault="00422742" w:rsidP="0047093D">
            <w:pPr>
              <w:rPr>
                <w:sz w:val="18"/>
              </w:rPr>
            </w:pPr>
          </w:p>
        </w:tc>
        <w:tc>
          <w:tcPr>
            <w:tcW w:w="1245" w:type="dxa"/>
          </w:tcPr>
          <w:p w14:paraId="4B0659B3" w14:textId="3ECF3EE1" w:rsidR="00422742" w:rsidRPr="00E3211B" w:rsidRDefault="00422742" w:rsidP="0047093D">
            <w:pPr>
              <w:rPr>
                <w:sz w:val="18"/>
              </w:rPr>
            </w:pPr>
          </w:p>
        </w:tc>
        <w:tc>
          <w:tcPr>
            <w:tcW w:w="993" w:type="dxa"/>
          </w:tcPr>
          <w:p w14:paraId="4DAC16EC" w14:textId="2FAC2631" w:rsidR="00422742" w:rsidRPr="00E3211B" w:rsidRDefault="00422742" w:rsidP="0047093D">
            <w:pPr>
              <w:rPr>
                <w:sz w:val="18"/>
              </w:rPr>
            </w:pPr>
          </w:p>
        </w:tc>
        <w:tc>
          <w:tcPr>
            <w:tcW w:w="1275" w:type="dxa"/>
          </w:tcPr>
          <w:p w14:paraId="5DF82EFA" w14:textId="7A41E137" w:rsidR="00422742" w:rsidRPr="004C32E0" w:rsidRDefault="00422742" w:rsidP="0047093D">
            <w:pPr>
              <w:rPr>
                <w:sz w:val="18"/>
              </w:rPr>
            </w:pPr>
          </w:p>
        </w:tc>
        <w:tc>
          <w:tcPr>
            <w:tcW w:w="851" w:type="dxa"/>
          </w:tcPr>
          <w:p w14:paraId="152F2575" w14:textId="19126908" w:rsidR="00422742" w:rsidRPr="004C32E0" w:rsidRDefault="00422742" w:rsidP="0047093D">
            <w:pPr>
              <w:rPr>
                <w:sz w:val="18"/>
              </w:rPr>
            </w:pPr>
          </w:p>
        </w:tc>
        <w:tc>
          <w:tcPr>
            <w:tcW w:w="709" w:type="dxa"/>
          </w:tcPr>
          <w:p w14:paraId="4CBCBDEA" w14:textId="77777777" w:rsidR="00422742" w:rsidRPr="004C32E0" w:rsidRDefault="00422742" w:rsidP="0047093D">
            <w:pPr>
              <w:rPr>
                <w:sz w:val="18"/>
              </w:rPr>
            </w:pPr>
          </w:p>
        </w:tc>
        <w:tc>
          <w:tcPr>
            <w:tcW w:w="1275" w:type="dxa"/>
          </w:tcPr>
          <w:p w14:paraId="7FCE8DA0" w14:textId="77777777" w:rsidR="00422742" w:rsidRPr="004C32E0" w:rsidRDefault="00422742" w:rsidP="0047093D">
            <w:pPr>
              <w:rPr>
                <w:sz w:val="18"/>
              </w:rPr>
            </w:pPr>
          </w:p>
        </w:tc>
      </w:tr>
    </w:tbl>
    <w:p w14:paraId="48FBFF8D" w14:textId="77777777" w:rsidR="007A4EC7" w:rsidRDefault="007A4EC7" w:rsidP="007A4EC7">
      <w:pPr>
        <w:pStyle w:val="BodyText"/>
        <w:ind w:left="0"/>
        <w:sectPr w:rsidR="007A4EC7" w:rsidSect="00547D25">
          <w:pgSz w:w="16838" w:h="11906" w:orient="landscape" w:code="9"/>
          <w:pgMar w:top="1134" w:right="1701" w:bottom="1134" w:left="1418" w:header="567" w:footer="567" w:gutter="0"/>
          <w:cols w:space="708"/>
          <w:docGrid w:linePitch="360"/>
        </w:sectPr>
      </w:pPr>
    </w:p>
    <w:p w14:paraId="260F7E98" w14:textId="77777777" w:rsidR="007A4EC7" w:rsidRDefault="007A4EC7" w:rsidP="007A4EC7">
      <w:pPr>
        <w:ind w:left="284"/>
        <w:contextualSpacing/>
      </w:pPr>
      <w:bookmarkStart w:id="228" w:name="_5.1_Company_matching"/>
      <w:bookmarkEnd w:id="228"/>
    </w:p>
    <w:p w14:paraId="3B785321" w14:textId="77777777" w:rsidR="007A4EC7" w:rsidRPr="00ED7A3F" w:rsidRDefault="007A4EC7" w:rsidP="007A4EC7">
      <w:pPr>
        <w:pStyle w:val="Heading1"/>
        <w:numPr>
          <w:ilvl w:val="0"/>
          <w:numId w:val="34"/>
        </w:numPr>
      </w:pPr>
      <w:bookmarkStart w:id="229" w:name="_Toc436915572"/>
      <w:bookmarkStart w:id="230" w:name="_Toc83127191"/>
      <w:r w:rsidRPr="00A90274">
        <w:lastRenderedPageBreak/>
        <w:t>Extracts</w:t>
      </w:r>
      <w:bookmarkEnd w:id="229"/>
      <w:bookmarkEnd w:id="230"/>
    </w:p>
    <w:p w14:paraId="1219DE86" w14:textId="77777777" w:rsidR="007A4EC7" w:rsidRDefault="007A4EC7" w:rsidP="007A4EC7">
      <w:pPr>
        <w:pStyle w:val="Heading2"/>
        <w:numPr>
          <w:ilvl w:val="1"/>
          <w:numId w:val="34"/>
        </w:numPr>
      </w:pPr>
      <w:bookmarkStart w:id="231" w:name="_Toc83127192"/>
      <w:r w:rsidRPr="00A90274">
        <w:t>Extracts</w:t>
      </w:r>
      <w:r>
        <w:t xml:space="preserve"> to be used</w:t>
      </w:r>
      <w:bookmarkEnd w:id="231"/>
    </w:p>
    <w:p w14:paraId="057A83BD" w14:textId="77777777" w:rsidR="007A4EC7" w:rsidRDefault="007A4EC7" w:rsidP="007A4EC7">
      <w:pPr>
        <w:pStyle w:val="BodyText"/>
      </w:pPr>
      <w:r w:rsidRPr="00A90274">
        <w:t>Select which standard extracts will be required for this customer, based on the requirements shown below:</w:t>
      </w:r>
    </w:p>
    <w:tbl>
      <w:tblPr>
        <w:tblStyle w:val="BW1Large"/>
        <w:tblW w:w="992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2410"/>
        <w:gridCol w:w="3119"/>
        <w:gridCol w:w="2126"/>
        <w:gridCol w:w="2268"/>
      </w:tblGrid>
      <w:tr w:rsidR="005225B8" w:rsidRPr="001273C1" w14:paraId="698C9F9F" w14:textId="41C8383F" w:rsidTr="005225B8">
        <w:trPr>
          <w:cnfStyle w:val="100000000000" w:firstRow="1" w:lastRow="0" w:firstColumn="0" w:lastColumn="0" w:oddVBand="0" w:evenVBand="0" w:oddHBand="0" w:evenHBand="0" w:firstRowFirstColumn="0" w:firstRowLastColumn="0" w:lastRowFirstColumn="0" w:lastRowLastColumn="0"/>
        </w:trPr>
        <w:tc>
          <w:tcPr>
            <w:tcW w:w="2410" w:type="dxa"/>
          </w:tcPr>
          <w:p w14:paraId="481CA0F5" w14:textId="77777777" w:rsidR="005225B8" w:rsidRPr="001273C1" w:rsidRDefault="005225B8" w:rsidP="00696D0D">
            <w:pPr>
              <w:rPr>
                <w:rFonts w:cstheme="minorHAnsi"/>
              </w:rPr>
            </w:pPr>
            <w:r w:rsidRPr="001273C1">
              <w:rPr>
                <w:rFonts w:cstheme="minorHAnsi"/>
              </w:rPr>
              <w:t>Extract Type</w:t>
            </w:r>
          </w:p>
        </w:tc>
        <w:tc>
          <w:tcPr>
            <w:tcW w:w="3119" w:type="dxa"/>
          </w:tcPr>
          <w:p w14:paraId="0D57B2CB" w14:textId="77777777" w:rsidR="005225B8" w:rsidRPr="001273C1" w:rsidRDefault="005225B8" w:rsidP="00696D0D">
            <w:pPr>
              <w:rPr>
                <w:rFonts w:cstheme="minorHAnsi"/>
              </w:rPr>
            </w:pPr>
            <w:r w:rsidRPr="001273C1">
              <w:rPr>
                <w:rFonts w:cstheme="minorHAnsi"/>
              </w:rPr>
              <w:t>Extract Data Fields</w:t>
            </w:r>
          </w:p>
        </w:tc>
        <w:tc>
          <w:tcPr>
            <w:tcW w:w="2126" w:type="dxa"/>
          </w:tcPr>
          <w:p w14:paraId="7872DCC6" w14:textId="77777777" w:rsidR="005225B8" w:rsidRPr="001273C1" w:rsidRDefault="005225B8" w:rsidP="00696D0D">
            <w:pPr>
              <w:rPr>
                <w:rFonts w:cstheme="minorHAnsi"/>
              </w:rPr>
            </w:pPr>
            <w:r>
              <w:rPr>
                <w:rFonts w:cstheme="minorHAnsi"/>
              </w:rPr>
              <w:t>Frequency</w:t>
            </w:r>
          </w:p>
        </w:tc>
        <w:tc>
          <w:tcPr>
            <w:tcW w:w="2268" w:type="dxa"/>
          </w:tcPr>
          <w:p w14:paraId="3922A353" w14:textId="3995216F" w:rsidR="005225B8" w:rsidRDefault="005225B8" w:rsidP="00696D0D">
            <w:pPr>
              <w:rPr>
                <w:rFonts w:cstheme="minorHAnsi"/>
              </w:rPr>
            </w:pPr>
            <w:r>
              <w:rPr>
                <w:rFonts w:cstheme="minorHAnsi"/>
              </w:rPr>
              <w:t>Relative path</w:t>
            </w:r>
          </w:p>
        </w:tc>
      </w:tr>
      <w:tr w:rsidR="005225B8" w:rsidRPr="001273C1" w14:paraId="16D9C198" w14:textId="74AC3ADA" w:rsidTr="005225B8">
        <w:tc>
          <w:tcPr>
            <w:tcW w:w="2410" w:type="dxa"/>
          </w:tcPr>
          <w:p w14:paraId="52D4952A" w14:textId="38668A9D" w:rsidR="005225B8" w:rsidRPr="001273C1" w:rsidRDefault="00D742F0" w:rsidP="00696D0D">
            <w:pPr>
              <w:rPr>
                <w:rFonts w:cstheme="minorHAnsi"/>
              </w:rPr>
            </w:pPr>
            <w:sdt>
              <w:sdtPr>
                <w:rPr>
                  <w:rFonts w:cstheme="minorHAnsi"/>
                  <w:b/>
                </w:rPr>
                <w:id w:val="-1533715834"/>
                <w14:checkbox>
                  <w14:checked w14:val="1"/>
                  <w14:checkedState w14:val="2612" w14:font="MS Gothic"/>
                  <w14:uncheckedState w14:val="2610" w14:font="MS Gothic"/>
                </w14:checkbox>
              </w:sdtPr>
              <w:sdtEndPr/>
              <w:sdtContent>
                <w:r w:rsidR="005225B8">
                  <w:rPr>
                    <w:rFonts w:ascii="MS Gothic" w:eastAsia="MS Gothic" w:hAnsi="MS Gothic" w:cstheme="minorHAnsi" w:hint="eastAsia"/>
                    <w:b/>
                  </w:rPr>
                  <w:t>☒</w:t>
                </w:r>
              </w:sdtContent>
            </w:sdt>
            <w:r w:rsidR="005225B8" w:rsidRPr="001273C1">
              <w:rPr>
                <w:rFonts w:cstheme="minorHAnsi"/>
                <w:b/>
              </w:rPr>
              <w:t xml:space="preserve"> CompanyExtract.txt </w:t>
            </w:r>
            <w:r w:rsidR="005225B8" w:rsidRPr="001273C1">
              <w:rPr>
                <w:rFonts w:cstheme="minorHAnsi"/>
              </w:rPr>
              <w:t>(Required if the second ‘Company matching’ option is chosen or if any data population based on company is specified)</w:t>
            </w:r>
          </w:p>
        </w:tc>
        <w:tc>
          <w:tcPr>
            <w:tcW w:w="3119" w:type="dxa"/>
          </w:tcPr>
          <w:p w14:paraId="406B5682" w14:textId="77777777" w:rsidR="005225B8" w:rsidRPr="001273C1" w:rsidRDefault="005225B8" w:rsidP="00696D0D">
            <w:pPr>
              <w:contextualSpacing/>
              <w:rPr>
                <w:rFonts w:cstheme="minorHAnsi"/>
              </w:rPr>
            </w:pPr>
            <w:r w:rsidRPr="001273C1">
              <w:rPr>
                <w:rFonts w:cstheme="minorHAnsi"/>
              </w:rPr>
              <w:t>EInvoice_Address|Company_Number|Company_Name|Company_Address_1|Company_Address_2|Company_Address_3|Company_Postcode|Company_GroupCode|VAT_Registration_Number|Currency_Code|CustomField01|CustomField02|CustomField03</w:t>
            </w:r>
          </w:p>
          <w:p w14:paraId="70E2826E" w14:textId="77777777" w:rsidR="005225B8" w:rsidRPr="001273C1" w:rsidRDefault="005225B8" w:rsidP="00696D0D">
            <w:pPr>
              <w:contextualSpacing/>
              <w:rPr>
                <w:rFonts w:cstheme="minorHAnsi"/>
              </w:rPr>
            </w:pPr>
          </w:p>
          <w:p w14:paraId="3CB2A18F" w14:textId="77777777" w:rsidR="005225B8" w:rsidRPr="001273C1" w:rsidRDefault="005225B8" w:rsidP="00696D0D">
            <w:pPr>
              <w:contextualSpacing/>
              <w:rPr>
                <w:rFonts w:cstheme="minorHAnsi"/>
                <w:b/>
              </w:rPr>
            </w:pPr>
            <w:r w:rsidRPr="001273C1">
              <w:rPr>
                <w:rFonts w:cstheme="minorHAnsi"/>
                <w:b/>
              </w:rPr>
              <w:t>Note:</w:t>
            </w:r>
          </w:p>
          <w:p w14:paraId="2BECBE7F" w14:textId="77777777" w:rsidR="005225B8" w:rsidRPr="001273C1" w:rsidRDefault="005225B8" w:rsidP="00696D0D">
            <w:pPr>
              <w:contextualSpacing/>
              <w:rPr>
                <w:rFonts w:cstheme="minorHAnsi"/>
              </w:rPr>
            </w:pPr>
            <w:r w:rsidRPr="001273C1">
              <w:rPr>
                <w:rFonts w:cstheme="minorHAnsi"/>
              </w:rPr>
              <w:t>Company_GroupCode: If a shared PO Box is being used then this column should contain the EInvoiceAddress of the default receiving unit.</w:t>
            </w:r>
          </w:p>
          <w:p w14:paraId="3454D5EB" w14:textId="77777777" w:rsidR="005225B8" w:rsidRPr="001273C1" w:rsidRDefault="005225B8" w:rsidP="00696D0D">
            <w:pPr>
              <w:contextualSpacing/>
              <w:rPr>
                <w:rFonts w:cstheme="minorHAnsi"/>
              </w:rPr>
            </w:pPr>
          </w:p>
          <w:p w14:paraId="359F72A9" w14:textId="77777777" w:rsidR="005225B8" w:rsidRPr="001273C1" w:rsidRDefault="005225B8" w:rsidP="00696D0D">
            <w:pPr>
              <w:contextualSpacing/>
              <w:rPr>
                <w:rStyle w:val="Hyperlink"/>
                <w:rFonts w:cstheme="minorHAnsi"/>
              </w:rPr>
            </w:pPr>
            <w:r w:rsidRPr="001273C1">
              <w:rPr>
                <w:rFonts w:cstheme="minorHAnsi"/>
              </w:rPr>
              <w:t xml:space="preserve">Currency_Code: If this is used as a default value then populate with a 3 character code according to </w:t>
            </w:r>
            <w:hyperlink r:id="rId24" w:anchor="Active_codes" w:history="1">
              <w:r w:rsidRPr="001273C1">
                <w:rPr>
                  <w:rStyle w:val="Hyperlink"/>
                  <w:rFonts w:cstheme="minorHAnsi"/>
                </w:rPr>
                <w:t>ISO 4127.</w:t>
              </w:r>
            </w:hyperlink>
          </w:p>
          <w:p w14:paraId="40FE9283" w14:textId="77777777" w:rsidR="005225B8" w:rsidRPr="001273C1" w:rsidRDefault="005225B8" w:rsidP="00696D0D">
            <w:pPr>
              <w:contextualSpacing/>
              <w:rPr>
                <w:rFonts w:cstheme="minorHAnsi"/>
              </w:rPr>
            </w:pPr>
          </w:p>
          <w:p w14:paraId="0147929F" w14:textId="77777777" w:rsidR="005225B8" w:rsidRPr="001273C1" w:rsidRDefault="005225B8" w:rsidP="00696D0D">
            <w:pPr>
              <w:contextualSpacing/>
              <w:rPr>
                <w:rFonts w:cstheme="minorHAnsi"/>
              </w:rPr>
            </w:pPr>
            <w:r w:rsidRPr="001273C1">
              <w:rPr>
                <w:rFonts w:cstheme="minorHAnsi"/>
              </w:rPr>
              <w:t>Do not change the column names for Custom fields and if they are used, please describe what values they contain here.</w:t>
            </w:r>
          </w:p>
        </w:tc>
        <w:tc>
          <w:tcPr>
            <w:tcW w:w="2126" w:type="dxa"/>
          </w:tcPr>
          <w:p w14:paraId="31D087DF" w14:textId="552CBE68" w:rsidR="005225B8" w:rsidRDefault="00D742F0" w:rsidP="00696D0D">
            <w:pPr>
              <w:contextualSpacing/>
              <w:rPr>
                <w:rFonts w:cstheme="minorHAnsi"/>
                <w:b/>
              </w:rPr>
            </w:pPr>
            <w:sdt>
              <w:sdtPr>
                <w:rPr>
                  <w:rFonts w:cstheme="minorHAnsi"/>
                  <w:b/>
                </w:rPr>
                <w:id w:val="-1559627600"/>
                <w14:checkbox>
                  <w14:checked w14:val="1"/>
                  <w14:checkedState w14:val="2612" w14:font="MS Gothic"/>
                  <w14:uncheckedState w14:val="2610" w14:font="MS Gothic"/>
                </w14:checkbox>
              </w:sdtPr>
              <w:sdtEndPr/>
              <w:sdtContent>
                <w:r w:rsidR="005225B8">
                  <w:rPr>
                    <w:rFonts w:ascii="MS Gothic" w:eastAsia="MS Gothic" w:hAnsi="MS Gothic" w:cstheme="minorHAnsi" w:hint="eastAsia"/>
                    <w:b/>
                  </w:rPr>
                  <w:t>☒</w:t>
                </w:r>
              </w:sdtContent>
            </w:sdt>
            <w:r w:rsidR="005225B8">
              <w:rPr>
                <w:rFonts w:cstheme="minorHAnsi"/>
                <w:b/>
              </w:rPr>
              <w:t xml:space="preserve"> Daily</w:t>
            </w:r>
          </w:p>
          <w:p w14:paraId="27F95300" w14:textId="5C176224" w:rsidR="005225B8" w:rsidRDefault="00D742F0" w:rsidP="00696D0D">
            <w:pPr>
              <w:contextualSpacing/>
              <w:rPr>
                <w:rFonts w:cstheme="minorHAnsi"/>
                <w:b/>
              </w:rPr>
            </w:pPr>
            <w:sdt>
              <w:sdtPr>
                <w:rPr>
                  <w:rFonts w:cstheme="minorHAnsi"/>
                  <w:b/>
                </w:rPr>
                <w:id w:val="1316142331"/>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Weekly</w:t>
            </w:r>
          </w:p>
          <w:p w14:paraId="22F1F5F0" w14:textId="4ACDE57B" w:rsidR="005225B8" w:rsidRDefault="00D742F0" w:rsidP="00696D0D">
            <w:pPr>
              <w:contextualSpacing/>
              <w:rPr>
                <w:rFonts w:cstheme="minorHAnsi"/>
                <w:b/>
              </w:rPr>
            </w:pPr>
            <w:sdt>
              <w:sdtPr>
                <w:rPr>
                  <w:rFonts w:cstheme="minorHAnsi"/>
                  <w:b/>
                </w:rPr>
                <w:id w:val="2099134138"/>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Ad hoc</w:t>
            </w:r>
          </w:p>
          <w:p w14:paraId="3774CC98" w14:textId="4F9FB28E" w:rsidR="005225B8" w:rsidRPr="001273C1" w:rsidRDefault="00D742F0" w:rsidP="00696D0D">
            <w:pPr>
              <w:contextualSpacing/>
              <w:rPr>
                <w:rFonts w:cstheme="minorHAnsi"/>
              </w:rPr>
            </w:pPr>
            <w:sdt>
              <w:sdtPr>
                <w:rPr>
                  <w:rFonts w:cstheme="minorHAnsi"/>
                  <w:b/>
                </w:rPr>
                <w:id w:val="-1611356802"/>
                <w14:checkbox>
                  <w14:checked w14:val="1"/>
                  <w14:checkedState w14:val="2612" w14:font="MS Gothic"/>
                  <w14:uncheckedState w14:val="2610" w14:font="MS Gothic"/>
                </w14:checkbox>
              </w:sdtPr>
              <w:sdtEndPr/>
              <w:sdtContent>
                <w:r w:rsidR="005225B8">
                  <w:rPr>
                    <w:rFonts w:ascii="MS Gothic" w:eastAsia="MS Gothic" w:hAnsi="MS Gothic" w:cstheme="minorHAnsi" w:hint="eastAsia"/>
                    <w:b/>
                  </w:rPr>
                  <w:t>☒</w:t>
                </w:r>
              </w:sdtContent>
            </w:sdt>
            <w:r w:rsidR="005225B8">
              <w:rPr>
                <w:rFonts w:cstheme="minorHAnsi"/>
                <w:b/>
              </w:rPr>
              <w:t xml:space="preserve"> Other ____________</w:t>
            </w:r>
          </w:p>
        </w:tc>
        <w:tc>
          <w:tcPr>
            <w:tcW w:w="2268" w:type="dxa"/>
          </w:tcPr>
          <w:p w14:paraId="0E5AC4F8" w14:textId="704A6AD7" w:rsidR="005225B8" w:rsidRDefault="005225B8" w:rsidP="00696D0D">
            <w:pPr>
              <w:contextualSpacing/>
              <w:rPr>
                <w:rFonts w:cstheme="minorHAnsi"/>
                <w:b/>
              </w:rPr>
            </w:pPr>
            <w:r w:rsidRPr="008247F5">
              <w:rPr>
                <w:rFonts w:cstheme="minorHAnsi"/>
              </w:rPr>
              <w:t>\project-folder\extracts_upload\CompanyExtract.txt</w:t>
            </w:r>
          </w:p>
        </w:tc>
      </w:tr>
      <w:tr w:rsidR="005225B8" w:rsidRPr="001273C1" w14:paraId="495F7F30" w14:textId="32184313" w:rsidTr="005225B8">
        <w:tc>
          <w:tcPr>
            <w:tcW w:w="2410" w:type="dxa"/>
          </w:tcPr>
          <w:p w14:paraId="3AE4A243" w14:textId="540A6F66" w:rsidR="005225B8" w:rsidRPr="001273C1" w:rsidRDefault="00D742F0" w:rsidP="00696D0D">
            <w:pPr>
              <w:rPr>
                <w:rFonts w:eastAsia="MS Gothic" w:cstheme="minorHAnsi"/>
              </w:rPr>
            </w:pPr>
            <w:sdt>
              <w:sdtPr>
                <w:rPr>
                  <w:rFonts w:cstheme="minorHAnsi"/>
                  <w:b/>
                </w:rPr>
                <w:id w:val="-863598772"/>
                <w14:checkbox>
                  <w14:checked w14:val="1"/>
                  <w14:checkedState w14:val="2612" w14:font="MS Gothic"/>
                  <w14:uncheckedState w14:val="2610" w14:font="MS Gothic"/>
                </w14:checkbox>
              </w:sdtPr>
              <w:sdtEndPr/>
              <w:sdtContent>
                <w:r w:rsidR="005225B8">
                  <w:rPr>
                    <w:rFonts w:ascii="MS Gothic" w:eastAsia="MS Gothic" w:hAnsi="MS Gothic" w:cstheme="minorHAnsi" w:hint="eastAsia"/>
                    <w:b/>
                  </w:rPr>
                  <w:t>☒</w:t>
                </w:r>
              </w:sdtContent>
            </w:sdt>
            <w:r w:rsidR="005225B8" w:rsidRPr="001273C1">
              <w:rPr>
                <w:rFonts w:cstheme="minorHAnsi"/>
                <w:b/>
              </w:rPr>
              <w:t xml:space="preserve"> SupplierExtract.txt </w:t>
            </w:r>
            <w:r w:rsidR="005225B8" w:rsidRPr="001273C1">
              <w:rPr>
                <w:rFonts w:cstheme="minorHAnsi"/>
              </w:rPr>
              <w:t>(Required if any supplier matching or data population based on supplier is specified)</w:t>
            </w:r>
          </w:p>
        </w:tc>
        <w:tc>
          <w:tcPr>
            <w:tcW w:w="3119" w:type="dxa"/>
          </w:tcPr>
          <w:p w14:paraId="7031A719" w14:textId="77777777" w:rsidR="005225B8" w:rsidRPr="001273C1" w:rsidRDefault="005225B8" w:rsidP="00696D0D">
            <w:pPr>
              <w:contextualSpacing/>
              <w:rPr>
                <w:rFonts w:cstheme="minorHAnsi"/>
              </w:rPr>
            </w:pPr>
            <w:r w:rsidRPr="001273C1">
              <w:rPr>
                <w:rFonts w:cstheme="minorHAnsi"/>
              </w:rPr>
              <w:t>EInvoice_Address|Company_Number|Company_Name|Supplier_Number|Supplier_Name|Supplier_Address_1|Supplier_Address_2|Supplier_Address_3|Supplier_Postcode|TelephoneNo|FaxNo|VAT _Registration_ Number |Bank_Account_Number_1|Bank_Account_Number_2|Bank_Account_Number_3|Bank_Account_Number_4|IBAN_Number1|IBAN_Number2|IBAN_Number3|IBAN_Number4|Swift_Code_1|Swift_Code_2|Supplier_EDI_ID|CurrencyCode|CustomField01|CustomField02|CustomField03</w:t>
            </w:r>
          </w:p>
          <w:p w14:paraId="3BE46437" w14:textId="77777777" w:rsidR="005225B8" w:rsidRPr="001273C1" w:rsidRDefault="005225B8" w:rsidP="00696D0D">
            <w:pPr>
              <w:contextualSpacing/>
              <w:rPr>
                <w:rFonts w:cstheme="minorHAnsi"/>
              </w:rPr>
            </w:pPr>
          </w:p>
          <w:p w14:paraId="43E56ED1" w14:textId="77777777" w:rsidR="005225B8" w:rsidRPr="001273C1" w:rsidRDefault="005225B8" w:rsidP="00696D0D">
            <w:pPr>
              <w:contextualSpacing/>
              <w:rPr>
                <w:rFonts w:cstheme="minorHAnsi"/>
                <w:b/>
              </w:rPr>
            </w:pPr>
            <w:r w:rsidRPr="001273C1">
              <w:rPr>
                <w:rFonts w:cstheme="minorHAnsi"/>
                <w:b/>
              </w:rPr>
              <w:t>Note:</w:t>
            </w:r>
          </w:p>
          <w:p w14:paraId="53D923C9" w14:textId="77777777" w:rsidR="005225B8" w:rsidRPr="001273C1" w:rsidRDefault="005225B8" w:rsidP="00696D0D">
            <w:pPr>
              <w:contextualSpacing/>
              <w:rPr>
                <w:rFonts w:cstheme="minorHAnsi"/>
              </w:rPr>
            </w:pPr>
          </w:p>
          <w:p w14:paraId="4C3ECA62" w14:textId="77777777" w:rsidR="005225B8" w:rsidRPr="001273C1" w:rsidRDefault="005225B8" w:rsidP="00696D0D">
            <w:pPr>
              <w:contextualSpacing/>
              <w:rPr>
                <w:rStyle w:val="Hyperlink"/>
                <w:rFonts w:cstheme="minorHAnsi"/>
              </w:rPr>
            </w:pPr>
            <w:r w:rsidRPr="001273C1">
              <w:rPr>
                <w:rFonts w:cstheme="minorHAnsi"/>
              </w:rPr>
              <w:t xml:space="preserve">Currency_Code: If this is used as a default value then populate with a 3 character code according to </w:t>
            </w:r>
            <w:hyperlink r:id="rId25" w:anchor="Active_codes" w:history="1">
              <w:r w:rsidRPr="001273C1">
                <w:rPr>
                  <w:rStyle w:val="Hyperlink"/>
                  <w:rFonts w:cstheme="minorHAnsi"/>
                </w:rPr>
                <w:t>ISO 4127.</w:t>
              </w:r>
            </w:hyperlink>
          </w:p>
          <w:p w14:paraId="1FE6EED1" w14:textId="77777777" w:rsidR="005225B8" w:rsidRPr="001273C1" w:rsidRDefault="005225B8" w:rsidP="00696D0D">
            <w:pPr>
              <w:contextualSpacing/>
              <w:rPr>
                <w:rFonts w:cstheme="minorHAnsi"/>
              </w:rPr>
            </w:pPr>
          </w:p>
          <w:p w14:paraId="796479E6" w14:textId="77777777" w:rsidR="005225B8" w:rsidRPr="001273C1" w:rsidRDefault="005225B8" w:rsidP="00696D0D">
            <w:pPr>
              <w:contextualSpacing/>
              <w:rPr>
                <w:rFonts w:cstheme="minorHAnsi"/>
              </w:rPr>
            </w:pPr>
            <w:r w:rsidRPr="001273C1">
              <w:rPr>
                <w:rFonts w:cstheme="minorHAnsi"/>
              </w:rPr>
              <w:lastRenderedPageBreak/>
              <w:t>Do not change the column names for Custom fields and if they are used, please describe</w:t>
            </w:r>
            <w:r>
              <w:rPr>
                <w:rFonts w:cstheme="minorHAnsi"/>
              </w:rPr>
              <w:t xml:space="preserve"> what values they contain here.</w:t>
            </w:r>
          </w:p>
        </w:tc>
        <w:tc>
          <w:tcPr>
            <w:tcW w:w="2126" w:type="dxa"/>
          </w:tcPr>
          <w:p w14:paraId="1EA572AE" w14:textId="1E8DA67B" w:rsidR="005225B8" w:rsidRDefault="00D742F0" w:rsidP="00696D0D">
            <w:pPr>
              <w:contextualSpacing/>
              <w:rPr>
                <w:rFonts w:cstheme="minorHAnsi"/>
                <w:b/>
              </w:rPr>
            </w:pPr>
            <w:sdt>
              <w:sdtPr>
                <w:rPr>
                  <w:rFonts w:cstheme="minorHAnsi"/>
                  <w:b/>
                </w:rPr>
                <w:id w:val="-491950718"/>
                <w14:checkbox>
                  <w14:checked w14:val="1"/>
                  <w14:checkedState w14:val="2612" w14:font="MS Gothic"/>
                  <w14:uncheckedState w14:val="2610" w14:font="MS Gothic"/>
                </w14:checkbox>
              </w:sdtPr>
              <w:sdtEndPr/>
              <w:sdtContent>
                <w:r w:rsidR="005225B8">
                  <w:rPr>
                    <w:rFonts w:ascii="MS Gothic" w:eastAsia="MS Gothic" w:hAnsi="MS Gothic" w:cstheme="minorHAnsi" w:hint="eastAsia"/>
                    <w:b/>
                  </w:rPr>
                  <w:t>☒</w:t>
                </w:r>
              </w:sdtContent>
            </w:sdt>
            <w:r w:rsidR="005225B8">
              <w:rPr>
                <w:rFonts w:cstheme="minorHAnsi"/>
                <w:b/>
              </w:rPr>
              <w:t xml:space="preserve"> Daily</w:t>
            </w:r>
          </w:p>
          <w:p w14:paraId="4C2D3615" w14:textId="45E9D5AA" w:rsidR="005225B8" w:rsidRDefault="00D742F0" w:rsidP="00696D0D">
            <w:pPr>
              <w:contextualSpacing/>
              <w:rPr>
                <w:rFonts w:cstheme="minorHAnsi"/>
                <w:b/>
              </w:rPr>
            </w:pPr>
            <w:sdt>
              <w:sdtPr>
                <w:rPr>
                  <w:rFonts w:cstheme="minorHAnsi"/>
                  <w:b/>
                </w:rPr>
                <w:id w:val="1886060252"/>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Weekly</w:t>
            </w:r>
          </w:p>
          <w:p w14:paraId="7D80984B" w14:textId="2D46826B" w:rsidR="005225B8" w:rsidRPr="001273C1" w:rsidRDefault="00D742F0" w:rsidP="00696D0D">
            <w:pPr>
              <w:contextualSpacing/>
              <w:rPr>
                <w:rFonts w:cstheme="minorHAnsi"/>
              </w:rPr>
            </w:pPr>
            <w:sdt>
              <w:sdtPr>
                <w:rPr>
                  <w:rFonts w:cstheme="minorHAnsi"/>
                  <w:b/>
                </w:rPr>
                <w:id w:val="-1492165566"/>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Other ____________</w:t>
            </w:r>
          </w:p>
        </w:tc>
        <w:tc>
          <w:tcPr>
            <w:tcW w:w="2268" w:type="dxa"/>
          </w:tcPr>
          <w:p w14:paraId="67D1F13D" w14:textId="303BD2B9" w:rsidR="005225B8" w:rsidRDefault="005225B8" w:rsidP="00696D0D">
            <w:pPr>
              <w:contextualSpacing/>
              <w:rPr>
                <w:rFonts w:cstheme="minorHAnsi"/>
                <w:b/>
              </w:rPr>
            </w:pPr>
            <w:r w:rsidRPr="008247F5">
              <w:rPr>
                <w:rFonts w:cstheme="minorHAnsi"/>
              </w:rPr>
              <w:t>\project-folder\extracts_upload\SupplierExtract.txt</w:t>
            </w:r>
          </w:p>
        </w:tc>
      </w:tr>
      <w:tr w:rsidR="005225B8" w:rsidRPr="001273C1" w14:paraId="5741C776" w14:textId="2E036A28" w:rsidTr="005225B8">
        <w:tc>
          <w:tcPr>
            <w:tcW w:w="2410" w:type="dxa"/>
          </w:tcPr>
          <w:p w14:paraId="6F9F3DB6" w14:textId="5F0DC3C7" w:rsidR="005225B8" w:rsidRPr="001273C1" w:rsidRDefault="00D742F0" w:rsidP="00696D0D">
            <w:pPr>
              <w:rPr>
                <w:rFonts w:eastAsia="MS Gothic" w:cstheme="minorHAnsi"/>
              </w:rPr>
            </w:pPr>
            <w:sdt>
              <w:sdtPr>
                <w:rPr>
                  <w:rFonts w:cstheme="minorHAnsi"/>
                  <w:b/>
                </w:rPr>
                <w:id w:val="-952396395"/>
                <w14:checkbox>
                  <w14:checked w14:val="0"/>
                  <w14:checkedState w14:val="2612" w14:font="MS Gothic"/>
                  <w14:uncheckedState w14:val="2610" w14:font="MS Gothic"/>
                </w14:checkbox>
              </w:sdtPr>
              <w:sdtEndPr/>
              <w:sdtContent>
                <w:r w:rsidR="00D97271">
                  <w:rPr>
                    <w:rFonts w:ascii="MS Gothic" w:eastAsia="MS Gothic" w:hAnsi="MS Gothic" w:cstheme="minorHAnsi" w:hint="eastAsia"/>
                    <w:b/>
                  </w:rPr>
                  <w:t>☐</w:t>
                </w:r>
              </w:sdtContent>
            </w:sdt>
            <w:r w:rsidR="005225B8" w:rsidRPr="001273C1">
              <w:rPr>
                <w:rFonts w:cstheme="minorHAnsi"/>
                <w:b/>
              </w:rPr>
              <w:t xml:space="preserve"> POExtract.txt </w:t>
            </w:r>
            <w:r w:rsidR="005225B8" w:rsidRPr="001273C1">
              <w:rPr>
                <w:rFonts w:cstheme="minorHAnsi"/>
              </w:rPr>
              <w:t>(Required if captured Purchase Order numbers must be found in the customer’s purchase order register)</w:t>
            </w:r>
          </w:p>
        </w:tc>
        <w:tc>
          <w:tcPr>
            <w:tcW w:w="3119" w:type="dxa"/>
          </w:tcPr>
          <w:p w14:paraId="4B0F50D3" w14:textId="5573995F" w:rsidR="005225B8" w:rsidRPr="00EB3F7B" w:rsidRDefault="005225B8" w:rsidP="00696D0D">
            <w:pPr>
              <w:rPr>
                <w:rFonts w:cstheme="minorHAnsi"/>
                <w:lang w:val="en-GB"/>
              </w:rPr>
            </w:pPr>
            <w:r w:rsidRPr="001273C1">
              <w:rPr>
                <w:rFonts w:cstheme="minorHAnsi"/>
              </w:rPr>
              <w:t>EInvoice_Address</w:t>
            </w:r>
            <w:r>
              <w:rPr>
                <w:rFonts w:cstheme="minorHAnsi"/>
                <w:lang w:val="en-GB"/>
              </w:rPr>
              <w:t>|Supplier_Number|Order_Number</w:t>
            </w:r>
          </w:p>
        </w:tc>
        <w:tc>
          <w:tcPr>
            <w:tcW w:w="2126" w:type="dxa"/>
          </w:tcPr>
          <w:p w14:paraId="259C8319" w14:textId="7D614458" w:rsidR="005225B8" w:rsidRDefault="00D742F0" w:rsidP="00696D0D">
            <w:pPr>
              <w:contextualSpacing/>
              <w:rPr>
                <w:rFonts w:cstheme="minorHAnsi"/>
                <w:b/>
              </w:rPr>
            </w:pPr>
            <w:sdt>
              <w:sdtPr>
                <w:rPr>
                  <w:rFonts w:cstheme="minorHAnsi"/>
                  <w:b/>
                </w:rPr>
                <w:id w:val="-1951621639"/>
                <w14:checkbox>
                  <w14:checked w14:val="1"/>
                  <w14:checkedState w14:val="2612" w14:font="MS Gothic"/>
                  <w14:uncheckedState w14:val="2610" w14:font="MS Gothic"/>
                </w14:checkbox>
              </w:sdtPr>
              <w:sdtEndPr/>
              <w:sdtContent>
                <w:r w:rsidR="005225B8">
                  <w:rPr>
                    <w:rFonts w:ascii="MS Gothic" w:eastAsia="MS Gothic" w:hAnsi="MS Gothic" w:cstheme="minorHAnsi" w:hint="eastAsia"/>
                    <w:b/>
                  </w:rPr>
                  <w:t>☒</w:t>
                </w:r>
              </w:sdtContent>
            </w:sdt>
            <w:r w:rsidR="005225B8">
              <w:rPr>
                <w:rFonts w:cstheme="minorHAnsi"/>
                <w:b/>
              </w:rPr>
              <w:t xml:space="preserve"> Daily</w:t>
            </w:r>
          </w:p>
          <w:p w14:paraId="005E24C3" w14:textId="4CB40208" w:rsidR="005225B8" w:rsidRDefault="00D742F0" w:rsidP="00696D0D">
            <w:pPr>
              <w:contextualSpacing/>
              <w:rPr>
                <w:rFonts w:cstheme="minorHAnsi"/>
                <w:b/>
              </w:rPr>
            </w:pPr>
            <w:sdt>
              <w:sdtPr>
                <w:rPr>
                  <w:rFonts w:cstheme="minorHAnsi"/>
                  <w:b/>
                </w:rPr>
                <w:id w:val="-1293748786"/>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Weekly</w:t>
            </w:r>
          </w:p>
          <w:p w14:paraId="36B4F5AD" w14:textId="7B8AA93C" w:rsidR="005225B8" w:rsidRPr="001273C1" w:rsidRDefault="00D742F0" w:rsidP="00696D0D">
            <w:pPr>
              <w:rPr>
                <w:rFonts w:cstheme="minorHAnsi"/>
                <w:lang w:val="en-GB"/>
              </w:rPr>
            </w:pPr>
            <w:sdt>
              <w:sdtPr>
                <w:rPr>
                  <w:rFonts w:cstheme="minorHAnsi"/>
                  <w:b/>
                </w:rPr>
                <w:id w:val="1364559310"/>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Other ____________</w:t>
            </w:r>
          </w:p>
        </w:tc>
        <w:tc>
          <w:tcPr>
            <w:tcW w:w="2268" w:type="dxa"/>
          </w:tcPr>
          <w:p w14:paraId="540C5AE5" w14:textId="7CFEEA6D" w:rsidR="005225B8" w:rsidRDefault="005225B8" w:rsidP="00696D0D">
            <w:pPr>
              <w:contextualSpacing/>
              <w:rPr>
                <w:rFonts w:cstheme="minorHAnsi"/>
                <w:b/>
              </w:rPr>
            </w:pPr>
            <w:r w:rsidRPr="008247F5">
              <w:rPr>
                <w:rFonts w:cstheme="minorHAnsi"/>
              </w:rPr>
              <w:t>\project-folder\extracts_upload\POExtract.txt</w:t>
            </w:r>
          </w:p>
        </w:tc>
      </w:tr>
      <w:tr w:rsidR="005225B8" w:rsidRPr="001273C1" w14:paraId="7D627601" w14:textId="286868E0" w:rsidTr="005225B8">
        <w:tc>
          <w:tcPr>
            <w:tcW w:w="2410" w:type="dxa"/>
          </w:tcPr>
          <w:p w14:paraId="118DEB63" w14:textId="4A281F16" w:rsidR="005225B8" w:rsidRPr="001273C1" w:rsidRDefault="00D742F0" w:rsidP="00696D0D">
            <w:pPr>
              <w:rPr>
                <w:rFonts w:eastAsia="MS Gothic" w:cstheme="minorHAnsi"/>
              </w:rPr>
            </w:pPr>
            <w:sdt>
              <w:sdtPr>
                <w:rPr>
                  <w:rFonts w:cstheme="minorHAnsi"/>
                  <w:b/>
                </w:rPr>
                <w:id w:val="1663038544"/>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sidRPr="001273C1">
              <w:rPr>
                <w:rFonts w:cstheme="minorHAnsi"/>
                <w:b/>
              </w:rPr>
              <w:t xml:space="preserve"> ContractExtract.txt </w:t>
            </w:r>
            <w:r w:rsidR="005225B8" w:rsidRPr="001273C1">
              <w:rPr>
                <w:rFonts w:cstheme="minorHAnsi"/>
              </w:rPr>
              <w:t>(Required if captured Payment Plan</w:t>
            </w:r>
            <w:r w:rsidR="005225B8" w:rsidRPr="001273C1">
              <w:rPr>
                <w:rFonts w:cstheme="minorHAnsi"/>
                <w:b/>
              </w:rPr>
              <w:t xml:space="preserve"> </w:t>
            </w:r>
            <w:r w:rsidR="005225B8" w:rsidRPr="001273C1">
              <w:rPr>
                <w:rFonts w:cstheme="minorHAnsi"/>
              </w:rPr>
              <w:t>numbers must be found in the customer’s contract number register. This Extract is used for the Payment plans.) – Contract number is now called Payment Plan in ALUSTA.</w:t>
            </w:r>
          </w:p>
        </w:tc>
        <w:tc>
          <w:tcPr>
            <w:tcW w:w="3119" w:type="dxa"/>
          </w:tcPr>
          <w:p w14:paraId="0C8BEF90" w14:textId="137DE0EA" w:rsidR="005225B8" w:rsidRPr="00EB3F7B" w:rsidRDefault="005225B8" w:rsidP="00696D0D">
            <w:pPr>
              <w:rPr>
                <w:rFonts w:cstheme="minorHAnsi"/>
                <w:lang w:val="en-GB"/>
              </w:rPr>
            </w:pPr>
            <w:r w:rsidRPr="001273C1">
              <w:rPr>
                <w:rFonts w:cstheme="minorHAnsi"/>
              </w:rPr>
              <w:t>EInvoice_Address</w:t>
            </w:r>
            <w:r w:rsidRPr="001273C1">
              <w:rPr>
                <w:rFonts w:cstheme="minorHAnsi"/>
                <w:lang w:val="en-GB"/>
              </w:rPr>
              <w:t>|</w:t>
            </w:r>
            <w:r>
              <w:rPr>
                <w:rFonts w:cstheme="minorHAnsi"/>
                <w:lang w:val="en-GB"/>
              </w:rPr>
              <w:t>Supplier_Number|Contract_Number</w:t>
            </w:r>
          </w:p>
        </w:tc>
        <w:tc>
          <w:tcPr>
            <w:tcW w:w="2126" w:type="dxa"/>
          </w:tcPr>
          <w:p w14:paraId="6F721C6F" w14:textId="0E0E3898" w:rsidR="005225B8" w:rsidRDefault="00D742F0" w:rsidP="00696D0D">
            <w:pPr>
              <w:contextualSpacing/>
              <w:rPr>
                <w:rFonts w:cstheme="minorHAnsi"/>
                <w:b/>
              </w:rPr>
            </w:pPr>
            <w:sdt>
              <w:sdtPr>
                <w:rPr>
                  <w:rFonts w:cstheme="minorHAnsi"/>
                  <w:b/>
                </w:rPr>
                <w:id w:val="-1241259090"/>
                <w14:checkbox>
                  <w14:checked w14:val="1"/>
                  <w14:checkedState w14:val="2612" w14:font="MS Gothic"/>
                  <w14:uncheckedState w14:val="2610" w14:font="MS Gothic"/>
                </w14:checkbox>
              </w:sdtPr>
              <w:sdtEndPr/>
              <w:sdtContent>
                <w:r w:rsidR="005225B8">
                  <w:rPr>
                    <w:rFonts w:ascii="MS Gothic" w:eastAsia="MS Gothic" w:hAnsi="MS Gothic" w:cstheme="minorHAnsi" w:hint="eastAsia"/>
                    <w:b/>
                  </w:rPr>
                  <w:t>☒</w:t>
                </w:r>
              </w:sdtContent>
            </w:sdt>
            <w:r w:rsidR="005225B8">
              <w:rPr>
                <w:rFonts w:cstheme="minorHAnsi"/>
                <w:b/>
              </w:rPr>
              <w:t xml:space="preserve"> Daily</w:t>
            </w:r>
          </w:p>
          <w:p w14:paraId="07B9C637" w14:textId="072C38E5" w:rsidR="005225B8" w:rsidRDefault="00D742F0" w:rsidP="00696D0D">
            <w:pPr>
              <w:contextualSpacing/>
              <w:rPr>
                <w:rFonts w:cstheme="minorHAnsi"/>
                <w:b/>
              </w:rPr>
            </w:pPr>
            <w:sdt>
              <w:sdtPr>
                <w:rPr>
                  <w:rFonts w:cstheme="minorHAnsi"/>
                  <w:b/>
                </w:rPr>
                <w:id w:val="-1428441"/>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Weekly</w:t>
            </w:r>
          </w:p>
          <w:p w14:paraId="7CF5D111" w14:textId="79D54DD9" w:rsidR="005225B8" w:rsidRPr="001273C1" w:rsidRDefault="00D742F0" w:rsidP="00696D0D">
            <w:pPr>
              <w:rPr>
                <w:rFonts w:cstheme="minorHAnsi"/>
                <w:lang w:val="en-GB"/>
              </w:rPr>
            </w:pPr>
            <w:sdt>
              <w:sdtPr>
                <w:rPr>
                  <w:rFonts w:cstheme="minorHAnsi"/>
                  <w:b/>
                </w:rPr>
                <w:id w:val="245462173"/>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Other ____________</w:t>
            </w:r>
          </w:p>
        </w:tc>
        <w:tc>
          <w:tcPr>
            <w:tcW w:w="2268" w:type="dxa"/>
          </w:tcPr>
          <w:p w14:paraId="488C32D7" w14:textId="2012D954" w:rsidR="005225B8" w:rsidRDefault="005225B8" w:rsidP="00696D0D">
            <w:pPr>
              <w:contextualSpacing/>
              <w:rPr>
                <w:rFonts w:cstheme="minorHAnsi"/>
                <w:b/>
              </w:rPr>
            </w:pPr>
            <w:r w:rsidRPr="008247F5">
              <w:rPr>
                <w:rFonts w:cstheme="minorHAnsi"/>
              </w:rPr>
              <w:t>\project-folder\extracts_upload\ContractExtract.txt</w:t>
            </w:r>
          </w:p>
        </w:tc>
      </w:tr>
      <w:tr w:rsidR="005225B8" w:rsidRPr="001273C1" w14:paraId="4CC76F0A" w14:textId="02C4A2AA" w:rsidTr="005225B8">
        <w:tc>
          <w:tcPr>
            <w:tcW w:w="2410" w:type="dxa"/>
          </w:tcPr>
          <w:p w14:paraId="4555F5E1" w14:textId="5BD8DFDD" w:rsidR="005225B8" w:rsidRPr="001273C1" w:rsidRDefault="00D742F0" w:rsidP="00696D0D">
            <w:pPr>
              <w:rPr>
                <w:rFonts w:eastAsia="MS Gothic" w:cstheme="minorHAnsi"/>
              </w:rPr>
            </w:pPr>
            <w:sdt>
              <w:sdtPr>
                <w:rPr>
                  <w:rFonts w:eastAsia="MS Gothic" w:cstheme="minorHAnsi"/>
                </w:rPr>
                <w:id w:val="-762841482"/>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rPr>
                  <w:t>☐</w:t>
                </w:r>
              </w:sdtContent>
            </w:sdt>
            <w:r w:rsidR="005225B8" w:rsidRPr="001273C1">
              <w:rPr>
                <w:rFonts w:eastAsia="MS Gothic" w:cstheme="minorHAnsi"/>
              </w:rPr>
              <w:t xml:space="preserve"> </w:t>
            </w:r>
            <w:r w:rsidR="005225B8" w:rsidRPr="001273C1">
              <w:rPr>
                <w:rFonts w:cstheme="minorHAnsi"/>
                <w:b/>
              </w:rPr>
              <w:t xml:space="preserve">UserExtract.txt </w:t>
            </w:r>
            <w:r w:rsidR="005225B8" w:rsidRPr="001273C1">
              <w:rPr>
                <w:rFonts w:cstheme="minorHAnsi"/>
              </w:rPr>
              <w:t>(Required if captured Requester data)</w:t>
            </w:r>
          </w:p>
        </w:tc>
        <w:tc>
          <w:tcPr>
            <w:tcW w:w="3119" w:type="dxa"/>
          </w:tcPr>
          <w:p w14:paraId="0DC699C6" w14:textId="77777777" w:rsidR="005225B8" w:rsidRPr="001273C1" w:rsidRDefault="005225B8" w:rsidP="00696D0D">
            <w:pPr>
              <w:rPr>
                <w:rFonts w:cstheme="minorHAnsi"/>
                <w:lang w:val="en-GB"/>
              </w:rPr>
            </w:pPr>
            <w:r w:rsidRPr="001273C1">
              <w:rPr>
                <w:rFonts w:cstheme="minorHAnsi"/>
                <w:lang w:val="en-GB"/>
              </w:rPr>
              <w:t>EInvoice_Address|Email</w:t>
            </w:r>
          </w:p>
          <w:p w14:paraId="1705FD06" w14:textId="77777777" w:rsidR="005225B8" w:rsidRPr="001273C1" w:rsidRDefault="005225B8" w:rsidP="00696D0D">
            <w:pPr>
              <w:contextualSpacing/>
              <w:rPr>
                <w:rFonts w:cstheme="minorHAnsi"/>
              </w:rPr>
            </w:pPr>
          </w:p>
        </w:tc>
        <w:tc>
          <w:tcPr>
            <w:tcW w:w="2126" w:type="dxa"/>
          </w:tcPr>
          <w:p w14:paraId="5BC89C94" w14:textId="12654D24" w:rsidR="005225B8" w:rsidRDefault="00D742F0" w:rsidP="00696D0D">
            <w:pPr>
              <w:contextualSpacing/>
              <w:rPr>
                <w:rFonts w:cstheme="minorHAnsi"/>
                <w:b/>
              </w:rPr>
            </w:pPr>
            <w:sdt>
              <w:sdtPr>
                <w:rPr>
                  <w:rFonts w:cstheme="minorHAnsi"/>
                  <w:b/>
                </w:rPr>
                <w:id w:val="1889063503"/>
                <w14:checkbox>
                  <w14:checked w14:val="1"/>
                  <w14:checkedState w14:val="2612" w14:font="MS Gothic"/>
                  <w14:uncheckedState w14:val="2610" w14:font="MS Gothic"/>
                </w14:checkbox>
              </w:sdtPr>
              <w:sdtEndPr/>
              <w:sdtContent>
                <w:r w:rsidR="005225B8">
                  <w:rPr>
                    <w:rFonts w:ascii="MS Gothic" w:eastAsia="MS Gothic" w:hAnsi="MS Gothic" w:cstheme="minorHAnsi" w:hint="eastAsia"/>
                    <w:b/>
                  </w:rPr>
                  <w:t>☒</w:t>
                </w:r>
              </w:sdtContent>
            </w:sdt>
            <w:r w:rsidR="005225B8">
              <w:rPr>
                <w:rFonts w:cstheme="minorHAnsi"/>
                <w:b/>
              </w:rPr>
              <w:t xml:space="preserve"> Daily</w:t>
            </w:r>
          </w:p>
          <w:p w14:paraId="3A2BCBF5" w14:textId="16254B2F" w:rsidR="005225B8" w:rsidRDefault="00D742F0" w:rsidP="00696D0D">
            <w:pPr>
              <w:contextualSpacing/>
              <w:rPr>
                <w:rFonts w:cstheme="minorHAnsi"/>
                <w:b/>
              </w:rPr>
            </w:pPr>
            <w:sdt>
              <w:sdtPr>
                <w:rPr>
                  <w:rFonts w:cstheme="minorHAnsi"/>
                  <w:b/>
                </w:rPr>
                <w:id w:val="-1909459646"/>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Weekly</w:t>
            </w:r>
          </w:p>
          <w:p w14:paraId="3D3C48F3" w14:textId="44789320" w:rsidR="005225B8" w:rsidRPr="001273C1" w:rsidRDefault="00D742F0" w:rsidP="00696D0D">
            <w:pPr>
              <w:rPr>
                <w:rFonts w:cstheme="minorHAnsi"/>
                <w:lang w:val="en-GB"/>
              </w:rPr>
            </w:pPr>
            <w:sdt>
              <w:sdtPr>
                <w:rPr>
                  <w:rFonts w:cstheme="minorHAnsi"/>
                  <w:b/>
                </w:rPr>
                <w:id w:val="1394313260"/>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Other ____________</w:t>
            </w:r>
          </w:p>
        </w:tc>
        <w:tc>
          <w:tcPr>
            <w:tcW w:w="2268" w:type="dxa"/>
          </w:tcPr>
          <w:p w14:paraId="4CA10AD4" w14:textId="76D30C89" w:rsidR="005225B8" w:rsidRDefault="005225B8" w:rsidP="00696D0D">
            <w:pPr>
              <w:contextualSpacing/>
              <w:rPr>
                <w:rFonts w:cstheme="minorHAnsi"/>
                <w:b/>
              </w:rPr>
            </w:pPr>
            <w:r w:rsidRPr="008247F5">
              <w:rPr>
                <w:rFonts w:cstheme="minorHAnsi"/>
              </w:rPr>
              <w:t>\project-folder\extracts_upload\UserExtract.txt</w:t>
            </w:r>
          </w:p>
        </w:tc>
      </w:tr>
      <w:tr w:rsidR="005225B8" w:rsidRPr="001273C1" w14:paraId="06E43D47" w14:textId="0B2EC1CE" w:rsidTr="005225B8">
        <w:tc>
          <w:tcPr>
            <w:tcW w:w="2410" w:type="dxa"/>
          </w:tcPr>
          <w:p w14:paraId="19FBA787" w14:textId="22F8B002" w:rsidR="005225B8" w:rsidRPr="001273C1" w:rsidRDefault="00D742F0" w:rsidP="00696D0D">
            <w:pPr>
              <w:rPr>
                <w:rFonts w:eastAsia="MS Gothic" w:cstheme="minorHAnsi"/>
              </w:rPr>
            </w:pPr>
            <w:sdt>
              <w:sdtPr>
                <w:rPr>
                  <w:rFonts w:eastAsia="MS Gothic" w:cstheme="minorHAnsi"/>
                </w:rPr>
                <w:id w:val="-1870362698"/>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rPr>
                  <w:t>☐</w:t>
                </w:r>
              </w:sdtContent>
            </w:sdt>
            <w:r w:rsidR="005225B8" w:rsidRPr="001273C1">
              <w:rPr>
                <w:rFonts w:eastAsia="MS Gothic" w:cstheme="minorHAnsi"/>
              </w:rPr>
              <w:t xml:space="preserve"> </w:t>
            </w:r>
            <w:r w:rsidR="005225B8" w:rsidRPr="001273C1">
              <w:rPr>
                <w:rFonts w:cstheme="minorHAnsi"/>
                <w:b/>
              </w:rPr>
              <w:t>No extracts</w:t>
            </w:r>
          </w:p>
        </w:tc>
        <w:tc>
          <w:tcPr>
            <w:tcW w:w="3119" w:type="dxa"/>
          </w:tcPr>
          <w:p w14:paraId="6656B82A" w14:textId="77777777" w:rsidR="005225B8" w:rsidRPr="001273C1" w:rsidRDefault="005225B8" w:rsidP="00696D0D">
            <w:pPr>
              <w:contextualSpacing/>
              <w:rPr>
                <w:rFonts w:cstheme="minorHAnsi"/>
              </w:rPr>
            </w:pPr>
            <w:r w:rsidRPr="001273C1">
              <w:rPr>
                <w:rFonts w:cstheme="minorHAnsi"/>
              </w:rPr>
              <w:t>For eOffice implementations or other situations where no matching will be done</w:t>
            </w:r>
          </w:p>
        </w:tc>
        <w:tc>
          <w:tcPr>
            <w:tcW w:w="2126" w:type="dxa"/>
          </w:tcPr>
          <w:p w14:paraId="27E40019" w14:textId="33D0245C" w:rsidR="005225B8" w:rsidRDefault="00D742F0" w:rsidP="00696D0D">
            <w:pPr>
              <w:contextualSpacing/>
              <w:rPr>
                <w:rFonts w:cstheme="minorHAnsi"/>
                <w:b/>
              </w:rPr>
            </w:pPr>
            <w:sdt>
              <w:sdtPr>
                <w:rPr>
                  <w:rFonts w:cstheme="minorHAnsi"/>
                  <w:b/>
                </w:rPr>
                <w:id w:val="-683735180"/>
                <w14:checkbox>
                  <w14:checked w14:val="1"/>
                  <w14:checkedState w14:val="2612" w14:font="MS Gothic"/>
                  <w14:uncheckedState w14:val="2610" w14:font="MS Gothic"/>
                </w14:checkbox>
              </w:sdtPr>
              <w:sdtEndPr/>
              <w:sdtContent>
                <w:r w:rsidR="005225B8">
                  <w:rPr>
                    <w:rFonts w:ascii="MS Gothic" w:eastAsia="MS Gothic" w:hAnsi="MS Gothic" w:cstheme="minorHAnsi" w:hint="eastAsia"/>
                    <w:b/>
                  </w:rPr>
                  <w:t>☒</w:t>
                </w:r>
              </w:sdtContent>
            </w:sdt>
            <w:r w:rsidR="005225B8">
              <w:rPr>
                <w:rFonts w:cstheme="minorHAnsi"/>
                <w:b/>
              </w:rPr>
              <w:t xml:space="preserve"> Daily</w:t>
            </w:r>
          </w:p>
          <w:p w14:paraId="70E47494" w14:textId="57B7BE18" w:rsidR="005225B8" w:rsidRDefault="00D742F0" w:rsidP="00696D0D">
            <w:pPr>
              <w:contextualSpacing/>
              <w:rPr>
                <w:rFonts w:cstheme="minorHAnsi"/>
                <w:b/>
              </w:rPr>
            </w:pPr>
            <w:sdt>
              <w:sdtPr>
                <w:rPr>
                  <w:rFonts w:cstheme="minorHAnsi"/>
                  <w:b/>
                </w:rPr>
                <w:id w:val="895552337"/>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Weekly</w:t>
            </w:r>
          </w:p>
          <w:p w14:paraId="07594622" w14:textId="672694D3" w:rsidR="005225B8" w:rsidRPr="001273C1" w:rsidRDefault="00D742F0" w:rsidP="00696D0D">
            <w:pPr>
              <w:contextualSpacing/>
              <w:rPr>
                <w:rFonts w:cstheme="minorHAnsi"/>
              </w:rPr>
            </w:pPr>
            <w:sdt>
              <w:sdtPr>
                <w:rPr>
                  <w:rFonts w:cstheme="minorHAnsi"/>
                  <w:b/>
                </w:rPr>
                <w:id w:val="2087338968"/>
                <w14:checkbox>
                  <w14:checked w14:val="0"/>
                  <w14:checkedState w14:val="2612" w14:font="MS Gothic"/>
                  <w14:uncheckedState w14:val="2610" w14:font="MS Gothic"/>
                </w14:checkbox>
              </w:sdtPr>
              <w:sdtEndPr/>
              <w:sdtContent>
                <w:r w:rsidR="005225B8" w:rsidRPr="001273C1">
                  <w:rPr>
                    <w:rFonts w:ascii="Segoe UI Symbol" w:eastAsia="MS Gothic" w:hAnsi="Segoe UI Symbol" w:cs="Segoe UI Symbol"/>
                    <w:b/>
                  </w:rPr>
                  <w:t>☐</w:t>
                </w:r>
              </w:sdtContent>
            </w:sdt>
            <w:r w:rsidR="005225B8">
              <w:rPr>
                <w:rFonts w:cstheme="minorHAnsi"/>
                <w:b/>
              </w:rPr>
              <w:t xml:space="preserve"> Other ____________</w:t>
            </w:r>
          </w:p>
        </w:tc>
        <w:tc>
          <w:tcPr>
            <w:tcW w:w="2268" w:type="dxa"/>
          </w:tcPr>
          <w:p w14:paraId="1BCDB8D5" w14:textId="3F35FBA0" w:rsidR="005225B8" w:rsidRDefault="005225B8" w:rsidP="00696D0D">
            <w:pPr>
              <w:contextualSpacing/>
              <w:rPr>
                <w:rFonts w:cstheme="minorHAnsi"/>
                <w:b/>
              </w:rPr>
            </w:pPr>
          </w:p>
        </w:tc>
      </w:tr>
    </w:tbl>
    <w:p w14:paraId="7D0F85BC" w14:textId="77777777" w:rsidR="007A4EC7" w:rsidRDefault="007A4EC7" w:rsidP="007A4EC7">
      <w:pPr>
        <w:pStyle w:val="BodyText"/>
      </w:pPr>
    </w:p>
    <w:p w14:paraId="578A7F4C" w14:textId="77777777" w:rsidR="007A4EC7" w:rsidRDefault="007A4EC7" w:rsidP="007A4EC7">
      <w:pPr>
        <w:pStyle w:val="Heading2"/>
        <w:numPr>
          <w:ilvl w:val="1"/>
          <w:numId w:val="34"/>
        </w:numPr>
      </w:pPr>
      <w:bookmarkStart w:id="232" w:name="_Toc83127193"/>
      <w:r>
        <w:t>Extract Delivery</w:t>
      </w:r>
      <w:bookmarkEnd w:id="232"/>
    </w:p>
    <w:p w14:paraId="77426624" w14:textId="77777777" w:rsidR="007A4EC7" w:rsidRDefault="007A4EC7" w:rsidP="007A4EC7">
      <w:pPr>
        <w:pStyle w:val="BodyText"/>
      </w:pPr>
      <w:r>
        <w:t>Select the desired transfer method that will be used to upload extract files to Basware:</w:t>
      </w:r>
    </w:p>
    <w:tbl>
      <w:tblPr>
        <w:tblStyle w:val="TableGrid"/>
        <w:tblW w:w="0" w:type="auto"/>
        <w:tblInd w:w="562"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ook w:val="04A0" w:firstRow="1" w:lastRow="0" w:firstColumn="1" w:lastColumn="0" w:noHBand="0" w:noVBand="1"/>
      </w:tblPr>
      <w:tblGrid>
        <w:gridCol w:w="9066"/>
      </w:tblGrid>
      <w:tr w:rsidR="007A4EC7" w14:paraId="6BDB9E01" w14:textId="77777777" w:rsidTr="00696D0D">
        <w:tc>
          <w:tcPr>
            <w:tcW w:w="9066" w:type="dxa"/>
          </w:tcPr>
          <w:p w14:paraId="4955639F" w14:textId="0A1CAD2F" w:rsidR="007A4EC7" w:rsidRDefault="00D742F0" w:rsidP="00696D0D">
            <w:pPr>
              <w:contextualSpacing/>
            </w:pPr>
            <w:sdt>
              <w:sdtPr>
                <w:id w:val="-1459256988"/>
                <w14:checkbox>
                  <w14:checked w14:val="1"/>
                  <w14:checkedState w14:val="2612" w14:font="MS Gothic"/>
                  <w14:uncheckedState w14:val="2610" w14:font="MS Gothic"/>
                </w14:checkbox>
              </w:sdtPr>
              <w:sdtEndPr/>
              <w:sdtContent>
                <w:r w:rsidR="007A4EC7">
                  <w:rPr>
                    <w:rFonts w:ascii="MS Gothic" w:eastAsia="MS Gothic" w:hAnsi="MS Gothic" w:hint="eastAsia"/>
                  </w:rPr>
                  <w:t>☒</w:t>
                </w:r>
              </w:sdtContent>
            </w:sdt>
            <w:r w:rsidR="007A4EC7">
              <w:t xml:space="preserve"> </w:t>
            </w:r>
            <w:r w:rsidR="007A4EC7">
              <w:rPr>
                <w:b/>
              </w:rPr>
              <w:t xml:space="preserve">FTP </w:t>
            </w:r>
          </w:p>
        </w:tc>
      </w:tr>
      <w:tr w:rsidR="007A4EC7" w14:paraId="16801590" w14:textId="77777777" w:rsidTr="00696D0D">
        <w:tc>
          <w:tcPr>
            <w:tcW w:w="9066" w:type="dxa"/>
          </w:tcPr>
          <w:p w14:paraId="634984FF" w14:textId="4445AE0A" w:rsidR="007A4EC7" w:rsidRDefault="00D742F0" w:rsidP="00696D0D">
            <w:pPr>
              <w:contextualSpacing/>
            </w:pPr>
            <w:sdt>
              <w:sdtPr>
                <w:id w:val="716788673"/>
                <w14:checkbox>
                  <w14:checked w14:val="0"/>
                  <w14:checkedState w14:val="2612" w14:font="MS Gothic"/>
                  <w14:uncheckedState w14:val="2610" w14:font="MS Gothic"/>
                </w14:checkbox>
              </w:sdtPr>
              <w:sdtEndPr/>
              <w:sdtContent>
                <w:r w:rsidR="007A4EC7">
                  <w:rPr>
                    <w:rFonts w:ascii="MS Gothic" w:eastAsia="MS Gothic" w:hAnsi="MS Gothic" w:hint="eastAsia"/>
                  </w:rPr>
                  <w:t>☐</w:t>
                </w:r>
              </w:sdtContent>
            </w:sdt>
            <w:r w:rsidR="007A4EC7">
              <w:t xml:space="preserve"> </w:t>
            </w:r>
            <w:r w:rsidR="007A4EC7">
              <w:rPr>
                <w:b/>
              </w:rPr>
              <w:t>sFTP (S</w:t>
            </w:r>
            <w:r w:rsidR="007A4EC7" w:rsidRPr="00ED5DA4">
              <w:rPr>
                <w:b/>
              </w:rPr>
              <w:t>upply a public key. We do not accept password authentication for SFTP)</w:t>
            </w:r>
          </w:p>
        </w:tc>
      </w:tr>
      <w:tr w:rsidR="007A4EC7" w14:paraId="736271BB" w14:textId="77777777" w:rsidTr="00696D0D">
        <w:tc>
          <w:tcPr>
            <w:tcW w:w="9066" w:type="dxa"/>
          </w:tcPr>
          <w:p w14:paraId="4AC7F081" w14:textId="0063946E" w:rsidR="007A4EC7" w:rsidRPr="00080590" w:rsidRDefault="00D742F0" w:rsidP="00696D0D">
            <w:pPr>
              <w:contextualSpacing/>
            </w:pPr>
            <w:sdt>
              <w:sdtPr>
                <w:id w:val="1609082032"/>
                <w14:checkbox>
                  <w14:checked w14:val="0"/>
                  <w14:checkedState w14:val="2612" w14:font="MS Gothic"/>
                  <w14:uncheckedState w14:val="2610" w14:font="MS Gothic"/>
                </w14:checkbox>
              </w:sdtPr>
              <w:sdtEndPr/>
              <w:sdtContent>
                <w:r w:rsidR="007A4EC7">
                  <w:rPr>
                    <w:rFonts w:ascii="MS Gothic" w:eastAsia="MS Gothic" w:hAnsi="MS Gothic" w:hint="eastAsia"/>
                  </w:rPr>
                  <w:t>☐</w:t>
                </w:r>
              </w:sdtContent>
            </w:sdt>
            <w:r w:rsidR="007A4EC7" w:rsidRPr="00080590">
              <w:t xml:space="preserve"> </w:t>
            </w:r>
            <w:r w:rsidR="007A4EC7" w:rsidRPr="00080590">
              <w:rPr>
                <w:b/>
              </w:rPr>
              <w:t xml:space="preserve">FTPs </w:t>
            </w:r>
          </w:p>
        </w:tc>
      </w:tr>
    </w:tbl>
    <w:p w14:paraId="22B21037" w14:textId="77777777" w:rsidR="007A4EC7" w:rsidRDefault="007A4EC7" w:rsidP="007A4EC7">
      <w:pPr>
        <w:contextualSpacing/>
      </w:pPr>
    </w:p>
    <w:p w14:paraId="2424DC6F" w14:textId="77777777" w:rsidR="007A4EC7" w:rsidRPr="00823301" w:rsidRDefault="007A4EC7" w:rsidP="007A4EC7">
      <w:pPr>
        <w:pStyle w:val="BodyText"/>
        <w:rPr>
          <w:b/>
        </w:rPr>
      </w:pPr>
      <w:r w:rsidRPr="00823301">
        <w:rPr>
          <w:b/>
        </w:rPr>
        <w:t>Notes</w:t>
      </w:r>
    </w:p>
    <w:p w14:paraId="3529489F" w14:textId="77777777" w:rsidR="007A4EC7" w:rsidRPr="00195692" w:rsidRDefault="007A4EC7" w:rsidP="007A4EC7">
      <w:pPr>
        <w:pStyle w:val="ListBullet"/>
      </w:pPr>
      <w:r>
        <w:t xml:space="preserve">All required extracts must follow the agreed formats found </w:t>
      </w:r>
      <w:r w:rsidRPr="00195692">
        <w:t xml:space="preserve">below or </w:t>
      </w:r>
      <w:hyperlink r:id="rId26" w:history="1">
        <w:r w:rsidRPr="004F6ED9">
          <w:rPr>
            <w:rStyle w:val="Hyperlink"/>
          </w:rPr>
          <w:t>here</w:t>
        </w:r>
      </w:hyperlink>
      <w:r w:rsidRPr="00195692">
        <w:t>.</w:t>
      </w:r>
      <w:r>
        <w:t xml:space="preserve"> If the ‘Other extract’ option above is chosen, the extract should follow the formats of the standard extracts as closely as possible and a sample should be created and provided along with this document. All extracts should be refreshed and uploaded </w:t>
      </w:r>
      <w:r w:rsidRPr="00823301">
        <w:rPr>
          <w:b/>
        </w:rPr>
        <w:t>once every 24 hours</w:t>
      </w:r>
      <w:r>
        <w:t>.</w:t>
      </w:r>
      <w:r w:rsidRPr="00195692">
        <w:t xml:space="preserve"> Extracts should only contain active data; inactive suppliers or fulfilled orders should not be included in extracts. </w:t>
      </w:r>
    </w:p>
    <w:p w14:paraId="0BD3BB61" w14:textId="77777777" w:rsidR="007A4EC7" w:rsidRDefault="007A4EC7" w:rsidP="007A4EC7">
      <w:pPr>
        <w:pStyle w:val="ListBullet"/>
      </w:pPr>
      <w:r w:rsidRPr="00195692">
        <w:t xml:space="preserve">If any extract is likely to exceed </w:t>
      </w:r>
      <w:r>
        <w:t xml:space="preserve">20MB and/or </w:t>
      </w:r>
      <w:r w:rsidRPr="00195692">
        <w:t>250,000 records</w:t>
      </w:r>
      <w:r>
        <w:t>, the consultant should</w:t>
      </w:r>
      <w:r w:rsidRPr="00195692">
        <w:t xml:space="preserve"> be </w:t>
      </w:r>
      <w:r>
        <w:t>notified for further discussion</w:t>
      </w:r>
      <w:r w:rsidRPr="00195692">
        <w:t>.</w:t>
      </w:r>
    </w:p>
    <w:p w14:paraId="54C833E1" w14:textId="77777777" w:rsidR="007A4EC7" w:rsidRDefault="007A4EC7" w:rsidP="007A4EC7">
      <w:pPr>
        <w:pStyle w:val="Heading1"/>
        <w:numPr>
          <w:ilvl w:val="0"/>
          <w:numId w:val="34"/>
        </w:numPr>
      </w:pPr>
      <w:bookmarkStart w:id="233" w:name="_Toc436915574"/>
      <w:bookmarkStart w:id="234" w:name="_Toc83127194"/>
      <w:r>
        <w:lastRenderedPageBreak/>
        <w:t>Fields and Keywords</w:t>
      </w:r>
      <w:bookmarkEnd w:id="233"/>
      <w:bookmarkEnd w:id="234"/>
    </w:p>
    <w:p w14:paraId="1F7B2F0F" w14:textId="77777777" w:rsidR="007A4EC7" w:rsidRPr="00A90274" w:rsidRDefault="007A4EC7" w:rsidP="007A4EC7">
      <w:pPr>
        <w:pStyle w:val="Heading2"/>
        <w:numPr>
          <w:ilvl w:val="1"/>
          <w:numId w:val="34"/>
        </w:numPr>
      </w:pPr>
      <w:bookmarkStart w:id="235" w:name="_Toc436915575"/>
      <w:bookmarkStart w:id="236" w:name="_Toc83127195"/>
      <w:r w:rsidRPr="00A90274">
        <w:t xml:space="preserve">Invoice </w:t>
      </w:r>
      <w:r>
        <w:t xml:space="preserve">capture </w:t>
      </w:r>
      <w:r w:rsidRPr="00A90274">
        <w:t>fields and validation rules</w:t>
      </w:r>
      <w:r>
        <w:t xml:space="preserve"> (header-level)</w:t>
      </w:r>
      <w:bookmarkEnd w:id="235"/>
      <w:bookmarkEnd w:id="236"/>
    </w:p>
    <w:p w14:paraId="53C910A4" w14:textId="77777777" w:rsidR="007A4EC7" w:rsidRPr="00A90274" w:rsidRDefault="007A4EC7" w:rsidP="007A4EC7">
      <w:pPr>
        <w:pStyle w:val="BodyText"/>
      </w:pPr>
      <w:r w:rsidRPr="00A90274">
        <w:t>Describe here which data fields must be included i</w:t>
      </w:r>
      <w:r>
        <w:t>n invoices sent to the customer at header-level (i.e. information not found in rows).</w:t>
      </w:r>
      <w:r w:rsidRPr="00A90274">
        <w:t xml:space="preserve"> </w:t>
      </w:r>
    </w:p>
    <w:p w14:paraId="63903446" w14:textId="77777777" w:rsidR="007A4EC7" w:rsidRDefault="007A4EC7" w:rsidP="007A4EC7">
      <w:pPr>
        <w:pStyle w:val="BodyText"/>
      </w:pPr>
      <w:r w:rsidRPr="00A90274">
        <w:t>Data fields can be filled either by capturing directly from the invoice image, capturing directly from the invoice image and then comparing the value agains</w:t>
      </w:r>
      <w:r>
        <w:t>t a list (extract, see section 5.1</w:t>
      </w:r>
      <w:r w:rsidRPr="00A90274">
        <w:t>), or populated from an extract based on supplier or company matching. Select the appropriate method based on the needs of the customer.</w:t>
      </w:r>
      <w:r>
        <w:t xml:space="preserve"> </w:t>
      </w:r>
      <w:r w:rsidRPr="003249D4">
        <w:t xml:space="preserve">Country specific validation rules </w:t>
      </w:r>
      <w:r>
        <w:t>should be</w:t>
      </w:r>
      <w:r w:rsidRPr="003249D4">
        <w:t xml:space="preserve"> determined and specified</w:t>
      </w:r>
      <w:r>
        <w:t>.</w:t>
      </w:r>
    </w:p>
    <w:p w14:paraId="2E325352" w14:textId="77777777" w:rsidR="007A4EC7" w:rsidRDefault="007A4EC7" w:rsidP="007A4EC7">
      <w:pPr>
        <w:pStyle w:val="BodyText"/>
      </w:pPr>
      <w:r w:rsidRPr="00A90274">
        <w:t xml:space="preserve">Any validation rules that apply to a field must be described clearly and completely here. Validation rules are needed for any field that must follow a certain format or style or whose capture and selection needs to be clarified. </w:t>
      </w:r>
    </w:p>
    <w:p w14:paraId="5BB34E39" w14:textId="77777777" w:rsidR="007A4EC7" w:rsidRDefault="007A4EC7" w:rsidP="007A4EC7">
      <w:pPr>
        <w:pStyle w:val="BodyText"/>
      </w:pPr>
      <w:r>
        <w:t xml:space="preserve">If a Mandatory option is ticked for any of the fields, the Default value </w:t>
      </w:r>
      <w:r w:rsidRPr="00EF5F73">
        <w:rPr>
          <w:b/>
        </w:rPr>
        <w:t>MUST</w:t>
      </w:r>
      <w:r>
        <w:t xml:space="preserve"> be filled in. If a field is not mandatory, the Default value </w:t>
      </w:r>
      <w:r w:rsidRPr="00EF5F73">
        <w:rPr>
          <w:b/>
        </w:rPr>
        <w:t>MUST</w:t>
      </w:r>
      <w:r>
        <w:t xml:space="preserve"> be “</w:t>
      </w:r>
      <w:r w:rsidRPr="000167CE">
        <w:t>&lt;BLANK&gt;”</w:t>
      </w:r>
    </w:p>
    <w:p w14:paraId="08CCCDF5" w14:textId="77777777" w:rsidR="007A4EC7" w:rsidRDefault="007A4EC7" w:rsidP="007A4EC7">
      <w:pPr>
        <w:pStyle w:val="BodyText"/>
      </w:pPr>
      <w:r>
        <w:t>Use the Special rules or Notes section to provide extra information. Try and avoid amending validation rules section for such as reason.</w:t>
      </w:r>
    </w:p>
    <w:p w14:paraId="3405DD09" w14:textId="77777777" w:rsidR="007A4EC7" w:rsidRDefault="007A4EC7" w:rsidP="007A4EC7">
      <w:pPr>
        <w:pStyle w:val="BodyText"/>
      </w:pPr>
      <w:r>
        <w:t xml:space="preserve">All the TEAPPS and ALUSTA mappings for each field can be found in the appendix section </w:t>
      </w:r>
      <w:hyperlink w:anchor="_Mappings" w:history="1">
        <w:r w:rsidRPr="00F67FEE">
          <w:rPr>
            <w:rStyle w:val="Hyperlink"/>
          </w:rPr>
          <w:t>here</w:t>
        </w:r>
      </w:hyperlink>
      <w:r>
        <w:t>.</w:t>
      </w: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4DC1BED9"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5FFD827A" w14:textId="77777777" w:rsidR="007A4EC7" w:rsidRPr="001273C1" w:rsidRDefault="007A4EC7" w:rsidP="00696D0D">
            <w:pPr>
              <w:rPr>
                <w:rFonts w:cstheme="minorHAnsi"/>
              </w:rPr>
            </w:pPr>
            <w:r>
              <w:rPr>
                <w:rFonts w:cstheme="minorHAnsi"/>
              </w:rPr>
              <w:t>H1</w:t>
            </w:r>
          </w:p>
        </w:tc>
        <w:tc>
          <w:tcPr>
            <w:tcW w:w="1276" w:type="dxa"/>
          </w:tcPr>
          <w:p w14:paraId="1B8364DB" w14:textId="77777777" w:rsidR="007A4EC7" w:rsidRPr="00AD0A96" w:rsidRDefault="007A4EC7" w:rsidP="00696D0D">
            <w:pPr>
              <w:rPr>
                <w:rFonts w:cstheme="minorHAnsi"/>
                <w:b/>
              </w:rPr>
            </w:pPr>
            <w:r w:rsidRPr="00AD0A96">
              <w:rPr>
                <w:rFonts w:cstheme="minorHAnsi"/>
                <w:b/>
              </w:rPr>
              <w:t>Field Name</w:t>
            </w:r>
          </w:p>
        </w:tc>
        <w:tc>
          <w:tcPr>
            <w:tcW w:w="1423" w:type="dxa"/>
          </w:tcPr>
          <w:p w14:paraId="1AC0D391" w14:textId="77777777" w:rsidR="007A4EC7" w:rsidRPr="00AD0A96" w:rsidRDefault="007A4EC7" w:rsidP="00696D0D">
            <w:pPr>
              <w:pStyle w:val="Heading4"/>
            </w:pPr>
            <w:bookmarkStart w:id="237" w:name="_Toc83127196"/>
            <w:r w:rsidRPr="00AD0A96">
              <w:t>Company</w:t>
            </w:r>
            <w:bookmarkEnd w:id="237"/>
          </w:p>
        </w:tc>
        <w:tc>
          <w:tcPr>
            <w:tcW w:w="845" w:type="dxa"/>
          </w:tcPr>
          <w:p w14:paraId="72812961" w14:textId="77777777" w:rsidR="007A4EC7" w:rsidRPr="00AD0A96" w:rsidRDefault="007A4EC7" w:rsidP="00696D0D">
            <w:pPr>
              <w:rPr>
                <w:rFonts w:cstheme="minorHAnsi"/>
                <w:b/>
              </w:rPr>
            </w:pPr>
            <w:r w:rsidRPr="00AD0A96">
              <w:rPr>
                <w:rFonts w:cstheme="minorHAnsi"/>
                <w:b/>
              </w:rPr>
              <w:t>Field type</w:t>
            </w:r>
          </w:p>
        </w:tc>
        <w:tc>
          <w:tcPr>
            <w:tcW w:w="1645" w:type="dxa"/>
          </w:tcPr>
          <w:p w14:paraId="601D67EC" w14:textId="77777777" w:rsidR="007A4EC7" w:rsidRPr="00AD0A96" w:rsidRDefault="007A4EC7" w:rsidP="00696D0D">
            <w:pPr>
              <w:rPr>
                <w:rFonts w:cstheme="minorHAnsi"/>
              </w:rPr>
            </w:pPr>
            <w:r w:rsidRPr="00AD0A96">
              <w:rPr>
                <w:rFonts w:cstheme="minorHAnsi"/>
              </w:rPr>
              <w:t>Alphanumeric</w:t>
            </w:r>
          </w:p>
        </w:tc>
        <w:tc>
          <w:tcPr>
            <w:tcW w:w="906" w:type="dxa"/>
          </w:tcPr>
          <w:p w14:paraId="6328A1F9" w14:textId="77777777" w:rsidR="007A4EC7" w:rsidRPr="00AD0A96" w:rsidRDefault="007A4EC7" w:rsidP="00696D0D">
            <w:pPr>
              <w:rPr>
                <w:rFonts w:cstheme="minorHAnsi"/>
                <w:b/>
              </w:rPr>
            </w:pPr>
            <w:r w:rsidRPr="00AD0A96">
              <w:rPr>
                <w:rFonts w:cstheme="minorHAnsi"/>
                <w:b/>
              </w:rPr>
              <w:t>Default value</w:t>
            </w:r>
          </w:p>
        </w:tc>
        <w:tc>
          <w:tcPr>
            <w:tcW w:w="1276" w:type="dxa"/>
          </w:tcPr>
          <w:p w14:paraId="28DAB41C" w14:textId="77777777" w:rsidR="007A4EC7" w:rsidRPr="001273C1" w:rsidRDefault="007A4EC7" w:rsidP="00696D0D">
            <w:pPr>
              <w:rPr>
                <w:rFonts w:cstheme="minorHAnsi"/>
              </w:rPr>
            </w:pPr>
            <w:r>
              <w:rPr>
                <w:rFonts w:cstheme="minorHAnsi"/>
              </w:rPr>
              <w:t>Provide default company</w:t>
            </w:r>
          </w:p>
        </w:tc>
        <w:tc>
          <w:tcPr>
            <w:tcW w:w="1553" w:type="dxa"/>
          </w:tcPr>
          <w:p w14:paraId="693C6A2A" w14:textId="0D072068" w:rsidR="007A4EC7" w:rsidRPr="001273C1" w:rsidRDefault="00D742F0" w:rsidP="00696D0D">
            <w:pPr>
              <w:rPr>
                <w:rFonts w:cstheme="minorHAnsi"/>
              </w:rPr>
            </w:pPr>
            <w:sdt>
              <w:sdtPr>
                <w:rPr>
                  <w:rFonts w:cstheme="minorHAnsi"/>
                </w:rPr>
                <w:id w:val="-1143892136"/>
                <w14:checkbox>
                  <w14:checked w14:val="1"/>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Mandatory</w:t>
            </w:r>
          </w:p>
        </w:tc>
      </w:tr>
      <w:tr w:rsidR="007A4EC7" w:rsidRPr="001273C1" w14:paraId="402F9AA7" w14:textId="77777777" w:rsidTr="00696D0D">
        <w:tc>
          <w:tcPr>
            <w:tcW w:w="709" w:type="dxa"/>
            <w:vMerge w:val="restart"/>
          </w:tcPr>
          <w:p w14:paraId="1CC372C3" w14:textId="77777777" w:rsidR="007A4EC7" w:rsidRPr="001273C1" w:rsidRDefault="007A4EC7" w:rsidP="00696D0D">
            <w:pPr>
              <w:rPr>
                <w:rFonts w:cstheme="minorHAnsi"/>
              </w:rPr>
            </w:pPr>
          </w:p>
        </w:tc>
        <w:tc>
          <w:tcPr>
            <w:tcW w:w="1276" w:type="dxa"/>
          </w:tcPr>
          <w:p w14:paraId="111653D9"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209B575E" w14:textId="77777777" w:rsidR="007A4EC7" w:rsidRPr="00CF7C5F" w:rsidRDefault="007A4EC7" w:rsidP="00696D0D">
            <w:pPr>
              <w:contextualSpacing/>
              <w:rPr>
                <w:rFonts w:cstheme="minorHAnsi"/>
                <w:szCs w:val="20"/>
              </w:rPr>
            </w:pPr>
            <w:r w:rsidRPr="00CF7C5F">
              <w:rPr>
                <w:rFonts w:cstheme="minorHAnsi"/>
                <w:szCs w:val="20"/>
              </w:rPr>
              <w:t>Company Identifier: EInvoice_Address as provided in the company extract</w:t>
            </w:r>
          </w:p>
          <w:p w14:paraId="02737915" w14:textId="77777777" w:rsidR="007A4EC7" w:rsidRPr="00CF7C5F" w:rsidRDefault="007A4EC7" w:rsidP="00696D0D">
            <w:pPr>
              <w:contextualSpacing/>
              <w:rPr>
                <w:rFonts w:cstheme="minorHAnsi"/>
                <w:szCs w:val="20"/>
              </w:rPr>
            </w:pPr>
            <w:r w:rsidRPr="00CF7C5F">
              <w:rPr>
                <w:rFonts w:cstheme="minorHAnsi"/>
                <w:szCs w:val="20"/>
              </w:rPr>
              <w:t>Company Number: Company_Number as provided in the company extract</w:t>
            </w:r>
          </w:p>
          <w:p w14:paraId="22F8DC7E" w14:textId="77777777" w:rsidR="007A4EC7" w:rsidRPr="00CF7C5F" w:rsidRDefault="007A4EC7" w:rsidP="00696D0D">
            <w:pPr>
              <w:contextualSpacing/>
              <w:rPr>
                <w:rFonts w:cstheme="minorHAnsi"/>
                <w:szCs w:val="20"/>
              </w:rPr>
            </w:pPr>
            <w:r w:rsidRPr="00CF7C5F">
              <w:rPr>
                <w:rFonts w:cstheme="minorHAnsi"/>
                <w:szCs w:val="20"/>
              </w:rPr>
              <w:t>Company Name: Company_name as provided in the company extract</w:t>
            </w:r>
          </w:p>
        </w:tc>
      </w:tr>
      <w:tr w:rsidR="007A4EC7" w:rsidRPr="001273C1" w14:paraId="27A1D429" w14:textId="77777777" w:rsidTr="00696D0D">
        <w:tc>
          <w:tcPr>
            <w:tcW w:w="709" w:type="dxa"/>
            <w:vMerge/>
          </w:tcPr>
          <w:p w14:paraId="7D4CD114" w14:textId="77777777" w:rsidR="007A4EC7" w:rsidRPr="001273C1" w:rsidRDefault="007A4EC7" w:rsidP="00696D0D">
            <w:pPr>
              <w:rPr>
                <w:rFonts w:cstheme="minorHAnsi"/>
              </w:rPr>
            </w:pPr>
          </w:p>
        </w:tc>
        <w:tc>
          <w:tcPr>
            <w:tcW w:w="1276" w:type="dxa"/>
          </w:tcPr>
          <w:p w14:paraId="06FDF95C" w14:textId="77777777" w:rsidR="007A4EC7" w:rsidRPr="001273C1" w:rsidRDefault="007A4EC7" w:rsidP="00696D0D">
            <w:pPr>
              <w:contextualSpacing/>
              <w:rPr>
                <w:rFonts w:cstheme="minorHAnsi"/>
              </w:rPr>
            </w:pPr>
            <w:r w:rsidRPr="00AD0A96">
              <w:rPr>
                <w:rFonts w:cstheme="minorHAnsi"/>
              </w:rPr>
              <w:t>Source</w:t>
            </w:r>
          </w:p>
        </w:tc>
        <w:tc>
          <w:tcPr>
            <w:tcW w:w="7648" w:type="dxa"/>
            <w:gridSpan w:val="6"/>
          </w:tcPr>
          <w:p w14:paraId="5853F318" w14:textId="7CEA87E9" w:rsidR="007A4EC7" w:rsidRPr="00CF7C5F" w:rsidRDefault="00D742F0" w:rsidP="00696D0D">
            <w:pPr>
              <w:contextualSpacing/>
              <w:rPr>
                <w:rFonts w:cstheme="minorHAnsi"/>
                <w:szCs w:val="20"/>
              </w:rPr>
            </w:pPr>
            <w:sdt>
              <w:sdtPr>
                <w:rPr>
                  <w:rFonts w:cstheme="minorHAnsi"/>
                  <w:szCs w:val="20"/>
                </w:rPr>
                <w:id w:val="-1575349755"/>
                <w14:checkbox>
                  <w14:checked w14:val="1"/>
                  <w14:checkedState w14:val="2612" w14:font="MS Gothic"/>
                  <w14:uncheckedState w14:val="2610" w14:font="MS Gothic"/>
                </w14:checkbox>
              </w:sdtPr>
              <w:sdtEndPr/>
              <w:sdtContent>
                <w:r w:rsidR="007A4EC7" w:rsidRPr="00CF7C5F">
                  <w:rPr>
                    <w:rFonts w:ascii="Segoe UI Symbol" w:hAnsi="Segoe UI Symbol" w:cs="Segoe UI Symbol"/>
                    <w:szCs w:val="20"/>
                  </w:rPr>
                  <w:t>☒</w:t>
                </w:r>
              </w:sdtContent>
            </w:sdt>
            <w:r w:rsidR="007A4EC7" w:rsidRPr="00CF7C5F">
              <w:rPr>
                <w:rFonts w:cstheme="minorHAnsi"/>
                <w:szCs w:val="20"/>
              </w:rPr>
              <w:t xml:space="preserve"> Populate fields using values from the extract</w:t>
            </w:r>
          </w:p>
        </w:tc>
      </w:tr>
      <w:tr w:rsidR="007A4EC7" w:rsidRPr="001273C1" w14:paraId="068D2631" w14:textId="77777777" w:rsidTr="00696D0D">
        <w:tc>
          <w:tcPr>
            <w:tcW w:w="709" w:type="dxa"/>
            <w:vMerge/>
          </w:tcPr>
          <w:p w14:paraId="0654E6B7" w14:textId="77777777" w:rsidR="007A4EC7" w:rsidRPr="001273C1" w:rsidRDefault="007A4EC7" w:rsidP="00696D0D">
            <w:pPr>
              <w:rPr>
                <w:rFonts w:cstheme="minorHAnsi"/>
              </w:rPr>
            </w:pPr>
          </w:p>
        </w:tc>
        <w:tc>
          <w:tcPr>
            <w:tcW w:w="1276" w:type="dxa"/>
          </w:tcPr>
          <w:p w14:paraId="0223A857"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2CFDCB60" w14:textId="77777777" w:rsidR="007A4EC7" w:rsidRPr="00CF7C5F" w:rsidRDefault="007A4EC7" w:rsidP="00696D0D">
            <w:pPr>
              <w:contextualSpacing/>
              <w:rPr>
                <w:szCs w:val="20"/>
              </w:rPr>
            </w:pPr>
            <w:r w:rsidRPr="00CF7C5F">
              <w:rPr>
                <w:szCs w:val="20"/>
              </w:rPr>
              <w:t>Select which method will be used to determine the correct receiving unit:</w:t>
            </w:r>
          </w:p>
          <w:p w14:paraId="1F6FFD71" w14:textId="77777777" w:rsidR="007A4EC7" w:rsidRPr="00CF7C5F" w:rsidRDefault="007A4EC7" w:rsidP="00696D0D">
            <w:pPr>
              <w:contextualSpacing/>
              <w:rPr>
                <w:szCs w:val="20"/>
              </w:rPr>
            </w:pPr>
          </w:p>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454"/>
              <w:gridCol w:w="6968"/>
            </w:tblGrid>
            <w:tr w:rsidR="007A4EC7" w:rsidRPr="00CF7C5F" w14:paraId="365C6A4B" w14:textId="77777777" w:rsidTr="00696D0D">
              <w:tc>
                <w:tcPr>
                  <w:tcW w:w="454" w:type="dxa"/>
                </w:tcPr>
                <w:p w14:paraId="265AA12F" w14:textId="2262FF9D" w:rsidR="007A4EC7" w:rsidRPr="00CF7C5F" w:rsidRDefault="00D742F0" w:rsidP="00696D0D">
                  <w:pPr>
                    <w:contextualSpacing/>
                    <w:rPr>
                      <w:szCs w:val="20"/>
                    </w:rPr>
                  </w:pPr>
                  <w:sdt>
                    <w:sdtPr>
                      <w:rPr>
                        <w:szCs w:val="20"/>
                      </w:rPr>
                      <w:id w:val="-1707400303"/>
                      <w14:checkbox>
                        <w14:checked w14:val="1"/>
                        <w14:checkedState w14:val="2612" w14:font="MS Gothic"/>
                        <w14:uncheckedState w14:val="2610" w14:font="MS Gothic"/>
                      </w14:checkbox>
                    </w:sdtPr>
                    <w:sdtEndPr/>
                    <w:sdtContent>
                      <w:r w:rsidR="007A4EC7" w:rsidRPr="00CF7C5F">
                        <w:rPr>
                          <w:rFonts w:ascii="MS Gothic" w:eastAsia="MS Gothic" w:hAnsi="MS Gothic" w:hint="eastAsia"/>
                          <w:szCs w:val="20"/>
                        </w:rPr>
                        <w:t>☒</w:t>
                      </w:r>
                    </w:sdtContent>
                  </w:sdt>
                </w:p>
              </w:tc>
              <w:tc>
                <w:tcPr>
                  <w:tcW w:w="6968" w:type="dxa"/>
                </w:tcPr>
                <w:p w14:paraId="7DE64656" w14:textId="77777777" w:rsidR="007A4EC7" w:rsidRPr="00CF7C5F" w:rsidRDefault="007A4EC7" w:rsidP="00696D0D">
                  <w:pPr>
                    <w:contextualSpacing/>
                    <w:rPr>
                      <w:szCs w:val="20"/>
                    </w:rPr>
                  </w:pPr>
                  <w:r w:rsidRPr="00CF7C5F">
                    <w:rPr>
                      <w:b/>
                      <w:szCs w:val="20"/>
                    </w:rPr>
                    <w:t>One PO box per unit</w:t>
                  </w:r>
                  <w:r w:rsidRPr="00CF7C5F">
                    <w:rPr>
                      <w:szCs w:val="20"/>
                    </w:rPr>
                    <w:t xml:space="preserve"> </w:t>
                  </w:r>
                  <w:r>
                    <w:rPr>
                      <w:szCs w:val="20"/>
                    </w:rPr>
                    <w:t>(e.g. One receiving point per PO Box/e-mail address/ CloudScan unit</w:t>
                  </w:r>
                </w:p>
                <w:p w14:paraId="06254F47" w14:textId="77777777" w:rsidR="007A4EC7" w:rsidRPr="00CF7C5F" w:rsidRDefault="007A4EC7" w:rsidP="00696D0D">
                  <w:pPr>
                    <w:pStyle w:val="ListParagraph"/>
                    <w:numPr>
                      <w:ilvl w:val="0"/>
                      <w:numId w:val="30"/>
                    </w:numPr>
                    <w:rPr>
                      <w:szCs w:val="20"/>
                    </w:rPr>
                  </w:pPr>
                  <w:r w:rsidRPr="00CF7C5F">
                    <w:rPr>
                      <w:szCs w:val="20"/>
                    </w:rPr>
                    <w:t>Receiving unit is always determined by the PO box</w:t>
                  </w:r>
                </w:p>
                <w:p w14:paraId="605EF7FC" w14:textId="77777777" w:rsidR="007A4EC7" w:rsidRPr="00CF7C5F" w:rsidRDefault="007A4EC7" w:rsidP="00696D0D">
                  <w:pPr>
                    <w:pStyle w:val="ListParagraph"/>
                    <w:numPr>
                      <w:ilvl w:val="0"/>
                      <w:numId w:val="30"/>
                    </w:numPr>
                    <w:rPr>
                      <w:szCs w:val="20"/>
                    </w:rPr>
                  </w:pPr>
                  <w:r w:rsidRPr="00CF7C5F">
                    <w:rPr>
                      <w:szCs w:val="20"/>
                    </w:rPr>
                    <w:t>E-invoice addresses listed in the unit matrix will be used for routing invoices to the receiving customer and unit.</w:t>
                  </w:r>
                </w:p>
              </w:tc>
            </w:tr>
            <w:tr w:rsidR="007A4EC7" w:rsidRPr="00CF7C5F" w14:paraId="3A767ED4" w14:textId="77777777" w:rsidTr="00696D0D">
              <w:tc>
                <w:tcPr>
                  <w:tcW w:w="454" w:type="dxa"/>
                </w:tcPr>
                <w:p w14:paraId="1266A0BB" w14:textId="6E9F2EF4" w:rsidR="007A4EC7" w:rsidRPr="00CF7C5F" w:rsidRDefault="00D742F0" w:rsidP="00696D0D">
                  <w:pPr>
                    <w:contextualSpacing/>
                    <w:rPr>
                      <w:szCs w:val="20"/>
                    </w:rPr>
                  </w:pPr>
                  <w:sdt>
                    <w:sdtPr>
                      <w:rPr>
                        <w:szCs w:val="20"/>
                      </w:rPr>
                      <w:id w:val="428319258"/>
                      <w14:checkbox>
                        <w14:checked w14:val="0"/>
                        <w14:checkedState w14:val="2612" w14:font="MS Gothic"/>
                        <w14:uncheckedState w14:val="2610" w14:font="MS Gothic"/>
                      </w14:checkbox>
                    </w:sdtPr>
                    <w:sdtEndPr/>
                    <w:sdtContent>
                      <w:r w:rsidR="007A4EC7" w:rsidRPr="00CF7C5F">
                        <w:rPr>
                          <w:rFonts w:ascii="MS Gothic" w:eastAsia="MS Gothic" w:hAnsi="MS Gothic" w:hint="eastAsia"/>
                          <w:szCs w:val="20"/>
                        </w:rPr>
                        <w:t>☐</w:t>
                      </w:r>
                    </w:sdtContent>
                  </w:sdt>
                </w:p>
              </w:tc>
              <w:tc>
                <w:tcPr>
                  <w:tcW w:w="6968" w:type="dxa"/>
                </w:tcPr>
                <w:p w14:paraId="0630E57A" w14:textId="77777777" w:rsidR="007A4EC7" w:rsidRPr="00CF7C5F" w:rsidRDefault="007A4EC7" w:rsidP="00696D0D">
                  <w:pPr>
                    <w:contextualSpacing/>
                    <w:rPr>
                      <w:rFonts w:cstheme="minorHAnsi"/>
                      <w:szCs w:val="20"/>
                    </w:rPr>
                  </w:pPr>
                  <w:r w:rsidRPr="00CF7C5F">
                    <w:rPr>
                      <w:rFonts w:cstheme="minorHAnsi"/>
                      <w:b/>
                      <w:szCs w:val="20"/>
                    </w:rPr>
                    <w:t>One PO box for more than one unit</w:t>
                  </w:r>
                  <w:r w:rsidRPr="00CF7C5F">
                    <w:rPr>
                      <w:rFonts w:cstheme="minorHAnsi"/>
                      <w:szCs w:val="20"/>
                    </w:rPr>
                    <w:t xml:space="preserve"> </w:t>
                  </w:r>
                </w:p>
                <w:p w14:paraId="1CE02DFF" w14:textId="77777777" w:rsidR="007A4EC7" w:rsidRPr="00CF7C5F" w:rsidRDefault="007A4EC7" w:rsidP="00696D0D">
                  <w:pPr>
                    <w:pStyle w:val="ListParagraph"/>
                    <w:numPr>
                      <w:ilvl w:val="0"/>
                      <w:numId w:val="31"/>
                    </w:numPr>
                    <w:rPr>
                      <w:rFonts w:cstheme="minorHAnsi"/>
                      <w:szCs w:val="20"/>
                    </w:rPr>
                  </w:pPr>
                  <w:r w:rsidRPr="00CF7C5F">
                    <w:rPr>
                      <w:rFonts w:cstheme="minorHAnsi"/>
                      <w:szCs w:val="20"/>
                    </w:rPr>
                    <w:t>Receiving unit is determined by ++&lt;Unique company code&gt;++, in the invoicing address</w:t>
                  </w:r>
                </w:p>
                <w:p w14:paraId="5F515DB6" w14:textId="77777777" w:rsidR="007A4EC7" w:rsidRPr="00CF7C5F" w:rsidRDefault="007A4EC7" w:rsidP="00696D0D">
                  <w:pPr>
                    <w:pStyle w:val="ListParagraph"/>
                    <w:numPr>
                      <w:ilvl w:val="0"/>
                      <w:numId w:val="30"/>
                    </w:numPr>
                    <w:rPr>
                      <w:szCs w:val="20"/>
                    </w:rPr>
                  </w:pPr>
                  <w:r w:rsidRPr="00CF7C5F">
                    <w:rPr>
                      <w:szCs w:val="20"/>
                    </w:rPr>
                    <w:t>Invoices without the identifying ++ code will be delivered to the default company for the PO Box /Email /Cloud</w:t>
                  </w:r>
                  <w:r>
                    <w:rPr>
                      <w:szCs w:val="20"/>
                    </w:rPr>
                    <w:t>S</w:t>
                  </w:r>
                  <w:r w:rsidRPr="00CF7C5F">
                    <w:rPr>
                      <w:szCs w:val="20"/>
                    </w:rPr>
                    <w:t>can-BT Account as highlighted in the Unit matrix.</w:t>
                  </w:r>
                </w:p>
                <w:p w14:paraId="4F84F34C" w14:textId="2503EFCB" w:rsidR="007A4EC7" w:rsidRPr="00CF7C5F" w:rsidRDefault="007A4EC7" w:rsidP="005D299B">
                  <w:pPr>
                    <w:pStyle w:val="ListParagraph"/>
                    <w:numPr>
                      <w:ilvl w:val="0"/>
                      <w:numId w:val="30"/>
                    </w:numPr>
                    <w:rPr>
                      <w:szCs w:val="20"/>
                    </w:rPr>
                  </w:pPr>
                  <w:r w:rsidRPr="00CF7C5F">
                    <w:rPr>
                      <w:szCs w:val="20"/>
                    </w:rPr>
                    <w:t>Company ma</w:t>
                  </w:r>
                  <w:r w:rsidR="005D299B">
                    <w:rPr>
                      <w:szCs w:val="20"/>
                    </w:rPr>
                    <w:t>tching based on name and address is not possible.</w:t>
                  </w:r>
                </w:p>
              </w:tc>
            </w:tr>
            <w:tr w:rsidR="007A4EC7" w:rsidRPr="00CF7C5F" w14:paraId="29275CBA" w14:textId="77777777" w:rsidTr="00696D0D">
              <w:tc>
                <w:tcPr>
                  <w:tcW w:w="454" w:type="dxa"/>
                </w:tcPr>
                <w:p w14:paraId="6EEC6B25" w14:textId="45821E59" w:rsidR="007A4EC7" w:rsidRPr="00CF7C5F" w:rsidRDefault="00D742F0" w:rsidP="00696D0D">
                  <w:pPr>
                    <w:contextualSpacing/>
                    <w:rPr>
                      <w:szCs w:val="20"/>
                    </w:rPr>
                  </w:pPr>
                  <w:sdt>
                    <w:sdtPr>
                      <w:rPr>
                        <w:szCs w:val="20"/>
                      </w:rPr>
                      <w:id w:val="1372105364"/>
                      <w14:checkbox>
                        <w14:checked w14:val="0"/>
                        <w14:checkedState w14:val="2612" w14:font="MS Gothic"/>
                        <w14:uncheckedState w14:val="2610" w14:font="MS Gothic"/>
                      </w14:checkbox>
                    </w:sdtPr>
                    <w:sdtEndPr/>
                    <w:sdtContent>
                      <w:r w:rsidR="007A4EC7" w:rsidRPr="00CF7C5F">
                        <w:rPr>
                          <w:rFonts w:ascii="MS Gothic" w:eastAsia="MS Gothic" w:hAnsi="MS Gothic" w:hint="eastAsia"/>
                          <w:szCs w:val="20"/>
                        </w:rPr>
                        <w:t>☐</w:t>
                      </w:r>
                    </w:sdtContent>
                  </w:sdt>
                </w:p>
              </w:tc>
              <w:tc>
                <w:tcPr>
                  <w:tcW w:w="6968" w:type="dxa"/>
                </w:tcPr>
                <w:p w14:paraId="7ED76C5D" w14:textId="77777777" w:rsidR="007A4EC7" w:rsidRPr="00CF7C5F" w:rsidRDefault="007A4EC7" w:rsidP="00696D0D">
                  <w:pPr>
                    <w:contextualSpacing/>
                    <w:rPr>
                      <w:szCs w:val="20"/>
                    </w:rPr>
                  </w:pPr>
                  <w:r w:rsidRPr="00CF7C5F">
                    <w:rPr>
                      <w:b/>
                      <w:szCs w:val="20"/>
                    </w:rPr>
                    <w:t>Remote scanning</w:t>
                  </w:r>
                </w:p>
                <w:p w14:paraId="29652ACA" w14:textId="77777777" w:rsidR="007A4EC7" w:rsidRPr="00CF7C5F" w:rsidRDefault="007A4EC7" w:rsidP="00696D0D">
                  <w:pPr>
                    <w:pStyle w:val="ListParagraph"/>
                    <w:numPr>
                      <w:ilvl w:val="0"/>
                      <w:numId w:val="32"/>
                    </w:numPr>
                    <w:rPr>
                      <w:szCs w:val="20"/>
                    </w:rPr>
                  </w:pPr>
                  <w:r w:rsidRPr="00CF7C5F">
                    <w:rPr>
                      <w:szCs w:val="20"/>
                    </w:rPr>
                    <w:t>Customer sorts and scans invoices by company in-house before uploading to Basware</w:t>
                  </w:r>
                </w:p>
              </w:tc>
            </w:tr>
          </w:tbl>
          <w:p w14:paraId="661D2123" w14:textId="77777777" w:rsidR="007A4EC7" w:rsidRPr="00CF7C5F" w:rsidRDefault="007A4EC7" w:rsidP="00696D0D">
            <w:pPr>
              <w:contextualSpacing/>
              <w:rPr>
                <w:rFonts w:cstheme="minorHAnsi"/>
                <w:szCs w:val="20"/>
              </w:rPr>
            </w:pPr>
          </w:p>
        </w:tc>
      </w:tr>
      <w:tr w:rsidR="007A4EC7" w:rsidRPr="001273C1" w14:paraId="456CAD6A" w14:textId="77777777" w:rsidTr="00696D0D">
        <w:tc>
          <w:tcPr>
            <w:tcW w:w="709" w:type="dxa"/>
            <w:vMerge/>
          </w:tcPr>
          <w:p w14:paraId="6FFEDD8B" w14:textId="77777777" w:rsidR="007A4EC7" w:rsidRPr="001273C1" w:rsidRDefault="007A4EC7" w:rsidP="00696D0D">
            <w:pPr>
              <w:rPr>
                <w:rFonts w:cstheme="minorHAnsi"/>
              </w:rPr>
            </w:pPr>
          </w:p>
        </w:tc>
        <w:tc>
          <w:tcPr>
            <w:tcW w:w="1276" w:type="dxa"/>
          </w:tcPr>
          <w:p w14:paraId="1F862318"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77FD2476" w14:textId="77777777" w:rsidR="007A4EC7" w:rsidRPr="001273C1" w:rsidRDefault="007A4EC7" w:rsidP="00696D0D">
            <w:pPr>
              <w:contextualSpacing/>
              <w:rPr>
                <w:rFonts w:cstheme="minorHAnsi"/>
              </w:rPr>
            </w:pPr>
          </w:p>
        </w:tc>
      </w:tr>
      <w:tr w:rsidR="007A4EC7" w:rsidRPr="001273C1" w14:paraId="36E70CE7" w14:textId="77777777" w:rsidTr="00696D0D">
        <w:tc>
          <w:tcPr>
            <w:tcW w:w="709" w:type="dxa"/>
            <w:vMerge/>
          </w:tcPr>
          <w:p w14:paraId="7545A0BC" w14:textId="77777777" w:rsidR="007A4EC7" w:rsidRPr="001273C1" w:rsidRDefault="007A4EC7" w:rsidP="00696D0D">
            <w:pPr>
              <w:rPr>
                <w:rFonts w:cstheme="minorHAnsi"/>
              </w:rPr>
            </w:pPr>
          </w:p>
        </w:tc>
        <w:tc>
          <w:tcPr>
            <w:tcW w:w="1276" w:type="dxa"/>
          </w:tcPr>
          <w:p w14:paraId="0B34355A"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6CEF6448" w14:textId="136D40F4" w:rsidR="007A4EC7" w:rsidRPr="001273C1" w:rsidRDefault="007A4EC7" w:rsidP="00696D0D">
            <w:pPr>
              <w:contextualSpacing/>
              <w:rPr>
                <w:rFonts w:cstheme="minorHAnsi"/>
              </w:rPr>
            </w:pPr>
            <w:r>
              <w:object w:dxaOrig="1440" w:dyaOrig="1440" w14:anchorId="11D29A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3" type="#_x0000_t75" style="width:36.75pt;height:13.5pt" o:ole="">
                  <v:imagedata r:id="rId27" o:title=""/>
                </v:shape>
                <w:control r:id="rId28" w:name="Label112111" w:shapeid="_x0000_i1223"/>
              </w:object>
            </w:r>
            <w:r>
              <w:object w:dxaOrig="1440" w:dyaOrig="1440" w14:anchorId="5789D635">
                <v:shape id="_x0000_i1225" type="#_x0000_t75" alt="Minimum Length" style="width:28.5pt;height:18pt" o:ole="" fillcolor="red">
                  <v:fill opacity="41943f"/>
                  <v:imagedata r:id="rId29" o:title=""/>
                </v:shape>
                <w:control r:id="rId30" w:name="TextBox212111" w:shapeid="_x0000_i1225"/>
              </w:object>
            </w:r>
            <w:r>
              <w:object w:dxaOrig="1440" w:dyaOrig="1440" w14:anchorId="5DEB9561">
                <v:shape id="_x0000_i1227" type="#_x0000_t75" style="width:15.75pt;height:13.5pt" o:ole="">
                  <v:imagedata r:id="rId31" o:title=""/>
                </v:shape>
                <w:control r:id="rId32" w:name="Label212111" w:shapeid="_x0000_i1227"/>
              </w:object>
            </w:r>
            <w:r>
              <w:object w:dxaOrig="1440" w:dyaOrig="1440" w14:anchorId="31CE9A2F">
                <v:shape id="_x0000_i1229" type="#_x0000_t75" style="width:27.75pt;height:18pt" o:ole="">
                  <v:imagedata r:id="rId33" o:title=""/>
                </v:shape>
                <w:control r:id="rId34" w:name="TextBox312111" w:shapeid="_x0000_i1229"/>
              </w:object>
            </w:r>
          </w:p>
        </w:tc>
      </w:tr>
      <w:tr w:rsidR="007A4EC7" w:rsidRPr="001273C1" w14:paraId="07EFB73E" w14:textId="77777777" w:rsidTr="00696D0D">
        <w:tc>
          <w:tcPr>
            <w:tcW w:w="709" w:type="dxa"/>
            <w:vMerge/>
          </w:tcPr>
          <w:p w14:paraId="58E6BF60" w14:textId="77777777" w:rsidR="007A4EC7" w:rsidRPr="001273C1" w:rsidRDefault="007A4EC7" w:rsidP="00696D0D">
            <w:pPr>
              <w:rPr>
                <w:rFonts w:cstheme="minorHAnsi"/>
              </w:rPr>
            </w:pPr>
          </w:p>
        </w:tc>
        <w:tc>
          <w:tcPr>
            <w:tcW w:w="1276" w:type="dxa"/>
          </w:tcPr>
          <w:p w14:paraId="2748AE54"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2A5487EF" w14:textId="3856CF05" w:rsidR="007A4EC7" w:rsidRPr="001273C1" w:rsidRDefault="007A4EC7" w:rsidP="00696D0D">
            <w:pPr>
              <w:contextualSpacing/>
              <w:rPr>
                <w:rFonts w:cstheme="minorHAnsi"/>
              </w:rPr>
            </w:pPr>
            <w:r>
              <w:object w:dxaOrig="1440" w:dyaOrig="1440" w14:anchorId="5DFDBEC9">
                <v:shape id="_x0000_i1231" type="#_x0000_t75" style="width:31.5pt;height:18pt" o:ole="">
                  <v:imagedata r:id="rId35" o:title=""/>
                </v:shape>
                <w:control r:id="rId36" w:name="TextBox51111111111111" w:shapeid="_x0000_i1231"/>
              </w:object>
            </w:r>
          </w:p>
        </w:tc>
      </w:tr>
    </w:tbl>
    <w:p w14:paraId="125569B8" w14:textId="77777777" w:rsidR="007A4EC7" w:rsidRDefault="007A4EC7" w:rsidP="007A4EC7">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69B1AB82" w14:textId="77777777" w:rsidTr="00696D0D">
        <w:trPr>
          <w:cnfStyle w:val="100000000000" w:firstRow="1" w:lastRow="0" w:firstColumn="0" w:lastColumn="0" w:oddVBand="0" w:evenVBand="0" w:oddHBand="0" w:evenHBand="0" w:firstRowFirstColumn="0" w:firstRowLastColumn="0" w:lastRowFirstColumn="0" w:lastRowLastColumn="0"/>
          <w:trHeight w:val="1206"/>
        </w:trPr>
        <w:tc>
          <w:tcPr>
            <w:tcW w:w="709" w:type="dxa"/>
          </w:tcPr>
          <w:p w14:paraId="71C5610D" w14:textId="77777777" w:rsidR="007A4EC7" w:rsidRPr="001273C1" w:rsidRDefault="007A4EC7" w:rsidP="00696D0D">
            <w:pPr>
              <w:rPr>
                <w:rFonts w:cstheme="minorHAnsi"/>
              </w:rPr>
            </w:pPr>
            <w:r>
              <w:rPr>
                <w:rFonts w:cstheme="minorHAnsi"/>
              </w:rPr>
              <w:lastRenderedPageBreak/>
              <w:t>H2</w:t>
            </w:r>
          </w:p>
        </w:tc>
        <w:tc>
          <w:tcPr>
            <w:tcW w:w="1276" w:type="dxa"/>
          </w:tcPr>
          <w:p w14:paraId="3C292C2E" w14:textId="77777777" w:rsidR="007A4EC7" w:rsidRPr="00AD0A96" w:rsidRDefault="007A4EC7" w:rsidP="00696D0D">
            <w:pPr>
              <w:rPr>
                <w:rFonts w:cstheme="minorHAnsi"/>
                <w:b/>
              </w:rPr>
            </w:pPr>
            <w:r w:rsidRPr="00AD0A96">
              <w:rPr>
                <w:rFonts w:cstheme="minorHAnsi"/>
                <w:b/>
              </w:rPr>
              <w:t>Field Name</w:t>
            </w:r>
          </w:p>
        </w:tc>
        <w:tc>
          <w:tcPr>
            <w:tcW w:w="1423" w:type="dxa"/>
          </w:tcPr>
          <w:p w14:paraId="1290AF50" w14:textId="22D1BEDF" w:rsidR="007A4EC7" w:rsidRPr="00AD0A96" w:rsidRDefault="007A4EC7" w:rsidP="00696D0D">
            <w:pPr>
              <w:pStyle w:val="Heading4"/>
            </w:pPr>
            <w:bookmarkStart w:id="238" w:name="_Toc83127197"/>
            <w:r>
              <w:t>Supplier</w:t>
            </w:r>
            <w:bookmarkEnd w:id="238"/>
            <w:r w:rsidR="001600C5">
              <w:t xml:space="preserve"> name</w:t>
            </w:r>
          </w:p>
        </w:tc>
        <w:tc>
          <w:tcPr>
            <w:tcW w:w="845" w:type="dxa"/>
          </w:tcPr>
          <w:p w14:paraId="53A2584B" w14:textId="77777777" w:rsidR="007A4EC7" w:rsidRPr="00AD0A96" w:rsidRDefault="007A4EC7" w:rsidP="00696D0D">
            <w:pPr>
              <w:rPr>
                <w:rFonts w:cstheme="minorHAnsi"/>
                <w:b/>
              </w:rPr>
            </w:pPr>
            <w:r w:rsidRPr="00AD0A96">
              <w:rPr>
                <w:rFonts w:cstheme="minorHAnsi"/>
                <w:b/>
              </w:rPr>
              <w:t>Field type</w:t>
            </w:r>
          </w:p>
        </w:tc>
        <w:tc>
          <w:tcPr>
            <w:tcW w:w="1645" w:type="dxa"/>
          </w:tcPr>
          <w:p w14:paraId="162212FC" w14:textId="77777777" w:rsidR="007A4EC7" w:rsidRPr="00AD0A96" w:rsidRDefault="007A4EC7" w:rsidP="00696D0D">
            <w:pPr>
              <w:rPr>
                <w:rFonts w:cstheme="minorHAnsi"/>
              </w:rPr>
            </w:pPr>
            <w:r w:rsidRPr="00AD0A96">
              <w:rPr>
                <w:rFonts w:cstheme="minorHAnsi"/>
              </w:rPr>
              <w:t>Alphanumeric</w:t>
            </w:r>
          </w:p>
        </w:tc>
        <w:tc>
          <w:tcPr>
            <w:tcW w:w="906" w:type="dxa"/>
          </w:tcPr>
          <w:p w14:paraId="343F09F1" w14:textId="77777777" w:rsidR="007A4EC7" w:rsidRPr="00AD0A96" w:rsidRDefault="007A4EC7" w:rsidP="00696D0D">
            <w:pPr>
              <w:rPr>
                <w:rFonts w:cstheme="minorHAnsi"/>
                <w:b/>
              </w:rPr>
            </w:pPr>
            <w:r w:rsidRPr="00AD0A96">
              <w:rPr>
                <w:rFonts w:cstheme="minorHAnsi"/>
                <w:b/>
              </w:rPr>
              <w:t>Default value</w:t>
            </w:r>
          </w:p>
        </w:tc>
        <w:tc>
          <w:tcPr>
            <w:tcW w:w="1276" w:type="dxa"/>
          </w:tcPr>
          <w:p w14:paraId="716D2576" w14:textId="77777777" w:rsidR="007A4EC7" w:rsidRPr="001058FC" w:rsidRDefault="007A4EC7" w:rsidP="00696D0D">
            <w:pPr>
              <w:rPr>
                <w:rFonts w:cstheme="minorHAnsi"/>
              </w:rPr>
            </w:pPr>
            <w:r w:rsidRPr="001058FC">
              <w:rPr>
                <w:rFonts w:cstheme="minorHAnsi"/>
              </w:rPr>
              <w:t>Supplier No: 999999999</w:t>
            </w:r>
          </w:p>
          <w:p w14:paraId="03430194" w14:textId="77777777" w:rsidR="007A4EC7" w:rsidRPr="001273C1" w:rsidRDefault="007A4EC7" w:rsidP="00696D0D">
            <w:pPr>
              <w:rPr>
                <w:rFonts w:cstheme="minorHAnsi"/>
              </w:rPr>
            </w:pPr>
            <w:r w:rsidRPr="001058FC">
              <w:rPr>
                <w:rFonts w:cstheme="minorHAnsi"/>
              </w:rPr>
              <w:t>Supplier Name: UNKNOWN_VENDOR</w:t>
            </w:r>
          </w:p>
        </w:tc>
        <w:tc>
          <w:tcPr>
            <w:tcW w:w="1553" w:type="dxa"/>
          </w:tcPr>
          <w:p w14:paraId="3CA038D9" w14:textId="52191231" w:rsidR="007A4EC7" w:rsidRPr="001273C1" w:rsidRDefault="00D742F0" w:rsidP="00696D0D">
            <w:pPr>
              <w:rPr>
                <w:rFonts w:cstheme="minorHAnsi"/>
              </w:rPr>
            </w:pPr>
            <w:sdt>
              <w:sdtPr>
                <w:rPr>
                  <w:rFonts w:cstheme="minorHAnsi"/>
                </w:rPr>
                <w:id w:val="1299878845"/>
                <w14:checkbox>
                  <w14:checked w14:val="1"/>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Mandatory</w:t>
            </w:r>
          </w:p>
        </w:tc>
      </w:tr>
      <w:tr w:rsidR="007A4EC7" w:rsidRPr="001273C1" w14:paraId="5D4DC2F6" w14:textId="77777777" w:rsidTr="00696D0D">
        <w:tc>
          <w:tcPr>
            <w:tcW w:w="709" w:type="dxa"/>
            <w:vMerge w:val="restart"/>
          </w:tcPr>
          <w:p w14:paraId="600D806D" w14:textId="77777777" w:rsidR="007A4EC7" w:rsidRPr="001273C1" w:rsidRDefault="007A4EC7" w:rsidP="00696D0D">
            <w:pPr>
              <w:rPr>
                <w:rFonts w:cstheme="minorHAnsi"/>
              </w:rPr>
            </w:pPr>
          </w:p>
        </w:tc>
        <w:tc>
          <w:tcPr>
            <w:tcW w:w="1276" w:type="dxa"/>
          </w:tcPr>
          <w:p w14:paraId="0104CC83"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30267B2F" w14:textId="77777777" w:rsidR="007A4EC7" w:rsidRPr="00CF7C5F" w:rsidRDefault="007A4EC7" w:rsidP="00696D0D">
            <w:pPr>
              <w:contextualSpacing/>
              <w:rPr>
                <w:rFonts w:cstheme="minorHAnsi"/>
                <w:szCs w:val="20"/>
              </w:rPr>
            </w:pPr>
            <w:r w:rsidRPr="00CF7C5F">
              <w:rPr>
                <w:rFonts w:cstheme="minorHAnsi"/>
                <w:szCs w:val="20"/>
              </w:rPr>
              <w:t>Supplier Number: Supplier_Number as provided in the supplier extract</w:t>
            </w:r>
          </w:p>
          <w:p w14:paraId="4F507964" w14:textId="77777777" w:rsidR="007A4EC7" w:rsidRPr="00CF7C5F" w:rsidRDefault="007A4EC7" w:rsidP="00696D0D">
            <w:pPr>
              <w:contextualSpacing/>
              <w:rPr>
                <w:rFonts w:cstheme="minorHAnsi"/>
                <w:szCs w:val="20"/>
              </w:rPr>
            </w:pPr>
            <w:r w:rsidRPr="00CF7C5F">
              <w:rPr>
                <w:rFonts w:cstheme="minorHAnsi"/>
                <w:szCs w:val="20"/>
              </w:rPr>
              <w:t>Supplier Name: Supplier_Name as provided in the supplier extract</w:t>
            </w:r>
          </w:p>
        </w:tc>
      </w:tr>
      <w:tr w:rsidR="007A4EC7" w:rsidRPr="00ED4B4C" w14:paraId="34F1C653" w14:textId="77777777" w:rsidTr="00696D0D">
        <w:tc>
          <w:tcPr>
            <w:tcW w:w="709" w:type="dxa"/>
            <w:vMerge/>
          </w:tcPr>
          <w:p w14:paraId="0B3D406C" w14:textId="77777777" w:rsidR="007A4EC7" w:rsidRPr="001273C1" w:rsidRDefault="007A4EC7" w:rsidP="00696D0D">
            <w:pPr>
              <w:rPr>
                <w:rFonts w:cstheme="minorHAnsi"/>
              </w:rPr>
            </w:pPr>
          </w:p>
        </w:tc>
        <w:tc>
          <w:tcPr>
            <w:tcW w:w="1276" w:type="dxa"/>
          </w:tcPr>
          <w:p w14:paraId="47DD15AC"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0795484C" w14:textId="58BBC60F" w:rsidR="007A4EC7" w:rsidRDefault="007A4EC7" w:rsidP="00696D0D">
            <w:pPr>
              <w:contextualSpacing/>
              <w:rPr>
                <w:szCs w:val="20"/>
              </w:rPr>
            </w:pPr>
            <w:r w:rsidRPr="00CF7C5F">
              <w:rPr>
                <w:szCs w:val="20"/>
              </w:rPr>
              <w:t>Supplier match filtering</w:t>
            </w:r>
          </w:p>
          <w:p w14:paraId="36AA106E" w14:textId="77777777" w:rsidR="00470F07" w:rsidRPr="00CF7C5F" w:rsidRDefault="00470F07" w:rsidP="00696D0D">
            <w:pPr>
              <w:contextualSpacing/>
              <w:rPr>
                <w:szCs w:val="20"/>
              </w:rPr>
            </w:pPr>
          </w:p>
          <w:tbl>
            <w:tblPr>
              <w:tblStyle w:val="TableGrid"/>
              <w:tblW w:w="745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7457"/>
            </w:tblGrid>
            <w:tr w:rsidR="007A4EC7" w:rsidRPr="00CF7C5F" w14:paraId="66C095DF" w14:textId="77777777" w:rsidTr="00696D0D">
              <w:trPr>
                <w:trHeight w:val="312"/>
              </w:trPr>
              <w:tc>
                <w:tcPr>
                  <w:tcW w:w="64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0332CD" w14:textId="2F8333DA" w:rsidR="007A4EC7" w:rsidRPr="00CF7C5F" w:rsidRDefault="007A4EC7" w:rsidP="00696D0D">
                  <w:pPr>
                    <w:contextualSpacing/>
                    <w:rPr>
                      <w:b/>
                      <w:szCs w:val="20"/>
                    </w:rPr>
                  </w:pPr>
                  <w:r w:rsidRPr="00CF7C5F">
                    <w:rPr>
                      <w:b/>
                      <w:szCs w:val="20"/>
                    </w:rPr>
                    <w:object w:dxaOrig="1440" w:dyaOrig="1440" w14:anchorId="6A8D0A52">
                      <v:shape id="_x0000_i1233" type="#_x0000_t75" style="width:297pt;height:34.5pt" o:ole="">
                        <v:imagedata r:id="rId37" o:title=""/>
                      </v:shape>
                      <w:control r:id="rId38" w:name="OptionButton221" w:shapeid="_x0000_i1233"/>
                    </w:object>
                  </w:r>
                </w:p>
              </w:tc>
            </w:tr>
            <w:tr w:rsidR="007A4EC7" w:rsidRPr="00CF7C5F" w14:paraId="62C545C6" w14:textId="77777777" w:rsidTr="00696D0D">
              <w:trPr>
                <w:trHeight w:val="312"/>
              </w:trPr>
              <w:tc>
                <w:tcPr>
                  <w:tcW w:w="64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427D15" w14:textId="6FB8120F" w:rsidR="007A4EC7" w:rsidRPr="00CF7C5F" w:rsidRDefault="007A4EC7" w:rsidP="00696D0D">
                  <w:pPr>
                    <w:contextualSpacing/>
                    <w:rPr>
                      <w:b/>
                      <w:szCs w:val="20"/>
                    </w:rPr>
                  </w:pPr>
                  <w:r w:rsidRPr="00CF7C5F">
                    <w:rPr>
                      <w:b/>
                      <w:szCs w:val="20"/>
                    </w:rPr>
                    <w:object w:dxaOrig="1440" w:dyaOrig="1440" w14:anchorId="3FD1DBCF">
                      <v:shape id="_x0000_i1235" type="#_x0000_t75" style="width:321pt;height:34.5pt" o:ole="">
                        <v:imagedata r:id="rId39" o:title=""/>
                      </v:shape>
                      <w:control r:id="rId40" w:name="OptionButton2111" w:shapeid="_x0000_i1235"/>
                    </w:object>
                  </w:r>
                </w:p>
              </w:tc>
            </w:tr>
          </w:tbl>
          <w:p w14:paraId="4512B125" w14:textId="77777777" w:rsidR="007A4EC7" w:rsidRPr="00CF7C5F" w:rsidRDefault="007A4EC7" w:rsidP="00696D0D">
            <w:pPr>
              <w:contextualSpacing/>
              <w:rPr>
                <w:szCs w:val="20"/>
              </w:rPr>
            </w:pPr>
          </w:p>
          <w:p w14:paraId="7922A7B6" w14:textId="77777777" w:rsidR="007A4EC7" w:rsidRPr="00CF7C5F" w:rsidRDefault="007A4EC7" w:rsidP="00696D0D">
            <w:pPr>
              <w:contextualSpacing/>
              <w:rPr>
                <w:szCs w:val="20"/>
              </w:rPr>
            </w:pPr>
          </w:p>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312"/>
              <w:gridCol w:w="709"/>
              <w:gridCol w:w="3200"/>
              <w:gridCol w:w="3201"/>
            </w:tblGrid>
            <w:tr w:rsidR="007A4EC7" w:rsidRPr="00CF7C5F" w14:paraId="1551580F" w14:textId="77777777" w:rsidTr="00696D0D">
              <w:trPr>
                <w:trHeight w:val="323"/>
              </w:trPr>
              <w:tc>
                <w:tcPr>
                  <w:tcW w:w="312" w:type="dxa"/>
                </w:tcPr>
                <w:p w14:paraId="4188F810" w14:textId="77777777" w:rsidR="007A4EC7" w:rsidRPr="00CF7C5F" w:rsidRDefault="007A4EC7" w:rsidP="00696D0D">
                  <w:pPr>
                    <w:contextualSpacing/>
                    <w:rPr>
                      <w:szCs w:val="20"/>
                    </w:rPr>
                  </w:pPr>
                  <w:bookmarkStart w:id="239" w:name="_Hlk499907566"/>
                  <w:r w:rsidRPr="00CF7C5F">
                    <w:rPr>
                      <w:szCs w:val="20"/>
                    </w:rPr>
                    <w:t>#</w:t>
                  </w:r>
                </w:p>
              </w:tc>
              <w:tc>
                <w:tcPr>
                  <w:tcW w:w="709" w:type="dxa"/>
                </w:tcPr>
                <w:p w14:paraId="3EA15CE6" w14:textId="77777777" w:rsidR="007A4EC7" w:rsidRPr="00CF7C5F" w:rsidRDefault="007A4EC7" w:rsidP="00696D0D">
                  <w:pPr>
                    <w:contextualSpacing/>
                    <w:rPr>
                      <w:szCs w:val="20"/>
                    </w:rPr>
                  </w:pPr>
                  <w:r w:rsidRPr="00CF7C5F">
                    <w:rPr>
                      <w:szCs w:val="20"/>
                    </w:rPr>
                    <w:t>Use</w:t>
                  </w:r>
                </w:p>
              </w:tc>
              <w:tc>
                <w:tcPr>
                  <w:tcW w:w="3200" w:type="dxa"/>
                </w:tcPr>
                <w:p w14:paraId="4F75AA49" w14:textId="77777777" w:rsidR="007A4EC7" w:rsidRPr="00CF7C5F" w:rsidRDefault="007A4EC7" w:rsidP="00696D0D">
                  <w:pPr>
                    <w:contextualSpacing/>
                    <w:rPr>
                      <w:szCs w:val="20"/>
                    </w:rPr>
                  </w:pPr>
                  <w:r w:rsidRPr="00CF7C5F">
                    <w:rPr>
                      <w:szCs w:val="20"/>
                    </w:rPr>
                    <w:t>Item</w:t>
                  </w:r>
                </w:p>
              </w:tc>
              <w:tc>
                <w:tcPr>
                  <w:tcW w:w="3201" w:type="dxa"/>
                </w:tcPr>
                <w:p w14:paraId="70129E57" w14:textId="77777777" w:rsidR="007A4EC7" w:rsidRPr="00CF7C5F" w:rsidRDefault="007A4EC7" w:rsidP="00696D0D">
                  <w:pPr>
                    <w:contextualSpacing/>
                    <w:rPr>
                      <w:szCs w:val="20"/>
                    </w:rPr>
                  </w:pPr>
                  <w:r w:rsidRPr="00CF7C5F">
                    <w:rPr>
                      <w:szCs w:val="20"/>
                    </w:rPr>
                    <w:t>Rule</w:t>
                  </w:r>
                </w:p>
              </w:tc>
            </w:tr>
            <w:tr w:rsidR="007A4EC7" w:rsidRPr="00CF7C5F" w14:paraId="38BC24D2" w14:textId="77777777" w:rsidTr="00696D0D">
              <w:trPr>
                <w:trHeight w:val="690"/>
              </w:trPr>
              <w:tc>
                <w:tcPr>
                  <w:tcW w:w="312" w:type="dxa"/>
                </w:tcPr>
                <w:p w14:paraId="6CABF304" w14:textId="77777777" w:rsidR="007A4EC7" w:rsidRPr="00CF7C5F" w:rsidRDefault="007A4EC7" w:rsidP="00696D0D">
                  <w:pPr>
                    <w:contextualSpacing/>
                    <w:rPr>
                      <w:szCs w:val="20"/>
                    </w:rPr>
                  </w:pPr>
                  <w:r w:rsidRPr="00CF7C5F">
                    <w:rPr>
                      <w:szCs w:val="20"/>
                    </w:rPr>
                    <w:t>1</w:t>
                  </w:r>
                </w:p>
              </w:tc>
              <w:sdt>
                <w:sdtPr>
                  <w:rPr>
                    <w:szCs w:val="20"/>
                  </w:rPr>
                  <w:id w:val="1933322275"/>
                  <w14:checkbox>
                    <w14:checked w14:val="1"/>
                    <w14:checkedState w14:val="2612" w14:font="MS Gothic"/>
                    <w14:uncheckedState w14:val="2610" w14:font="MS Gothic"/>
                  </w14:checkbox>
                </w:sdtPr>
                <w:sdtEndPr/>
                <w:sdtContent>
                  <w:tc>
                    <w:tcPr>
                      <w:tcW w:w="709" w:type="dxa"/>
                    </w:tcPr>
                    <w:p w14:paraId="1B96C9CE" w14:textId="7C202BC5" w:rsidR="007A4EC7" w:rsidRPr="00CF7C5F" w:rsidRDefault="003D748E" w:rsidP="00696D0D">
                      <w:pPr>
                        <w:contextualSpacing/>
                        <w:jc w:val="center"/>
                        <w:rPr>
                          <w:szCs w:val="20"/>
                        </w:rPr>
                      </w:pPr>
                      <w:r>
                        <w:rPr>
                          <w:rFonts w:ascii="MS Gothic" w:eastAsia="MS Gothic" w:hAnsi="MS Gothic" w:hint="eastAsia"/>
                          <w:szCs w:val="20"/>
                        </w:rPr>
                        <w:t>☒</w:t>
                      </w:r>
                    </w:p>
                  </w:tc>
                </w:sdtContent>
              </w:sdt>
              <w:tc>
                <w:tcPr>
                  <w:tcW w:w="3200" w:type="dxa"/>
                </w:tcPr>
                <w:p w14:paraId="02C8A64D" w14:textId="77777777" w:rsidR="007A4EC7" w:rsidRPr="00CF7C5F" w:rsidRDefault="007A4EC7" w:rsidP="00696D0D">
                  <w:pPr>
                    <w:contextualSpacing/>
                    <w:rPr>
                      <w:szCs w:val="20"/>
                    </w:rPr>
                  </w:pPr>
                  <w:r w:rsidRPr="00CF7C5F">
                    <w:rPr>
                      <w:szCs w:val="20"/>
                    </w:rPr>
                    <w:t>Bank account number / IBAN</w:t>
                  </w:r>
                </w:p>
              </w:tc>
              <w:tc>
                <w:tcPr>
                  <w:tcW w:w="3201" w:type="dxa"/>
                </w:tcPr>
                <w:p w14:paraId="66A08FDE" w14:textId="77777777" w:rsidR="007A4EC7" w:rsidRPr="00CF7C5F" w:rsidRDefault="007A4EC7" w:rsidP="00696D0D">
                  <w:pPr>
                    <w:contextualSpacing/>
                    <w:rPr>
                      <w:szCs w:val="20"/>
                    </w:rPr>
                  </w:pPr>
                  <w:r w:rsidRPr="00CF7C5F">
                    <w:rPr>
                      <w:szCs w:val="20"/>
                    </w:rPr>
                    <w:t>Compare last 7 digits of a bank account number or IBAN on the invoice</w:t>
                  </w:r>
                </w:p>
              </w:tc>
            </w:tr>
            <w:tr w:rsidR="007A4EC7" w:rsidRPr="00CF7C5F" w14:paraId="0A37A5E0" w14:textId="77777777" w:rsidTr="00696D0D">
              <w:trPr>
                <w:trHeight w:val="690"/>
              </w:trPr>
              <w:tc>
                <w:tcPr>
                  <w:tcW w:w="312" w:type="dxa"/>
                </w:tcPr>
                <w:p w14:paraId="24DD6FB9" w14:textId="77777777" w:rsidR="007A4EC7" w:rsidRPr="00CF7C5F" w:rsidRDefault="007A4EC7" w:rsidP="00696D0D">
                  <w:pPr>
                    <w:contextualSpacing/>
                    <w:rPr>
                      <w:szCs w:val="20"/>
                    </w:rPr>
                  </w:pPr>
                  <w:r w:rsidRPr="00CF7C5F">
                    <w:rPr>
                      <w:szCs w:val="20"/>
                    </w:rPr>
                    <w:t>2</w:t>
                  </w:r>
                </w:p>
              </w:tc>
              <w:sdt>
                <w:sdtPr>
                  <w:rPr>
                    <w:szCs w:val="20"/>
                  </w:rPr>
                  <w:id w:val="-957181542"/>
                  <w14:checkbox>
                    <w14:checked w14:val="1"/>
                    <w14:checkedState w14:val="2612" w14:font="MS Gothic"/>
                    <w14:uncheckedState w14:val="2610" w14:font="MS Gothic"/>
                  </w14:checkbox>
                </w:sdtPr>
                <w:sdtEndPr/>
                <w:sdtContent>
                  <w:tc>
                    <w:tcPr>
                      <w:tcW w:w="709" w:type="dxa"/>
                    </w:tcPr>
                    <w:p w14:paraId="5E13C11B" w14:textId="79BDCED9" w:rsidR="007A4EC7" w:rsidRPr="00CF7C5F" w:rsidRDefault="00EC1F8F" w:rsidP="00696D0D">
                      <w:pPr>
                        <w:contextualSpacing/>
                        <w:jc w:val="center"/>
                        <w:rPr>
                          <w:szCs w:val="20"/>
                        </w:rPr>
                      </w:pPr>
                      <w:r>
                        <w:rPr>
                          <w:rFonts w:ascii="MS Gothic" w:eastAsia="MS Gothic" w:hAnsi="MS Gothic" w:hint="eastAsia"/>
                          <w:szCs w:val="20"/>
                        </w:rPr>
                        <w:t>☒</w:t>
                      </w:r>
                    </w:p>
                  </w:tc>
                </w:sdtContent>
              </w:sdt>
              <w:tc>
                <w:tcPr>
                  <w:tcW w:w="3200" w:type="dxa"/>
                </w:tcPr>
                <w:p w14:paraId="36E40BCA" w14:textId="0F7756B7" w:rsidR="007A4EC7" w:rsidRPr="00CF7C5F" w:rsidRDefault="007A4EC7" w:rsidP="00696D0D">
                  <w:pPr>
                    <w:contextualSpacing/>
                    <w:rPr>
                      <w:szCs w:val="20"/>
                    </w:rPr>
                  </w:pPr>
                  <w:r w:rsidRPr="00CF7C5F">
                    <w:rPr>
                      <w:szCs w:val="20"/>
                    </w:rPr>
                    <w:t>VAT registration number/Tax ID</w:t>
                  </w:r>
                  <w:r w:rsidR="00A64E35">
                    <w:rPr>
                      <w:szCs w:val="20"/>
                    </w:rPr>
                    <w:t>/TIN/ABN</w:t>
                  </w:r>
                </w:p>
              </w:tc>
              <w:tc>
                <w:tcPr>
                  <w:tcW w:w="3201" w:type="dxa"/>
                </w:tcPr>
                <w:p w14:paraId="65A51C32" w14:textId="77777777" w:rsidR="007A4EC7" w:rsidRPr="00CF7C5F" w:rsidRDefault="007A4EC7" w:rsidP="00696D0D">
                  <w:pPr>
                    <w:contextualSpacing/>
                    <w:rPr>
                      <w:szCs w:val="20"/>
                    </w:rPr>
                  </w:pPr>
                  <w:r w:rsidRPr="00CF7C5F">
                    <w:rPr>
                      <w:szCs w:val="20"/>
                    </w:rPr>
                    <w:t>Compare Supplier VAT Reg number on the invoice</w:t>
                  </w:r>
                </w:p>
              </w:tc>
            </w:tr>
            <w:tr w:rsidR="007A4EC7" w:rsidRPr="00CF7C5F" w14:paraId="65EE07A4" w14:textId="77777777" w:rsidTr="00696D0D">
              <w:trPr>
                <w:trHeight w:val="690"/>
              </w:trPr>
              <w:tc>
                <w:tcPr>
                  <w:tcW w:w="312" w:type="dxa"/>
                </w:tcPr>
                <w:p w14:paraId="13E33195" w14:textId="77777777" w:rsidR="007A4EC7" w:rsidRPr="00CF7C5F" w:rsidRDefault="007A4EC7" w:rsidP="00696D0D">
                  <w:pPr>
                    <w:contextualSpacing/>
                    <w:rPr>
                      <w:szCs w:val="20"/>
                    </w:rPr>
                  </w:pPr>
                  <w:r w:rsidRPr="00CF7C5F">
                    <w:rPr>
                      <w:szCs w:val="20"/>
                    </w:rPr>
                    <w:t>3</w:t>
                  </w:r>
                </w:p>
              </w:tc>
              <w:sdt>
                <w:sdtPr>
                  <w:rPr>
                    <w:szCs w:val="20"/>
                  </w:rPr>
                  <w:id w:val="-1945297434"/>
                  <w14:checkbox>
                    <w14:checked w14:val="1"/>
                    <w14:checkedState w14:val="2612" w14:font="MS Gothic"/>
                    <w14:uncheckedState w14:val="2610" w14:font="MS Gothic"/>
                  </w14:checkbox>
                </w:sdtPr>
                <w:sdtEndPr/>
                <w:sdtContent>
                  <w:tc>
                    <w:tcPr>
                      <w:tcW w:w="709" w:type="dxa"/>
                    </w:tcPr>
                    <w:p w14:paraId="0DF1E53E" w14:textId="77777777" w:rsidR="007A4EC7" w:rsidRPr="00CF7C5F" w:rsidRDefault="007A4EC7" w:rsidP="00696D0D">
                      <w:pPr>
                        <w:contextualSpacing/>
                        <w:jc w:val="center"/>
                        <w:rPr>
                          <w:szCs w:val="20"/>
                        </w:rPr>
                      </w:pPr>
                      <w:r w:rsidRPr="00CF7C5F">
                        <w:rPr>
                          <w:rFonts w:ascii="Segoe UI Symbol" w:hAnsi="Segoe UI Symbol" w:cs="Segoe UI Symbol"/>
                          <w:szCs w:val="20"/>
                        </w:rPr>
                        <w:t>☒</w:t>
                      </w:r>
                    </w:p>
                  </w:tc>
                </w:sdtContent>
              </w:sdt>
              <w:tc>
                <w:tcPr>
                  <w:tcW w:w="3200" w:type="dxa"/>
                </w:tcPr>
                <w:p w14:paraId="13F43346" w14:textId="77777777" w:rsidR="007A4EC7" w:rsidRPr="00CF7C5F" w:rsidRDefault="007A4EC7" w:rsidP="00696D0D">
                  <w:pPr>
                    <w:contextualSpacing/>
                    <w:rPr>
                      <w:szCs w:val="20"/>
                    </w:rPr>
                  </w:pPr>
                  <w:r w:rsidRPr="00CF7C5F">
                    <w:rPr>
                      <w:szCs w:val="20"/>
                    </w:rPr>
                    <w:t>Supplier name</w:t>
                  </w:r>
                </w:p>
              </w:tc>
              <w:tc>
                <w:tcPr>
                  <w:tcW w:w="3201" w:type="dxa"/>
                </w:tcPr>
                <w:p w14:paraId="513E2804" w14:textId="77777777" w:rsidR="007A4EC7" w:rsidRDefault="007A4EC7" w:rsidP="00696D0D">
                  <w:pPr>
                    <w:contextualSpacing/>
                    <w:rPr>
                      <w:szCs w:val="20"/>
                    </w:rPr>
                  </w:pPr>
                  <w:r w:rsidRPr="00CF7C5F">
                    <w:rPr>
                      <w:szCs w:val="20"/>
                    </w:rPr>
                    <w:t>Compare Supplier name on the invoice</w:t>
                  </w:r>
                  <w:r>
                    <w:rPr>
                      <w:szCs w:val="20"/>
                    </w:rPr>
                    <w:t xml:space="preserve"> (</w:t>
                  </w:r>
                  <w:r w:rsidR="00B75D06" w:rsidRPr="00B75D06">
                    <w:rPr>
                      <w:szCs w:val="20"/>
                    </w:rPr>
                    <w:t>See the note below for North American companies</w:t>
                  </w:r>
                  <w:r>
                    <w:rPr>
                      <w:szCs w:val="20"/>
                    </w:rPr>
                    <w:t>)</w:t>
                  </w:r>
                </w:p>
                <w:p w14:paraId="1A5FBD4E" w14:textId="50A47C37" w:rsidR="008871C5" w:rsidRPr="00CF7C5F" w:rsidRDefault="008871C5" w:rsidP="00696D0D">
                  <w:pPr>
                    <w:contextualSpacing/>
                    <w:rPr>
                      <w:szCs w:val="20"/>
                    </w:rPr>
                  </w:pPr>
                </w:p>
              </w:tc>
            </w:tr>
            <w:tr w:rsidR="007A4EC7" w:rsidRPr="00CF7C5F" w14:paraId="45F37DE7" w14:textId="77777777" w:rsidTr="00696D0D">
              <w:trPr>
                <w:trHeight w:val="690"/>
              </w:trPr>
              <w:tc>
                <w:tcPr>
                  <w:tcW w:w="312" w:type="dxa"/>
                </w:tcPr>
                <w:p w14:paraId="77A80228" w14:textId="77777777" w:rsidR="007A4EC7" w:rsidRPr="00CF7C5F" w:rsidRDefault="007A4EC7" w:rsidP="00696D0D">
                  <w:pPr>
                    <w:contextualSpacing/>
                    <w:rPr>
                      <w:szCs w:val="20"/>
                    </w:rPr>
                  </w:pPr>
                  <w:r w:rsidRPr="00CF7C5F">
                    <w:rPr>
                      <w:szCs w:val="20"/>
                    </w:rPr>
                    <w:t>4</w:t>
                  </w:r>
                </w:p>
              </w:tc>
              <w:sdt>
                <w:sdtPr>
                  <w:rPr>
                    <w:szCs w:val="20"/>
                  </w:rPr>
                  <w:id w:val="1773819045"/>
                  <w14:checkbox>
                    <w14:checked w14:val="1"/>
                    <w14:checkedState w14:val="2612" w14:font="MS Gothic"/>
                    <w14:uncheckedState w14:val="2610" w14:font="MS Gothic"/>
                  </w14:checkbox>
                </w:sdtPr>
                <w:sdtEndPr/>
                <w:sdtContent>
                  <w:tc>
                    <w:tcPr>
                      <w:tcW w:w="709" w:type="dxa"/>
                    </w:tcPr>
                    <w:p w14:paraId="0367A1BC" w14:textId="77777777" w:rsidR="007A4EC7" w:rsidRPr="00CF7C5F" w:rsidRDefault="007A4EC7" w:rsidP="00696D0D">
                      <w:pPr>
                        <w:contextualSpacing/>
                        <w:jc w:val="center"/>
                        <w:rPr>
                          <w:szCs w:val="20"/>
                        </w:rPr>
                      </w:pPr>
                      <w:r w:rsidRPr="00CF7C5F">
                        <w:rPr>
                          <w:rFonts w:ascii="Segoe UI Symbol" w:hAnsi="Segoe UI Symbol" w:cs="Segoe UI Symbol"/>
                          <w:szCs w:val="20"/>
                        </w:rPr>
                        <w:t>☒</w:t>
                      </w:r>
                    </w:p>
                  </w:tc>
                </w:sdtContent>
              </w:sdt>
              <w:tc>
                <w:tcPr>
                  <w:tcW w:w="3200" w:type="dxa"/>
                </w:tcPr>
                <w:p w14:paraId="39B45DAC" w14:textId="2F821F5F" w:rsidR="007A4EC7" w:rsidRPr="00CF7C5F" w:rsidRDefault="007A4EC7" w:rsidP="00696D0D">
                  <w:pPr>
                    <w:contextualSpacing/>
                    <w:rPr>
                      <w:szCs w:val="20"/>
                    </w:rPr>
                  </w:pPr>
                  <w:r>
                    <w:rPr>
                      <w:szCs w:val="20"/>
                    </w:rPr>
                    <w:t xml:space="preserve">Supplier </w:t>
                  </w:r>
                  <w:r w:rsidR="00336E82">
                    <w:rPr>
                      <w:szCs w:val="20"/>
                    </w:rPr>
                    <w:t xml:space="preserve">Name &amp; Supplier </w:t>
                  </w:r>
                  <w:r>
                    <w:rPr>
                      <w:szCs w:val="20"/>
                    </w:rPr>
                    <w:t>Address</w:t>
                  </w:r>
                </w:p>
              </w:tc>
              <w:tc>
                <w:tcPr>
                  <w:tcW w:w="3201" w:type="dxa"/>
                </w:tcPr>
                <w:p w14:paraId="577A680C" w14:textId="2A0CAFF5" w:rsidR="007A4EC7" w:rsidRDefault="007A4EC7" w:rsidP="00696D0D">
                  <w:pPr>
                    <w:contextualSpacing/>
                    <w:rPr>
                      <w:szCs w:val="20"/>
                    </w:rPr>
                  </w:pPr>
                  <w:r>
                    <w:rPr>
                      <w:szCs w:val="20"/>
                    </w:rPr>
                    <w:t>Compare Supplier</w:t>
                  </w:r>
                  <w:r w:rsidR="00A64E35">
                    <w:rPr>
                      <w:szCs w:val="20"/>
                    </w:rPr>
                    <w:t xml:space="preserve"> Name and Supplier</w:t>
                  </w:r>
                  <w:r>
                    <w:rPr>
                      <w:szCs w:val="20"/>
                    </w:rPr>
                    <w:t xml:space="preserve"> Address from the invoice (See the note below for North American companies)</w:t>
                  </w:r>
                </w:p>
                <w:p w14:paraId="0DF68907" w14:textId="77777777" w:rsidR="007A4EC7" w:rsidRPr="00CF7C5F" w:rsidRDefault="007A4EC7" w:rsidP="00696D0D">
                  <w:pPr>
                    <w:contextualSpacing/>
                    <w:rPr>
                      <w:szCs w:val="20"/>
                    </w:rPr>
                  </w:pPr>
                </w:p>
              </w:tc>
            </w:tr>
            <w:tr w:rsidR="007A4EC7" w:rsidRPr="00CF7C5F" w14:paraId="45F3D264" w14:textId="77777777" w:rsidTr="00696D0D">
              <w:trPr>
                <w:trHeight w:val="690"/>
              </w:trPr>
              <w:tc>
                <w:tcPr>
                  <w:tcW w:w="312" w:type="dxa"/>
                </w:tcPr>
                <w:p w14:paraId="2931CEC7" w14:textId="77777777" w:rsidR="007A4EC7" w:rsidRPr="00CF7C5F" w:rsidRDefault="007A4EC7" w:rsidP="00696D0D">
                  <w:pPr>
                    <w:contextualSpacing/>
                    <w:rPr>
                      <w:szCs w:val="20"/>
                    </w:rPr>
                  </w:pPr>
                  <w:r w:rsidRPr="00CF7C5F">
                    <w:rPr>
                      <w:szCs w:val="20"/>
                    </w:rPr>
                    <w:t>5</w:t>
                  </w:r>
                </w:p>
              </w:tc>
              <w:sdt>
                <w:sdtPr>
                  <w:rPr>
                    <w:szCs w:val="20"/>
                  </w:rPr>
                  <w:id w:val="-300768172"/>
                  <w14:checkbox>
                    <w14:checked w14:val="1"/>
                    <w14:checkedState w14:val="2612" w14:font="MS Gothic"/>
                    <w14:uncheckedState w14:val="2610" w14:font="MS Gothic"/>
                  </w14:checkbox>
                </w:sdtPr>
                <w:sdtEndPr/>
                <w:sdtContent>
                  <w:tc>
                    <w:tcPr>
                      <w:tcW w:w="709" w:type="dxa"/>
                    </w:tcPr>
                    <w:p w14:paraId="76D6632F" w14:textId="77777777" w:rsidR="007A4EC7" w:rsidRPr="00CF7C5F" w:rsidRDefault="007A4EC7" w:rsidP="00696D0D">
                      <w:pPr>
                        <w:contextualSpacing/>
                        <w:jc w:val="center"/>
                        <w:rPr>
                          <w:szCs w:val="20"/>
                        </w:rPr>
                      </w:pPr>
                      <w:r w:rsidRPr="00CF7C5F">
                        <w:rPr>
                          <w:rFonts w:ascii="Segoe UI Symbol" w:hAnsi="Segoe UI Symbol" w:cs="Segoe UI Symbol"/>
                          <w:szCs w:val="20"/>
                        </w:rPr>
                        <w:t>☒</w:t>
                      </w:r>
                    </w:p>
                  </w:tc>
                </w:sdtContent>
              </w:sdt>
              <w:tc>
                <w:tcPr>
                  <w:tcW w:w="3200" w:type="dxa"/>
                </w:tcPr>
                <w:p w14:paraId="19A7F970" w14:textId="77777777" w:rsidR="007A4EC7" w:rsidRPr="00CF7C5F" w:rsidRDefault="007A4EC7" w:rsidP="00696D0D">
                  <w:pPr>
                    <w:contextualSpacing/>
                    <w:rPr>
                      <w:szCs w:val="20"/>
                    </w:rPr>
                  </w:pPr>
                  <w:r w:rsidRPr="00CF7C5F">
                    <w:rPr>
                      <w:szCs w:val="20"/>
                    </w:rPr>
                    <w:t>UNKNOWN_VENDOR</w:t>
                  </w:r>
                </w:p>
              </w:tc>
              <w:tc>
                <w:tcPr>
                  <w:tcW w:w="3201" w:type="dxa"/>
                </w:tcPr>
                <w:p w14:paraId="5C18FECC" w14:textId="77777777" w:rsidR="007A4EC7" w:rsidRPr="00CF7C5F" w:rsidRDefault="007A4EC7" w:rsidP="00696D0D">
                  <w:pPr>
                    <w:contextualSpacing/>
                    <w:rPr>
                      <w:szCs w:val="20"/>
                    </w:rPr>
                  </w:pPr>
                  <w:r w:rsidRPr="00CF7C5F">
                    <w:rPr>
                      <w:szCs w:val="20"/>
                    </w:rPr>
                    <w:t>Select Unknown Vendor</w:t>
                  </w:r>
                </w:p>
              </w:tc>
            </w:tr>
            <w:bookmarkEnd w:id="239"/>
          </w:tbl>
          <w:p w14:paraId="35DB30F4" w14:textId="77777777" w:rsidR="007A4EC7" w:rsidRPr="00CF7C5F" w:rsidRDefault="007A4EC7" w:rsidP="00696D0D">
            <w:pPr>
              <w:contextualSpacing/>
              <w:rPr>
                <w:rFonts w:cstheme="minorHAnsi"/>
                <w:szCs w:val="20"/>
              </w:rPr>
            </w:pPr>
          </w:p>
        </w:tc>
      </w:tr>
      <w:tr w:rsidR="007A4EC7" w:rsidRPr="001273C1" w14:paraId="468CDBEE" w14:textId="77777777" w:rsidTr="00696D0D">
        <w:tc>
          <w:tcPr>
            <w:tcW w:w="709" w:type="dxa"/>
            <w:vMerge/>
          </w:tcPr>
          <w:p w14:paraId="3A523525" w14:textId="77777777" w:rsidR="007A4EC7" w:rsidRPr="001273C1" w:rsidRDefault="007A4EC7" w:rsidP="00696D0D">
            <w:pPr>
              <w:rPr>
                <w:rFonts w:cstheme="minorHAnsi"/>
              </w:rPr>
            </w:pPr>
          </w:p>
        </w:tc>
        <w:tc>
          <w:tcPr>
            <w:tcW w:w="1276" w:type="dxa"/>
          </w:tcPr>
          <w:p w14:paraId="7ECDA1DB"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31C75176" w14:textId="039377FF" w:rsidR="007A4EC7" w:rsidRPr="001273C1" w:rsidRDefault="007A4EC7" w:rsidP="00696D0D">
            <w:pPr>
              <w:contextualSpacing/>
              <w:rPr>
                <w:rFonts w:cstheme="minorHAnsi"/>
              </w:rPr>
            </w:pPr>
            <w:r>
              <w:object w:dxaOrig="1440" w:dyaOrig="1440" w14:anchorId="70EA5CE1">
                <v:shape id="_x0000_i1237" type="#_x0000_t75" style="width:36.75pt;height:13.5pt" o:ole="">
                  <v:imagedata r:id="rId27" o:title=""/>
                </v:shape>
                <w:control r:id="rId41" w:name="Label1121111" w:shapeid="_x0000_i1237"/>
              </w:object>
            </w:r>
            <w:r>
              <w:object w:dxaOrig="1440" w:dyaOrig="1440" w14:anchorId="69FA04EB">
                <v:shape id="_x0000_i1239" type="#_x0000_t75" alt="Minimum Length" style="width:28.5pt;height:18pt" o:ole="" fillcolor="red">
                  <v:fill opacity="41943f"/>
                  <v:imagedata r:id="rId29" o:title=""/>
                </v:shape>
                <w:control r:id="rId42" w:name="TextBox2121111" w:shapeid="_x0000_i1239"/>
              </w:object>
            </w:r>
            <w:r>
              <w:object w:dxaOrig="1440" w:dyaOrig="1440" w14:anchorId="379B9BD7">
                <v:shape id="_x0000_i1241" type="#_x0000_t75" style="width:15.75pt;height:13.5pt" o:ole="">
                  <v:imagedata r:id="rId43" o:title=""/>
                </v:shape>
                <w:control r:id="rId44" w:name="Label2121111" w:shapeid="_x0000_i1241"/>
              </w:object>
            </w:r>
            <w:r>
              <w:object w:dxaOrig="1440" w:dyaOrig="1440" w14:anchorId="67B6533B">
                <v:shape id="_x0000_i1243" type="#_x0000_t75" style="width:27.75pt;height:18pt" o:ole="">
                  <v:imagedata r:id="rId45" o:title=""/>
                </v:shape>
                <w:control r:id="rId46" w:name="TextBox3121111" w:shapeid="_x0000_i1243"/>
              </w:object>
            </w:r>
          </w:p>
        </w:tc>
      </w:tr>
      <w:tr w:rsidR="007A4EC7" w:rsidRPr="001273C1" w14:paraId="11435389" w14:textId="77777777" w:rsidTr="00696D0D">
        <w:trPr>
          <w:trHeight w:val="452"/>
        </w:trPr>
        <w:tc>
          <w:tcPr>
            <w:tcW w:w="709" w:type="dxa"/>
            <w:vMerge/>
          </w:tcPr>
          <w:p w14:paraId="24DE1EEA" w14:textId="77777777" w:rsidR="007A4EC7" w:rsidRPr="001273C1" w:rsidRDefault="007A4EC7" w:rsidP="00696D0D">
            <w:pPr>
              <w:rPr>
                <w:rFonts w:cstheme="minorHAnsi"/>
              </w:rPr>
            </w:pPr>
          </w:p>
        </w:tc>
        <w:tc>
          <w:tcPr>
            <w:tcW w:w="1276" w:type="dxa"/>
          </w:tcPr>
          <w:p w14:paraId="7854CE99"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6886AA62" w14:textId="76C3B74A" w:rsidR="007A4EC7" w:rsidRPr="001273C1" w:rsidRDefault="007A4EC7" w:rsidP="00696D0D">
            <w:pPr>
              <w:contextualSpacing/>
              <w:rPr>
                <w:rFonts w:cstheme="minorHAnsi"/>
              </w:rPr>
            </w:pPr>
            <w:r>
              <w:object w:dxaOrig="1440" w:dyaOrig="1440" w14:anchorId="58A3ED40">
                <v:shape id="_x0000_i1245" type="#_x0000_t75" style="width:31.5pt;height:18pt" o:ole="">
                  <v:imagedata r:id="rId35" o:title=""/>
                </v:shape>
                <w:control r:id="rId47" w:name="TextBox511111111111111" w:shapeid="_x0000_i1245"/>
              </w:object>
            </w:r>
          </w:p>
        </w:tc>
      </w:tr>
      <w:tr w:rsidR="007A4EC7" w:rsidRPr="001273C1" w14:paraId="332746F7" w14:textId="77777777" w:rsidTr="00696D0D">
        <w:tc>
          <w:tcPr>
            <w:tcW w:w="709" w:type="dxa"/>
            <w:vMerge/>
          </w:tcPr>
          <w:p w14:paraId="5EE871C1" w14:textId="77777777" w:rsidR="007A4EC7" w:rsidRPr="001273C1" w:rsidRDefault="007A4EC7" w:rsidP="00696D0D">
            <w:pPr>
              <w:rPr>
                <w:rFonts w:cstheme="minorHAnsi"/>
              </w:rPr>
            </w:pPr>
          </w:p>
        </w:tc>
        <w:tc>
          <w:tcPr>
            <w:tcW w:w="1276" w:type="dxa"/>
          </w:tcPr>
          <w:p w14:paraId="1660E1CA" w14:textId="77777777" w:rsidR="007A4EC7" w:rsidRPr="00AD0A96" w:rsidRDefault="007A4EC7" w:rsidP="00696D0D">
            <w:pPr>
              <w:contextualSpacing/>
              <w:rPr>
                <w:rFonts w:cstheme="minorHAnsi"/>
              </w:rPr>
            </w:pPr>
            <w:r>
              <w:rPr>
                <w:rFonts w:cstheme="minorHAnsi"/>
              </w:rPr>
              <w:t>Notes</w:t>
            </w:r>
          </w:p>
        </w:tc>
        <w:tc>
          <w:tcPr>
            <w:tcW w:w="7648" w:type="dxa"/>
            <w:gridSpan w:val="6"/>
          </w:tcPr>
          <w:p w14:paraId="1DC2D2B5" w14:textId="77777777" w:rsidR="007A4EC7" w:rsidRPr="00CF7C5F" w:rsidRDefault="007A4EC7" w:rsidP="00696D0D">
            <w:pPr>
              <w:contextualSpacing/>
              <w:rPr>
                <w:szCs w:val="20"/>
              </w:rPr>
            </w:pPr>
            <w:bookmarkStart w:id="240" w:name="_Hlk499907577"/>
            <w:r w:rsidRPr="00CF7C5F">
              <w:rPr>
                <w:szCs w:val="20"/>
              </w:rPr>
              <w:t>Whichever option is selected for matching above, that data item must be available in the supplier extract file. If some of these rules do not apply, it should be removed unticked/amended as required. The first column suggests the order in which the supplier matching will be performed. During any steps above, if there is a unique match found, select the supplier. If there is no unique match (multiple suppliers found or no supplier found at all), continue following the next steps until the last step.</w:t>
            </w:r>
          </w:p>
          <w:p w14:paraId="561A38CD" w14:textId="77777777" w:rsidR="007A4EC7" w:rsidRPr="00CF7C5F" w:rsidRDefault="007A4EC7" w:rsidP="00696D0D">
            <w:pPr>
              <w:contextualSpacing/>
              <w:rPr>
                <w:szCs w:val="20"/>
              </w:rPr>
            </w:pPr>
          </w:p>
          <w:p w14:paraId="47020283" w14:textId="629415B2" w:rsidR="007A4EC7" w:rsidRDefault="007A4EC7" w:rsidP="00696D0D">
            <w:pPr>
              <w:contextualSpacing/>
            </w:pPr>
            <w:r w:rsidRPr="00CF7C5F">
              <w:rPr>
                <w:b/>
                <w:szCs w:val="20"/>
              </w:rPr>
              <w:t>North America</w:t>
            </w:r>
            <w:r w:rsidRPr="00CF7C5F">
              <w:rPr>
                <w:szCs w:val="20"/>
              </w:rPr>
              <w:t>: For US invoices</w:t>
            </w:r>
            <w:r>
              <w:rPr>
                <w:szCs w:val="20"/>
              </w:rPr>
              <w:t xml:space="preserve">, compare the Supplier </w:t>
            </w:r>
            <w:r w:rsidR="008871C5">
              <w:rPr>
                <w:szCs w:val="20"/>
              </w:rPr>
              <w:t xml:space="preserve">remit to </w:t>
            </w:r>
            <w:r>
              <w:rPr>
                <w:szCs w:val="20"/>
              </w:rPr>
              <w:t xml:space="preserve">name and Supplier remit to </w:t>
            </w:r>
            <w:r w:rsidRPr="00CF7C5F">
              <w:rPr>
                <w:szCs w:val="20"/>
              </w:rPr>
              <w:t xml:space="preserve">address for matching. The keywords for Remit to address can be found in the keywords section of the SVG </w:t>
            </w:r>
            <w:hyperlink w:anchor="_Remit_to_address" w:history="1">
              <w:r w:rsidRPr="00CF7C5F">
                <w:rPr>
                  <w:rStyle w:val="Hyperlink"/>
                  <w:szCs w:val="20"/>
                </w:rPr>
                <w:t>here</w:t>
              </w:r>
            </w:hyperlink>
            <w:r w:rsidRPr="00CF7C5F">
              <w:rPr>
                <w:szCs w:val="20"/>
              </w:rPr>
              <w:t>.</w:t>
            </w:r>
            <w:bookmarkEnd w:id="240"/>
          </w:p>
        </w:tc>
      </w:tr>
    </w:tbl>
    <w:p w14:paraId="04DA3060" w14:textId="77777777" w:rsidR="007A4EC7" w:rsidRDefault="007A4EC7" w:rsidP="007A4EC7">
      <w:pPr>
        <w:pStyle w:val="BodyText"/>
      </w:pPr>
    </w:p>
    <w:p w14:paraId="417E80A8" w14:textId="77777777" w:rsidR="007A4EC7" w:rsidRDefault="007A4EC7" w:rsidP="007A4EC7">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1A488D10"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6D9B0BD8" w14:textId="77777777" w:rsidR="007A4EC7" w:rsidRPr="001273C1" w:rsidRDefault="007A4EC7" w:rsidP="00696D0D">
            <w:pPr>
              <w:rPr>
                <w:rFonts w:cstheme="minorHAnsi"/>
              </w:rPr>
            </w:pPr>
            <w:r>
              <w:rPr>
                <w:rFonts w:cstheme="minorHAnsi"/>
              </w:rPr>
              <w:t>H3</w:t>
            </w:r>
          </w:p>
        </w:tc>
        <w:tc>
          <w:tcPr>
            <w:tcW w:w="1276" w:type="dxa"/>
          </w:tcPr>
          <w:p w14:paraId="70225BF2" w14:textId="77777777" w:rsidR="007A4EC7" w:rsidRPr="00AD0A96" w:rsidRDefault="007A4EC7" w:rsidP="00696D0D">
            <w:pPr>
              <w:rPr>
                <w:rFonts w:cstheme="minorHAnsi"/>
                <w:b/>
              </w:rPr>
            </w:pPr>
            <w:r w:rsidRPr="00AD0A96">
              <w:rPr>
                <w:rFonts w:cstheme="minorHAnsi"/>
                <w:b/>
              </w:rPr>
              <w:t>Field Name</w:t>
            </w:r>
          </w:p>
        </w:tc>
        <w:tc>
          <w:tcPr>
            <w:tcW w:w="1423" w:type="dxa"/>
          </w:tcPr>
          <w:p w14:paraId="712E4421" w14:textId="77777777" w:rsidR="007A4EC7" w:rsidRPr="00AD0A96" w:rsidRDefault="007A4EC7" w:rsidP="00696D0D">
            <w:pPr>
              <w:pStyle w:val="Heading4"/>
            </w:pPr>
            <w:bookmarkStart w:id="241" w:name="_Toc83127198"/>
            <w:r>
              <w:t>Document Type</w:t>
            </w:r>
            <w:bookmarkEnd w:id="241"/>
          </w:p>
        </w:tc>
        <w:tc>
          <w:tcPr>
            <w:tcW w:w="845" w:type="dxa"/>
          </w:tcPr>
          <w:p w14:paraId="16F89183" w14:textId="77777777" w:rsidR="007A4EC7" w:rsidRPr="00AD0A96" w:rsidRDefault="007A4EC7" w:rsidP="00696D0D">
            <w:pPr>
              <w:rPr>
                <w:rFonts w:cstheme="minorHAnsi"/>
                <w:b/>
              </w:rPr>
            </w:pPr>
            <w:r w:rsidRPr="00AD0A96">
              <w:rPr>
                <w:rFonts w:cstheme="minorHAnsi"/>
                <w:b/>
              </w:rPr>
              <w:t>Field type</w:t>
            </w:r>
          </w:p>
        </w:tc>
        <w:tc>
          <w:tcPr>
            <w:tcW w:w="1645" w:type="dxa"/>
          </w:tcPr>
          <w:p w14:paraId="58F31B3E" w14:textId="77777777" w:rsidR="007A4EC7" w:rsidRPr="00AD0A96" w:rsidRDefault="007A4EC7" w:rsidP="00696D0D">
            <w:pPr>
              <w:rPr>
                <w:rFonts w:cstheme="minorHAnsi"/>
              </w:rPr>
            </w:pPr>
            <w:r w:rsidRPr="00AD0A96">
              <w:rPr>
                <w:rFonts w:cstheme="minorHAnsi"/>
              </w:rPr>
              <w:t>Alphanumeric</w:t>
            </w:r>
          </w:p>
        </w:tc>
        <w:tc>
          <w:tcPr>
            <w:tcW w:w="906" w:type="dxa"/>
          </w:tcPr>
          <w:p w14:paraId="0168EC66" w14:textId="77777777" w:rsidR="007A4EC7" w:rsidRPr="00AD0A96" w:rsidRDefault="007A4EC7" w:rsidP="00696D0D">
            <w:pPr>
              <w:rPr>
                <w:rFonts w:cstheme="minorHAnsi"/>
                <w:b/>
              </w:rPr>
            </w:pPr>
            <w:r w:rsidRPr="00AD0A96">
              <w:rPr>
                <w:rFonts w:cstheme="minorHAnsi"/>
                <w:b/>
              </w:rPr>
              <w:t>Default value</w:t>
            </w:r>
          </w:p>
        </w:tc>
        <w:tc>
          <w:tcPr>
            <w:tcW w:w="1276" w:type="dxa"/>
          </w:tcPr>
          <w:p w14:paraId="3141B47C" w14:textId="51A0FC02" w:rsidR="007A4EC7" w:rsidRPr="001273C1" w:rsidRDefault="00355F42" w:rsidP="00696D0D">
            <w:pPr>
              <w:rPr>
                <w:rFonts w:cstheme="minorHAnsi"/>
              </w:rPr>
            </w:pPr>
            <w:r>
              <w:rPr>
                <w:rFonts w:cstheme="minorHAnsi"/>
              </w:rPr>
              <w:t>00</w:t>
            </w:r>
          </w:p>
        </w:tc>
        <w:tc>
          <w:tcPr>
            <w:tcW w:w="1553" w:type="dxa"/>
          </w:tcPr>
          <w:p w14:paraId="40B5D210" w14:textId="76FCAC90" w:rsidR="007A4EC7" w:rsidRPr="001273C1" w:rsidRDefault="00D742F0" w:rsidP="00696D0D">
            <w:pPr>
              <w:rPr>
                <w:rFonts w:cstheme="minorHAnsi"/>
              </w:rPr>
            </w:pPr>
            <w:sdt>
              <w:sdtPr>
                <w:rPr>
                  <w:rFonts w:cstheme="minorHAnsi"/>
                </w:rPr>
                <w:id w:val="296580719"/>
                <w14:checkbox>
                  <w14:checked w14:val="1"/>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Mandatory</w:t>
            </w:r>
          </w:p>
        </w:tc>
      </w:tr>
      <w:tr w:rsidR="007A4EC7" w:rsidRPr="001273C1" w14:paraId="648E304C" w14:textId="77777777" w:rsidTr="00696D0D">
        <w:tc>
          <w:tcPr>
            <w:tcW w:w="709" w:type="dxa"/>
            <w:vMerge w:val="restart"/>
          </w:tcPr>
          <w:p w14:paraId="6C58677E" w14:textId="77777777" w:rsidR="007A4EC7" w:rsidRPr="001273C1" w:rsidRDefault="007A4EC7" w:rsidP="00696D0D">
            <w:pPr>
              <w:rPr>
                <w:rFonts w:cstheme="minorHAnsi"/>
              </w:rPr>
            </w:pPr>
          </w:p>
        </w:tc>
        <w:tc>
          <w:tcPr>
            <w:tcW w:w="1276" w:type="dxa"/>
          </w:tcPr>
          <w:p w14:paraId="16872DF5"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5AFADA1B" w14:textId="77777777" w:rsidR="007A4EC7" w:rsidRPr="001273C1" w:rsidRDefault="007A4EC7" w:rsidP="00696D0D">
            <w:pPr>
              <w:contextualSpacing/>
              <w:rPr>
                <w:rFonts w:cstheme="minorHAnsi"/>
              </w:rPr>
            </w:pPr>
            <w:r w:rsidRPr="00992FCD">
              <w:rPr>
                <w:rFonts w:cstheme="minorHAnsi"/>
              </w:rPr>
              <w:t>Invoice or credit invoice. (Used by Basware)</w:t>
            </w:r>
          </w:p>
        </w:tc>
      </w:tr>
      <w:tr w:rsidR="007A4EC7" w:rsidRPr="001273C1" w14:paraId="404E2F9F" w14:textId="77777777" w:rsidTr="00696D0D">
        <w:tc>
          <w:tcPr>
            <w:tcW w:w="709" w:type="dxa"/>
            <w:vMerge/>
          </w:tcPr>
          <w:p w14:paraId="3DDFC26E" w14:textId="77777777" w:rsidR="007A4EC7" w:rsidRPr="001273C1" w:rsidRDefault="007A4EC7" w:rsidP="00696D0D">
            <w:pPr>
              <w:rPr>
                <w:rFonts w:cstheme="minorHAnsi"/>
              </w:rPr>
            </w:pPr>
          </w:p>
        </w:tc>
        <w:tc>
          <w:tcPr>
            <w:tcW w:w="1276" w:type="dxa"/>
          </w:tcPr>
          <w:p w14:paraId="4C32C23D" w14:textId="77777777" w:rsidR="007A4EC7" w:rsidRPr="001273C1" w:rsidRDefault="007A4EC7" w:rsidP="00696D0D">
            <w:pPr>
              <w:contextualSpacing/>
              <w:rPr>
                <w:rFonts w:cstheme="minorHAnsi"/>
              </w:rPr>
            </w:pPr>
            <w:r w:rsidRPr="00AD0A96">
              <w:rPr>
                <w:rFonts w:cstheme="minorHAnsi"/>
              </w:rPr>
              <w:t>Source</w:t>
            </w:r>
          </w:p>
        </w:tc>
        <w:tc>
          <w:tcPr>
            <w:tcW w:w="7648" w:type="dxa"/>
            <w:gridSpan w:val="6"/>
          </w:tcPr>
          <w:p w14:paraId="5252748D" w14:textId="77777777" w:rsidR="007A4EC7" w:rsidRPr="001273C1" w:rsidRDefault="007A4EC7" w:rsidP="00696D0D">
            <w:pPr>
              <w:contextualSpacing/>
              <w:rPr>
                <w:rFonts w:cstheme="minorHAnsi"/>
              </w:rPr>
            </w:pPr>
            <w:r>
              <w:rPr>
                <w:rFonts w:cstheme="minorHAnsi"/>
              </w:rPr>
              <w:t>Capture from the invoice</w:t>
            </w:r>
          </w:p>
        </w:tc>
      </w:tr>
      <w:tr w:rsidR="007A4EC7" w:rsidRPr="001273C1" w14:paraId="3175074F" w14:textId="77777777" w:rsidTr="00696D0D">
        <w:tc>
          <w:tcPr>
            <w:tcW w:w="709" w:type="dxa"/>
            <w:vMerge/>
          </w:tcPr>
          <w:p w14:paraId="1285BDE8" w14:textId="77777777" w:rsidR="007A4EC7" w:rsidRPr="001273C1" w:rsidRDefault="007A4EC7" w:rsidP="00696D0D">
            <w:pPr>
              <w:rPr>
                <w:rFonts w:cstheme="minorHAnsi"/>
              </w:rPr>
            </w:pPr>
          </w:p>
        </w:tc>
        <w:tc>
          <w:tcPr>
            <w:tcW w:w="1276" w:type="dxa"/>
          </w:tcPr>
          <w:p w14:paraId="2FD32A46"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530993B9" w14:textId="77777777" w:rsidR="007A4EC7" w:rsidRPr="001273C1" w:rsidRDefault="007A4EC7" w:rsidP="00696D0D">
            <w:pPr>
              <w:contextualSpacing/>
              <w:rPr>
                <w:rFonts w:cstheme="minorHAnsi"/>
              </w:rPr>
            </w:pPr>
            <w:r>
              <w:rPr>
                <w:rFonts w:cstheme="minorHAnsi"/>
              </w:rPr>
              <w:t xml:space="preserve">See </w:t>
            </w:r>
            <w:r>
              <w:rPr>
                <w:rFonts w:cstheme="minorHAnsi"/>
              </w:rPr>
              <w:fldChar w:fldCharType="begin"/>
            </w:r>
            <w:r>
              <w:rPr>
                <w:rFonts w:cstheme="minorHAnsi"/>
              </w:rPr>
              <w:instrText xml:space="preserve"> REF _Ref451355513 \r \h </w:instrText>
            </w:r>
            <w:r>
              <w:rPr>
                <w:rFonts w:cstheme="minorHAnsi"/>
              </w:rPr>
            </w:r>
            <w:r>
              <w:rPr>
                <w:rFonts w:cstheme="minorHAnsi"/>
              </w:rPr>
              <w:fldChar w:fldCharType="separate"/>
            </w:r>
            <w:r>
              <w:rPr>
                <w:rFonts w:cstheme="minorHAnsi"/>
              </w:rPr>
              <w:t>4.1</w:t>
            </w:r>
            <w:r>
              <w:rPr>
                <w:rFonts w:cstheme="minorHAnsi"/>
              </w:rPr>
              <w:fldChar w:fldCharType="end"/>
            </w:r>
            <w:r>
              <w:rPr>
                <w:rFonts w:cstheme="minorHAnsi"/>
              </w:rPr>
              <w:t xml:space="preserve"> for more details</w:t>
            </w:r>
          </w:p>
        </w:tc>
      </w:tr>
      <w:tr w:rsidR="007A4EC7" w:rsidRPr="001273C1" w14:paraId="0E29EE8D" w14:textId="77777777" w:rsidTr="00696D0D">
        <w:tc>
          <w:tcPr>
            <w:tcW w:w="709" w:type="dxa"/>
            <w:vMerge/>
          </w:tcPr>
          <w:p w14:paraId="71A63923" w14:textId="77777777" w:rsidR="007A4EC7" w:rsidRPr="001273C1" w:rsidRDefault="007A4EC7" w:rsidP="00696D0D">
            <w:pPr>
              <w:rPr>
                <w:rFonts w:cstheme="minorHAnsi"/>
              </w:rPr>
            </w:pPr>
          </w:p>
        </w:tc>
        <w:tc>
          <w:tcPr>
            <w:tcW w:w="1276" w:type="dxa"/>
          </w:tcPr>
          <w:p w14:paraId="10EAF2F2"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2076F1E0" w14:textId="77777777" w:rsidR="007A4EC7" w:rsidRPr="001273C1" w:rsidRDefault="007A4EC7" w:rsidP="00696D0D">
            <w:pPr>
              <w:contextualSpacing/>
              <w:rPr>
                <w:rFonts w:cstheme="minorHAnsi"/>
              </w:rPr>
            </w:pPr>
            <w:r>
              <w:t>00 for debit invoice and 01 for credit invoice</w:t>
            </w:r>
          </w:p>
        </w:tc>
      </w:tr>
      <w:tr w:rsidR="007A4EC7" w:rsidRPr="001273C1" w14:paraId="06C98E01" w14:textId="77777777" w:rsidTr="00696D0D">
        <w:tc>
          <w:tcPr>
            <w:tcW w:w="709" w:type="dxa"/>
            <w:vMerge/>
          </w:tcPr>
          <w:p w14:paraId="79B15855" w14:textId="77777777" w:rsidR="007A4EC7" w:rsidRPr="001273C1" w:rsidRDefault="007A4EC7" w:rsidP="00696D0D">
            <w:pPr>
              <w:rPr>
                <w:rFonts w:cstheme="minorHAnsi"/>
              </w:rPr>
            </w:pPr>
          </w:p>
        </w:tc>
        <w:tc>
          <w:tcPr>
            <w:tcW w:w="1276" w:type="dxa"/>
          </w:tcPr>
          <w:p w14:paraId="2396AF2A"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66CAA284" w14:textId="69A4D08F" w:rsidR="007A4EC7" w:rsidRPr="001273C1" w:rsidRDefault="007A4EC7" w:rsidP="00696D0D">
            <w:pPr>
              <w:contextualSpacing/>
              <w:rPr>
                <w:rFonts w:cstheme="minorHAnsi"/>
              </w:rPr>
            </w:pPr>
            <w:r>
              <w:object w:dxaOrig="1440" w:dyaOrig="1440" w14:anchorId="23D1A2E4">
                <v:shape id="_x0000_i1247" type="#_x0000_t75" style="width:31.5pt;height:18pt" o:ole="">
                  <v:imagedata r:id="rId35" o:title=""/>
                </v:shape>
                <w:control r:id="rId48" w:name="TextBox511111111111112" w:shapeid="_x0000_i1247"/>
              </w:object>
            </w:r>
          </w:p>
        </w:tc>
      </w:tr>
    </w:tbl>
    <w:p w14:paraId="7D596CFD" w14:textId="77777777" w:rsidR="007A4EC7" w:rsidRDefault="007A4EC7" w:rsidP="007A4EC7">
      <w:pPr>
        <w:pStyle w:val="BodyText"/>
      </w:pPr>
    </w:p>
    <w:tbl>
      <w:tblPr>
        <w:tblStyle w:val="BW1Large"/>
        <w:tblW w:w="9869"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512"/>
        <w:gridCol w:w="1553"/>
      </w:tblGrid>
      <w:tr w:rsidR="007A4EC7" w:rsidRPr="001273C1" w14:paraId="3FAF15F6"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6AB721B0" w14:textId="77777777" w:rsidR="007A4EC7" w:rsidRPr="001273C1" w:rsidRDefault="007A4EC7" w:rsidP="00696D0D">
            <w:pPr>
              <w:rPr>
                <w:rFonts w:cstheme="minorHAnsi"/>
              </w:rPr>
            </w:pPr>
            <w:r>
              <w:rPr>
                <w:rFonts w:cstheme="minorHAnsi"/>
              </w:rPr>
              <w:t>H4</w:t>
            </w:r>
          </w:p>
        </w:tc>
        <w:tc>
          <w:tcPr>
            <w:tcW w:w="1276" w:type="dxa"/>
          </w:tcPr>
          <w:p w14:paraId="0E945FD7" w14:textId="77777777" w:rsidR="007A4EC7" w:rsidRPr="00AD0A96" w:rsidRDefault="007A4EC7" w:rsidP="00696D0D">
            <w:pPr>
              <w:rPr>
                <w:rFonts w:cstheme="minorHAnsi"/>
                <w:b/>
              </w:rPr>
            </w:pPr>
            <w:r w:rsidRPr="00AD0A96">
              <w:rPr>
                <w:rFonts w:cstheme="minorHAnsi"/>
                <w:b/>
              </w:rPr>
              <w:t>Field Name</w:t>
            </w:r>
          </w:p>
        </w:tc>
        <w:tc>
          <w:tcPr>
            <w:tcW w:w="1423" w:type="dxa"/>
          </w:tcPr>
          <w:p w14:paraId="6D2D7B18" w14:textId="77777777" w:rsidR="007A4EC7" w:rsidRPr="00AD0A96" w:rsidRDefault="007A4EC7" w:rsidP="00696D0D">
            <w:pPr>
              <w:pStyle w:val="Heading4"/>
            </w:pPr>
            <w:bookmarkStart w:id="242" w:name="_Toc83127199"/>
            <w:r w:rsidRPr="007A6D85">
              <w:t>Invoice number</w:t>
            </w:r>
            <w:bookmarkEnd w:id="242"/>
          </w:p>
        </w:tc>
        <w:tc>
          <w:tcPr>
            <w:tcW w:w="845" w:type="dxa"/>
          </w:tcPr>
          <w:p w14:paraId="04D82635" w14:textId="77777777" w:rsidR="007A4EC7" w:rsidRPr="00AD0A96" w:rsidRDefault="007A4EC7" w:rsidP="00696D0D">
            <w:pPr>
              <w:rPr>
                <w:rFonts w:cstheme="minorHAnsi"/>
                <w:b/>
              </w:rPr>
            </w:pPr>
            <w:r w:rsidRPr="00AD0A96">
              <w:rPr>
                <w:rFonts w:cstheme="minorHAnsi"/>
                <w:b/>
              </w:rPr>
              <w:t>Field type</w:t>
            </w:r>
          </w:p>
        </w:tc>
        <w:tc>
          <w:tcPr>
            <w:tcW w:w="1645" w:type="dxa"/>
          </w:tcPr>
          <w:p w14:paraId="733E74AD" w14:textId="77777777" w:rsidR="007A4EC7" w:rsidRPr="00AD0A96" w:rsidRDefault="007A4EC7" w:rsidP="00696D0D">
            <w:pPr>
              <w:rPr>
                <w:rFonts w:cstheme="minorHAnsi"/>
              </w:rPr>
            </w:pPr>
            <w:r w:rsidRPr="00AD0A96">
              <w:rPr>
                <w:rFonts w:cstheme="minorHAnsi"/>
              </w:rPr>
              <w:t>Alphanumeric</w:t>
            </w:r>
          </w:p>
        </w:tc>
        <w:tc>
          <w:tcPr>
            <w:tcW w:w="906" w:type="dxa"/>
          </w:tcPr>
          <w:p w14:paraId="3E0EFE3E" w14:textId="77777777" w:rsidR="007A4EC7" w:rsidRPr="00AD0A96" w:rsidRDefault="007A4EC7" w:rsidP="00696D0D">
            <w:pPr>
              <w:rPr>
                <w:rFonts w:cstheme="minorHAnsi"/>
                <w:b/>
              </w:rPr>
            </w:pPr>
            <w:r w:rsidRPr="00AD0A96">
              <w:rPr>
                <w:rFonts w:cstheme="minorHAnsi"/>
                <w:b/>
              </w:rPr>
              <w:t>Default value</w:t>
            </w:r>
          </w:p>
        </w:tc>
        <w:tc>
          <w:tcPr>
            <w:tcW w:w="1512" w:type="dxa"/>
          </w:tcPr>
          <w:p w14:paraId="603C71DB" w14:textId="77777777" w:rsidR="007A4EC7" w:rsidRPr="001273C1" w:rsidRDefault="007A4EC7" w:rsidP="00696D0D">
            <w:pPr>
              <w:rPr>
                <w:rFonts w:cstheme="minorHAnsi"/>
              </w:rPr>
            </w:pPr>
            <w:r w:rsidRPr="007A6D85">
              <w:rPr>
                <w:rFonts w:cstheme="minorHAnsi"/>
              </w:rPr>
              <w:t>NOT_FOUND</w:t>
            </w:r>
          </w:p>
        </w:tc>
        <w:tc>
          <w:tcPr>
            <w:tcW w:w="1553" w:type="dxa"/>
          </w:tcPr>
          <w:p w14:paraId="09E8B687" w14:textId="49D33B02" w:rsidR="007A4EC7" w:rsidRPr="001273C1" w:rsidRDefault="00D742F0" w:rsidP="00696D0D">
            <w:pPr>
              <w:rPr>
                <w:rFonts w:cstheme="minorHAnsi"/>
              </w:rPr>
            </w:pPr>
            <w:sdt>
              <w:sdtPr>
                <w:rPr>
                  <w:rFonts w:cstheme="minorHAnsi"/>
                </w:rPr>
                <w:id w:val="-1294359722"/>
                <w14:checkbox>
                  <w14:checked w14:val="1"/>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Mandatory</w:t>
            </w:r>
          </w:p>
        </w:tc>
      </w:tr>
      <w:tr w:rsidR="007A4EC7" w:rsidRPr="001273C1" w14:paraId="1A910AC7" w14:textId="77777777" w:rsidTr="00696D0D">
        <w:tc>
          <w:tcPr>
            <w:tcW w:w="709" w:type="dxa"/>
            <w:vMerge w:val="restart"/>
          </w:tcPr>
          <w:p w14:paraId="3AEA4BB2" w14:textId="77777777" w:rsidR="007A4EC7" w:rsidRPr="001273C1" w:rsidRDefault="007A4EC7" w:rsidP="00696D0D">
            <w:pPr>
              <w:rPr>
                <w:rFonts w:cstheme="minorHAnsi"/>
              </w:rPr>
            </w:pPr>
          </w:p>
        </w:tc>
        <w:tc>
          <w:tcPr>
            <w:tcW w:w="1276" w:type="dxa"/>
          </w:tcPr>
          <w:p w14:paraId="4966B086" w14:textId="77777777" w:rsidR="007A4EC7" w:rsidRPr="001273C1" w:rsidRDefault="007A4EC7" w:rsidP="00696D0D">
            <w:pPr>
              <w:contextualSpacing/>
              <w:rPr>
                <w:rFonts w:cstheme="minorHAnsi"/>
              </w:rPr>
            </w:pPr>
            <w:r w:rsidRPr="00AD0A96">
              <w:rPr>
                <w:rFonts w:cstheme="minorHAnsi"/>
              </w:rPr>
              <w:t>Field description</w:t>
            </w:r>
          </w:p>
        </w:tc>
        <w:tc>
          <w:tcPr>
            <w:tcW w:w="7884" w:type="dxa"/>
            <w:gridSpan w:val="6"/>
          </w:tcPr>
          <w:p w14:paraId="038EDBC0" w14:textId="77777777" w:rsidR="007A4EC7" w:rsidRPr="001273C1" w:rsidRDefault="007A4EC7" w:rsidP="00696D0D">
            <w:pPr>
              <w:contextualSpacing/>
              <w:rPr>
                <w:rFonts w:cstheme="minorHAnsi"/>
              </w:rPr>
            </w:pPr>
            <w:r w:rsidRPr="007A6D85">
              <w:rPr>
                <w:rFonts w:cstheme="minorHAnsi"/>
              </w:rPr>
              <w:t>The unique number assigned to the invoice by the supplier.</w:t>
            </w:r>
          </w:p>
        </w:tc>
      </w:tr>
      <w:tr w:rsidR="007A4EC7" w:rsidRPr="001273C1" w14:paraId="20A7F699" w14:textId="77777777" w:rsidTr="00696D0D">
        <w:tc>
          <w:tcPr>
            <w:tcW w:w="709" w:type="dxa"/>
            <w:vMerge/>
          </w:tcPr>
          <w:p w14:paraId="49572658" w14:textId="77777777" w:rsidR="007A4EC7" w:rsidRPr="001273C1" w:rsidRDefault="007A4EC7" w:rsidP="00696D0D">
            <w:pPr>
              <w:rPr>
                <w:rFonts w:cstheme="minorHAnsi"/>
              </w:rPr>
            </w:pPr>
          </w:p>
        </w:tc>
        <w:tc>
          <w:tcPr>
            <w:tcW w:w="1276" w:type="dxa"/>
          </w:tcPr>
          <w:p w14:paraId="2F66E4B2" w14:textId="77777777" w:rsidR="007A4EC7" w:rsidRPr="001273C1" w:rsidRDefault="007A4EC7" w:rsidP="00696D0D">
            <w:pPr>
              <w:contextualSpacing/>
              <w:rPr>
                <w:rFonts w:cstheme="minorHAnsi"/>
              </w:rPr>
            </w:pPr>
            <w:r w:rsidRPr="00AD0A96">
              <w:rPr>
                <w:rFonts w:cstheme="minorHAnsi"/>
              </w:rPr>
              <w:t>Source</w:t>
            </w:r>
          </w:p>
        </w:tc>
        <w:tc>
          <w:tcPr>
            <w:tcW w:w="7884" w:type="dxa"/>
            <w:gridSpan w:val="6"/>
          </w:tcPr>
          <w:p w14:paraId="19605BA1" w14:textId="77777777" w:rsidR="007A4EC7" w:rsidRPr="001273C1" w:rsidRDefault="007A4EC7" w:rsidP="00696D0D">
            <w:pPr>
              <w:contextualSpacing/>
              <w:rPr>
                <w:rFonts w:cstheme="minorHAnsi"/>
              </w:rPr>
            </w:pPr>
            <w:r>
              <w:rPr>
                <w:rFonts w:cstheme="minorHAnsi"/>
              </w:rPr>
              <w:t>Capture from the invoice</w:t>
            </w:r>
          </w:p>
        </w:tc>
      </w:tr>
      <w:tr w:rsidR="007A4EC7" w:rsidRPr="001273C1" w14:paraId="56BD5E9D" w14:textId="77777777" w:rsidTr="00696D0D">
        <w:tc>
          <w:tcPr>
            <w:tcW w:w="709" w:type="dxa"/>
            <w:vMerge/>
          </w:tcPr>
          <w:p w14:paraId="66AC0D84" w14:textId="77777777" w:rsidR="007A4EC7" w:rsidRPr="001273C1" w:rsidRDefault="007A4EC7" w:rsidP="00696D0D">
            <w:pPr>
              <w:rPr>
                <w:rFonts w:cstheme="minorHAnsi"/>
              </w:rPr>
            </w:pPr>
          </w:p>
        </w:tc>
        <w:tc>
          <w:tcPr>
            <w:tcW w:w="1276" w:type="dxa"/>
          </w:tcPr>
          <w:p w14:paraId="718F7B29" w14:textId="77777777" w:rsidR="007A4EC7" w:rsidRPr="001273C1" w:rsidRDefault="007A4EC7" w:rsidP="00696D0D">
            <w:pPr>
              <w:contextualSpacing/>
              <w:rPr>
                <w:rFonts w:cstheme="minorHAnsi"/>
              </w:rPr>
            </w:pPr>
            <w:r w:rsidRPr="00AD0A96">
              <w:rPr>
                <w:rFonts w:cstheme="minorHAnsi"/>
              </w:rPr>
              <w:t>Validation rules</w:t>
            </w:r>
          </w:p>
        </w:tc>
        <w:tc>
          <w:tcPr>
            <w:tcW w:w="7884" w:type="dxa"/>
            <w:gridSpan w:val="6"/>
          </w:tcPr>
          <w:p w14:paraId="2874B78D" w14:textId="77777777" w:rsidR="007A4EC7" w:rsidRPr="007A6D85" w:rsidRDefault="007A4EC7" w:rsidP="00696D0D">
            <w:pPr>
              <w:contextualSpacing/>
              <w:rPr>
                <w:rFonts w:cstheme="minorHAnsi"/>
              </w:rPr>
            </w:pPr>
            <w:r w:rsidRPr="007A6D85">
              <w:rPr>
                <w:rFonts w:cstheme="minorHAnsi"/>
              </w:rPr>
              <w:t>Options Available:</w:t>
            </w:r>
          </w:p>
          <w:p w14:paraId="20B2662E" w14:textId="2A125930" w:rsidR="007A4EC7" w:rsidRPr="007A6D85" w:rsidRDefault="00D742F0" w:rsidP="00696D0D">
            <w:pPr>
              <w:contextualSpacing/>
              <w:rPr>
                <w:rFonts w:cstheme="minorHAnsi"/>
              </w:rPr>
            </w:pPr>
            <w:sdt>
              <w:sdtPr>
                <w:rPr>
                  <w:rFonts w:cstheme="minorHAnsi"/>
                </w:rPr>
                <w:id w:val="568313523"/>
                <w14:checkbox>
                  <w14:checked w14:val="1"/>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sidRPr="007A6D85">
              <w:rPr>
                <w:rFonts w:cstheme="minorHAnsi"/>
              </w:rPr>
              <w:t xml:space="preserve"> Remove spaces</w:t>
            </w:r>
          </w:p>
          <w:p w14:paraId="7706B0E6" w14:textId="4144B28A" w:rsidR="007A4EC7" w:rsidRPr="001273C1" w:rsidRDefault="00D742F0" w:rsidP="00696D0D">
            <w:pPr>
              <w:contextualSpacing/>
              <w:rPr>
                <w:rFonts w:cstheme="minorHAnsi"/>
              </w:rPr>
            </w:pPr>
            <w:sdt>
              <w:sdtPr>
                <w:rPr>
                  <w:rFonts w:cstheme="minorHAnsi"/>
                </w:rPr>
                <w:id w:val="-1569255030"/>
                <w14:checkbox>
                  <w14:checked w14:val="0"/>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sidRPr="007A6D85">
              <w:rPr>
                <w:rFonts w:cstheme="minorHAnsi"/>
              </w:rPr>
              <w:t xml:space="preserve"> Remove all non-alphanumeric characters</w:t>
            </w:r>
          </w:p>
        </w:tc>
      </w:tr>
      <w:tr w:rsidR="007A4EC7" w:rsidRPr="001273C1" w14:paraId="099ABF58" w14:textId="77777777" w:rsidTr="00696D0D">
        <w:tc>
          <w:tcPr>
            <w:tcW w:w="709" w:type="dxa"/>
            <w:vMerge/>
          </w:tcPr>
          <w:p w14:paraId="39E39F00" w14:textId="77777777" w:rsidR="007A4EC7" w:rsidRPr="001273C1" w:rsidRDefault="007A4EC7" w:rsidP="00696D0D">
            <w:pPr>
              <w:rPr>
                <w:rFonts w:cstheme="minorHAnsi"/>
              </w:rPr>
            </w:pPr>
          </w:p>
        </w:tc>
        <w:tc>
          <w:tcPr>
            <w:tcW w:w="1276" w:type="dxa"/>
          </w:tcPr>
          <w:p w14:paraId="6C57A767" w14:textId="77777777" w:rsidR="007A4EC7" w:rsidRPr="00AD0A96" w:rsidRDefault="007A4EC7" w:rsidP="00696D0D">
            <w:pPr>
              <w:contextualSpacing/>
              <w:rPr>
                <w:rFonts w:cstheme="minorHAnsi"/>
              </w:rPr>
            </w:pPr>
            <w:r>
              <w:rPr>
                <w:rFonts w:cstheme="minorHAnsi"/>
              </w:rPr>
              <w:t>Field Format</w:t>
            </w:r>
          </w:p>
        </w:tc>
        <w:tc>
          <w:tcPr>
            <w:tcW w:w="7884" w:type="dxa"/>
            <w:gridSpan w:val="6"/>
          </w:tcPr>
          <w:p w14:paraId="79BE038A" w14:textId="39EC5284" w:rsidR="007A4EC7" w:rsidRPr="001273C1" w:rsidRDefault="007A4EC7" w:rsidP="00696D0D">
            <w:pPr>
              <w:contextualSpacing/>
              <w:rPr>
                <w:rFonts w:cstheme="minorHAnsi"/>
              </w:rPr>
            </w:pPr>
            <w:r>
              <w:object w:dxaOrig="1440" w:dyaOrig="1440" w14:anchorId="3C62DB39">
                <v:shape id="_x0000_i1249" type="#_x0000_t75" style="width:36.75pt;height:13.5pt" o:ole="">
                  <v:imagedata r:id="rId27" o:title=""/>
                </v:shape>
                <w:control r:id="rId49" w:name="Label1121113" w:shapeid="_x0000_i1249"/>
              </w:object>
            </w:r>
            <w:r>
              <w:object w:dxaOrig="1440" w:dyaOrig="1440" w14:anchorId="3780DDBE">
                <v:shape id="_x0000_i1251" type="#_x0000_t75" alt="Minimum Length" style="width:28.5pt;height:18pt" o:ole="" fillcolor="red">
                  <v:fill opacity="41943f"/>
                  <v:imagedata r:id="rId29" o:title=""/>
                </v:shape>
                <w:control r:id="rId50" w:name="TextBox2121113" w:shapeid="_x0000_i1251"/>
              </w:object>
            </w:r>
            <w:r>
              <w:object w:dxaOrig="1440" w:dyaOrig="1440" w14:anchorId="65C7992A">
                <v:shape id="_x0000_i1253" type="#_x0000_t75" style="width:15.75pt;height:13.5pt" o:ole="">
                  <v:imagedata r:id="rId31" o:title=""/>
                </v:shape>
                <w:control r:id="rId51" w:name="Label2121113" w:shapeid="_x0000_i1253"/>
              </w:object>
            </w:r>
            <w:r>
              <w:object w:dxaOrig="1440" w:dyaOrig="1440" w14:anchorId="354BC39D">
                <v:shape id="_x0000_i1255" type="#_x0000_t75" style="width:27.75pt;height:18pt" o:ole="">
                  <v:imagedata r:id="rId52" o:title=""/>
                </v:shape>
                <w:control r:id="rId53" w:name="TextBox3121113" w:shapeid="_x0000_i1255"/>
              </w:object>
            </w:r>
          </w:p>
        </w:tc>
      </w:tr>
      <w:tr w:rsidR="007A4EC7" w:rsidRPr="001273C1" w14:paraId="13DE0698" w14:textId="77777777" w:rsidTr="00696D0D">
        <w:tc>
          <w:tcPr>
            <w:tcW w:w="709" w:type="dxa"/>
            <w:vMerge/>
          </w:tcPr>
          <w:p w14:paraId="10AB5057" w14:textId="77777777" w:rsidR="007A4EC7" w:rsidRPr="001273C1" w:rsidRDefault="007A4EC7" w:rsidP="00696D0D">
            <w:pPr>
              <w:rPr>
                <w:rFonts w:cstheme="minorHAnsi"/>
              </w:rPr>
            </w:pPr>
          </w:p>
        </w:tc>
        <w:tc>
          <w:tcPr>
            <w:tcW w:w="1276" w:type="dxa"/>
          </w:tcPr>
          <w:p w14:paraId="1735C405" w14:textId="77777777" w:rsidR="007A4EC7" w:rsidRPr="001273C1" w:rsidRDefault="007A4EC7" w:rsidP="00696D0D">
            <w:pPr>
              <w:contextualSpacing/>
              <w:rPr>
                <w:rFonts w:cstheme="minorHAnsi"/>
              </w:rPr>
            </w:pPr>
            <w:r w:rsidRPr="00AD0A96">
              <w:rPr>
                <w:rFonts w:cstheme="minorHAnsi"/>
              </w:rPr>
              <w:t>Special Rules</w:t>
            </w:r>
          </w:p>
        </w:tc>
        <w:tc>
          <w:tcPr>
            <w:tcW w:w="7884" w:type="dxa"/>
            <w:gridSpan w:val="6"/>
          </w:tcPr>
          <w:p w14:paraId="04AD9FF4" w14:textId="6B7FD355" w:rsidR="007A4EC7" w:rsidRPr="001273C1" w:rsidRDefault="007A4EC7" w:rsidP="00696D0D">
            <w:pPr>
              <w:contextualSpacing/>
              <w:rPr>
                <w:rFonts w:cstheme="minorHAnsi"/>
              </w:rPr>
            </w:pPr>
            <w:r>
              <w:object w:dxaOrig="1440" w:dyaOrig="1440" w14:anchorId="369C3255">
                <v:shape id="_x0000_i1257" type="#_x0000_t75" style="width:31.5pt;height:18pt" o:ole="">
                  <v:imagedata r:id="rId35" o:title=""/>
                </v:shape>
                <w:control r:id="rId54" w:name="TextBox511111111111113" w:shapeid="_x0000_i1257"/>
              </w:object>
            </w:r>
          </w:p>
        </w:tc>
      </w:tr>
    </w:tbl>
    <w:p w14:paraId="47AFBC7A" w14:textId="77777777" w:rsidR="007A4EC7" w:rsidRDefault="007A4EC7" w:rsidP="007A4EC7">
      <w:pPr>
        <w:pStyle w:val="BodyText"/>
      </w:pPr>
      <w:bookmarkStart w:id="243" w:name="_Toc436915576"/>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5CDE4119"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3BDE6432" w14:textId="77777777" w:rsidR="007A4EC7" w:rsidRPr="001273C1" w:rsidRDefault="007A4EC7" w:rsidP="00696D0D">
            <w:pPr>
              <w:rPr>
                <w:rFonts w:cstheme="minorHAnsi"/>
              </w:rPr>
            </w:pPr>
            <w:r>
              <w:rPr>
                <w:rFonts w:cstheme="minorHAnsi"/>
              </w:rPr>
              <w:t>H5</w:t>
            </w:r>
          </w:p>
        </w:tc>
        <w:tc>
          <w:tcPr>
            <w:tcW w:w="1276" w:type="dxa"/>
          </w:tcPr>
          <w:p w14:paraId="5DB69DC4" w14:textId="77777777" w:rsidR="007A4EC7" w:rsidRPr="00AD0A96" w:rsidRDefault="007A4EC7" w:rsidP="00696D0D">
            <w:pPr>
              <w:rPr>
                <w:rFonts w:cstheme="minorHAnsi"/>
                <w:b/>
              </w:rPr>
            </w:pPr>
            <w:r w:rsidRPr="00AD0A96">
              <w:rPr>
                <w:rFonts w:cstheme="minorHAnsi"/>
                <w:b/>
              </w:rPr>
              <w:t>Field Name</w:t>
            </w:r>
          </w:p>
        </w:tc>
        <w:tc>
          <w:tcPr>
            <w:tcW w:w="1423" w:type="dxa"/>
          </w:tcPr>
          <w:p w14:paraId="41CF4C9B" w14:textId="77777777" w:rsidR="007A4EC7" w:rsidRPr="00AD0A96" w:rsidRDefault="007A4EC7" w:rsidP="00696D0D">
            <w:pPr>
              <w:pStyle w:val="Heading4"/>
            </w:pPr>
            <w:bookmarkStart w:id="244" w:name="_Toc83127200"/>
            <w:r w:rsidRPr="007A6D85">
              <w:t>Invoice date</w:t>
            </w:r>
            <w:bookmarkEnd w:id="244"/>
          </w:p>
        </w:tc>
        <w:tc>
          <w:tcPr>
            <w:tcW w:w="845" w:type="dxa"/>
          </w:tcPr>
          <w:p w14:paraId="48BABF6F" w14:textId="77777777" w:rsidR="007A4EC7" w:rsidRPr="00AD0A96" w:rsidRDefault="007A4EC7" w:rsidP="00696D0D">
            <w:pPr>
              <w:rPr>
                <w:rFonts w:cstheme="minorHAnsi"/>
                <w:b/>
              </w:rPr>
            </w:pPr>
            <w:r w:rsidRPr="00AD0A96">
              <w:rPr>
                <w:rFonts w:cstheme="minorHAnsi"/>
                <w:b/>
              </w:rPr>
              <w:t>Field type</w:t>
            </w:r>
          </w:p>
        </w:tc>
        <w:tc>
          <w:tcPr>
            <w:tcW w:w="1645" w:type="dxa"/>
          </w:tcPr>
          <w:p w14:paraId="3F4ED918" w14:textId="77777777" w:rsidR="007A4EC7" w:rsidRPr="00AD0A96" w:rsidRDefault="007A4EC7" w:rsidP="00696D0D">
            <w:pPr>
              <w:rPr>
                <w:rFonts w:cstheme="minorHAnsi"/>
              </w:rPr>
            </w:pPr>
            <w:r>
              <w:rPr>
                <w:rFonts w:cstheme="minorHAnsi"/>
              </w:rPr>
              <w:t>Date</w:t>
            </w:r>
          </w:p>
        </w:tc>
        <w:tc>
          <w:tcPr>
            <w:tcW w:w="906" w:type="dxa"/>
          </w:tcPr>
          <w:p w14:paraId="4EEB4A68" w14:textId="77777777" w:rsidR="007A4EC7" w:rsidRPr="00AD0A96" w:rsidRDefault="007A4EC7" w:rsidP="00696D0D">
            <w:pPr>
              <w:rPr>
                <w:rFonts w:cstheme="minorHAnsi"/>
                <w:b/>
              </w:rPr>
            </w:pPr>
            <w:r w:rsidRPr="00AD0A96">
              <w:rPr>
                <w:rFonts w:cstheme="minorHAnsi"/>
                <w:b/>
              </w:rPr>
              <w:t>Default value</w:t>
            </w:r>
          </w:p>
        </w:tc>
        <w:tc>
          <w:tcPr>
            <w:tcW w:w="1276" w:type="dxa"/>
          </w:tcPr>
          <w:p w14:paraId="339245B5" w14:textId="77777777" w:rsidR="007A4EC7" w:rsidRPr="001273C1" w:rsidRDefault="007A4EC7" w:rsidP="00696D0D">
            <w:pPr>
              <w:rPr>
                <w:rFonts w:cstheme="minorHAnsi"/>
              </w:rPr>
            </w:pPr>
            <w:r w:rsidRPr="00337325">
              <w:rPr>
                <w:rFonts w:cstheme="minorHAnsi"/>
              </w:rPr>
              <w:t>00/00/0000</w:t>
            </w:r>
          </w:p>
        </w:tc>
        <w:tc>
          <w:tcPr>
            <w:tcW w:w="1553" w:type="dxa"/>
          </w:tcPr>
          <w:p w14:paraId="0D890700" w14:textId="77777777" w:rsidR="007A4EC7" w:rsidRPr="001273C1" w:rsidRDefault="00D742F0" w:rsidP="00696D0D">
            <w:pPr>
              <w:rPr>
                <w:rFonts w:cstheme="minorHAnsi"/>
              </w:rPr>
            </w:pPr>
            <w:sdt>
              <w:sdtPr>
                <w:rPr>
                  <w:rFonts w:cstheme="minorHAnsi"/>
                </w:rPr>
                <w:id w:val="1912262506"/>
                <w14:checkbox>
                  <w14:checked w14:val="1"/>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Mandatory</w:t>
            </w:r>
          </w:p>
        </w:tc>
      </w:tr>
      <w:tr w:rsidR="007A4EC7" w:rsidRPr="001273C1" w14:paraId="4125D837" w14:textId="77777777" w:rsidTr="00696D0D">
        <w:tc>
          <w:tcPr>
            <w:tcW w:w="709" w:type="dxa"/>
            <w:vMerge w:val="restart"/>
          </w:tcPr>
          <w:p w14:paraId="55743B77" w14:textId="77777777" w:rsidR="007A4EC7" w:rsidRPr="001273C1" w:rsidRDefault="007A4EC7" w:rsidP="00696D0D">
            <w:pPr>
              <w:rPr>
                <w:rFonts w:cstheme="minorHAnsi"/>
              </w:rPr>
            </w:pPr>
          </w:p>
        </w:tc>
        <w:tc>
          <w:tcPr>
            <w:tcW w:w="1276" w:type="dxa"/>
          </w:tcPr>
          <w:p w14:paraId="671A26D6"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7150BB14" w14:textId="77777777" w:rsidR="007A4EC7" w:rsidRPr="007A6D85" w:rsidRDefault="007A4EC7" w:rsidP="00696D0D">
            <w:pPr>
              <w:contextualSpacing/>
            </w:pPr>
            <w:r>
              <w:t>The date the invoice was created.</w:t>
            </w:r>
          </w:p>
        </w:tc>
      </w:tr>
      <w:tr w:rsidR="007A4EC7" w:rsidRPr="001273C1" w14:paraId="343D0A7B" w14:textId="77777777" w:rsidTr="00696D0D">
        <w:tc>
          <w:tcPr>
            <w:tcW w:w="709" w:type="dxa"/>
            <w:vMerge/>
          </w:tcPr>
          <w:p w14:paraId="63E489D3" w14:textId="77777777" w:rsidR="007A4EC7" w:rsidRPr="001273C1" w:rsidRDefault="007A4EC7" w:rsidP="00696D0D">
            <w:pPr>
              <w:rPr>
                <w:rFonts w:cstheme="minorHAnsi"/>
              </w:rPr>
            </w:pPr>
          </w:p>
        </w:tc>
        <w:tc>
          <w:tcPr>
            <w:tcW w:w="1276" w:type="dxa"/>
          </w:tcPr>
          <w:p w14:paraId="5188474E" w14:textId="77777777" w:rsidR="007A4EC7" w:rsidRPr="001273C1" w:rsidRDefault="007A4EC7" w:rsidP="00696D0D">
            <w:pPr>
              <w:contextualSpacing/>
              <w:rPr>
                <w:rFonts w:cstheme="minorHAnsi"/>
              </w:rPr>
            </w:pPr>
            <w:r w:rsidRPr="00AD0A96">
              <w:rPr>
                <w:rFonts w:cstheme="minorHAnsi"/>
              </w:rPr>
              <w:t>Source</w:t>
            </w:r>
          </w:p>
        </w:tc>
        <w:tc>
          <w:tcPr>
            <w:tcW w:w="7648" w:type="dxa"/>
            <w:gridSpan w:val="6"/>
          </w:tcPr>
          <w:p w14:paraId="74246B80" w14:textId="77777777" w:rsidR="007A4EC7" w:rsidRPr="001273C1" w:rsidRDefault="007A4EC7" w:rsidP="00696D0D">
            <w:pPr>
              <w:contextualSpacing/>
              <w:rPr>
                <w:rFonts w:cstheme="minorHAnsi"/>
              </w:rPr>
            </w:pPr>
            <w:r>
              <w:rPr>
                <w:rFonts w:cstheme="minorHAnsi"/>
              </w:rPr>
              <w:t>Capture from the invoice</w:t>
            </w:r>
          </w:p>
        </w:tc>
      </w:tr>
      <w:tr w:rsidR="007A4EC7" w:rsidRPr="001273C1" w14:paraId="7D8872CD" w14:textId="77777777" w:rsidTr="00696D0D">
        <w:tc>
          <w:tcPr>
            <w:tcW w:w="709" w:type="dxa"/>
            <w:vMerge/>
          </w:tcPr>
          <w:p w14:paraId="24C7E9A0" w14:textId="77777777" w:rsidR="007A4EC7" w:rsidRPr="001273C1" w:rsidRDefault="007A4EC7" w:rsidP="00696D0D">
            <w:pPr>
              <w:rPr>
                <w:rFonts w:cstheme="minorHAnsi"/>
              </w:rPr>
            </w:pPr>
          </w:p>
        </w:tc>
        <w:tc>
          <w:tcPr>
            <w:tcW w:w="1276" w:type="dxa"/>
          </w:tcPr>
          <w:p w14:paraId="245A69E8"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3B9DA766" w14:textId="77777777" w:rsidR="007A4EC7" w:rsidRDefault="007A4EC7" w:rsidP="00696D0D">
            <w:r>
              <w:t>Invoice Date will be captured from the invoice, selection options below are in order of priority:</w:t>
            </w:r>
          </w:p>
          <w:p w14:paraId="2A2BBDC9" w14:textId="2CF90E20" w:rsidR="007A4EC7" w:rsidRDefault="007A4EC7" w:rsidP="00696D0D">
            <w:pPr>
              <w:ind w:left="720"/>
              <w:contextualSpacing/>
              <w:rPr>
                <w:b/>
              </w:rPr>
            </w:pPr>
            <w:r>
              <w:rPr>
                <w:b/>
              </w:rPr>
              <w:object w:dxaOrig="1440" w:dyaOrig="1440" w14:anchorId="2143A79F">
                <v:shape id="_x0000_i1259" type="#_x0000_t75" style="width:339pt;height:18pt" o:ole="">
                  <v:imagedata r:id="rId55" o:title=""/>
                </v:shape>
                <w:control r:id="rId56" w:name="CheckBox21" w:shapeid="_x0000_i1259"/>
              </w:object>
            </w:r>
            <w:r>
              <w:rPr>
                <w:b/>
              </w:rPr>
              <w:object w:dxaOrig="1440" w:dyaOrig="1440" w14:anchorId="3B822FD7">
                <v:shape id="_x0000_i1343" type="#_x0000_t75" style="width:186.75pt;height:22.5pt" o:ole="">
                  <v:imagedata r:id="rId57" o:title=""/>
                </v:shape>
                <w:control r:id="rId58" w:name="CheckBox211" w:shapeid="_x0000_i1343"/>
              </w:object>
            </w:r>
            <w:r>
              <w:rPr>
                <w:b/>
              </w:rPr>
              <w:object w:dxaOrig="1440" w:dyaOrig="1440" w14:anchorId="0C7223F9">
                <v:shape id="_x0000_i1344" type="#_x0000_t75" style="width:51pt;height:18pt" o:ole="">
                  <v:imagedata r:id="rId59" o:title=""/>
                </v:shape>
                <w:control r:id="rId60" w:name="TextBox8" w:shapeid="_x0000_i1344"/>
              </w:object>
            </w:r>
            <w:r>
              <w:rPr>
                <w:b/>
              </w:rPr>
              <w:object w:dxaOrig="1440" w:dyaOrig="1440" w14:anchorId="11DACB45">
                <v:shape id="_x0000_i1345" type="#_x0000_t75" style="width:10.5pt;height:14.25pt" o:ole="">
                  <v:imagedata r:id="rId61" o:title=""/>
                </v:shape>
                <w:control r:id="rId62" w:name="Label8" w:shapeid="_x0000_i1345"/>
              </w:object>
            </w:r>
            <w:r>
              <w:rPr>
                <w:b/>
              </w:rPr>
              <w:t xml:space="preserve"> </w:t>
            </w:r>
            <w:r>
              <w:rPr>
                <w:b/>
              </w:rPr>
              <w:object w:dxaOrig="1440" w:dyaOrig="1440" w14:anchorId="11B4D84E">
                <v:shape id="_x0000_i1346" type="#_x0000_t75" style="width:53.25pt;height:18pt" o:ole="">
                  <v:imagedata r:id="rId63" o:title=""/>
                </v:shape>
                <w:control r:id="rId64" w:name="TextBox9" w:shapeid="_x0000_i1346"/>
              </w:object>
            </w:r>
          </w:p>
          <w:p w14:paraId="6B1C97AA" w14:textId="15997FAB" w:rsidR="007A4EC7" w:rsidRDefault="007A4EC7" w:rsidP="00696D0D">
            <w:pPr>
              <w:ind w:left="720"/>
              <w:contextualSpacing/>
              <w:rPr>
                <w:b/>
              </w:rPr>
            </w:pPr>
            <w:r>
              <w:rPr>
                <w:b/>
              </w:rPr>
              <w:object w:dxaOrig="1440" w:dyaOrig="1440" w14:anchorId="61DAF1B0">
                <v:shape id="_x0000_i1347" type="#_x0000_t75" style="width:108pt;height:18pt" o:ole="">
                  <v:imagedata r:id="rId65" o:title=""/>
                </v:shape>
                <w:control r:id="rId66" w:name="CheckBox47" w:shapeid="_x0000_i1347"/>
              </w:object>
            </w:r>
          </w:p>
          <w:p w14:paraId="42F3582F" w14:textId="77777777" w:rsidR="007A4EC7" w:rsidRDefault="007A4EC7" w:rsidP="00696D0D">
            <w:pPr>
              <w:ind w:left="720"/>
              <w:contextualSpacing/>
              <w:rPr>
                <w:b/>
              </w:rPr>
            </w:pPr>
          </w:p>
          <w:p w14:paraId="0C8ACDA2" w14:textId="77777777" w:rsidR="007A4EC7" w:rsidRDefault="007A4EC7" w:rsidP="00696D0D">
            <w:r>
              <w:t>Additional Rules (</w:t>
            </w:r>
            <w:r>
              <w:rPr>
                <w:b/>
              </w:rPr>
              <w:t>Only applies when in production</w:t>
            </w:r>
            <w:r>
              <w:t>):</w:t>
            </w:r>
          </w:p>
          <w:p w14:paraId="43FF6910" w14:textId="69F65473" w:rsidR="007A4EC7" w:rsidRDefault="007A4EC7" w:rsidP="00696D0D">
            <w:pPr>
              <w:contextualSpacing/>
            </w:pPr>
            <w:r>
              <w:object w:dxaOrig="1440" w:dyaOrig="1440" w14:anchorId="2776E679">
                <v:shape id="_x0000_i1348" type="#_x0000_t75" style="width:177pt;height:14.25pt" o:ole="">
                  <v:imagedata r:id="rId67" o:title=""/>
                </v:shape>
                <w:control r:id="rId68" w:name="Label5" w:shapeid="_x0000_i1348"/>
              </w:object>
            </w:r>
            <w:r>
              <w:rPr>
                <w:rStyle w:val="EditableFieldChar"/>
              </w:rPr>
              <w:object w:dxaOrig="1440" w:dyaOrig="1440" w14:anchorId="17747B43">
                <v:shape id="_x0000_i1349" type="#_x0000_t75" style="width:36pt;height:18pt" o:ole="">
                  <v:imagedata r:id="rId69" o:title=""/>
                </v:shape>
                <w:control r:id="rId70" w:name="TextBox6" w:shapeid="_x0000_i1349"/>
              </w:object>
            </w:r>
          </w:p>
          <w:p w14:paraId="386E60E8" w14:textId="61595609" w:rsidR="007A4EC7" w:rsidRPr="001273C1" w:rsidRDefault="007A4EC7" w:rsidP="00696D0D">
            <w:pPr>
              <w:contextualSpacing/>
              <w:rPr>
                <w:rFonts w:cstheme="minorHAnsi"/>
              </w:rPr>
            </w:pPr>
            <w:r>
              <w:object w:dxaOrig="1440" w:dyaOrig="1440" w14:anchorId="6AA981DE">
                <v:shape id="_x0000_i1350" type="#_x0000_t75" style="width:177pt;height:15.75pt" o:ole="">
                  <v:imagedata r:id="rId71" o:title=""/>
                </v:shape>
                <w:control r:id="rId72" w:name="Label6" w:shapeid="_x0000_i1350"/>
              </w:object>
            </w:r>
            <w:r>
              <w:rPr>
                <w:rStyle w:val="EditableFieldChar"/>
              </w:rPr>
              <w:object w:dxaOrig="1440" w:dyaOrig="1440" w14:anchorId="03E81B43">
                <v:shape id="_x0000_i1351" type="#_x0000_t75" style="width:36pt;height:18pt" o:ole="">
                  <v:imagedata r:id="rId73" o:title=""/>
                </v:shape>
                <w:control r:id="rId74" w:name="TextBox7" w:shapeid="_x0000_i1351"/>
              </w:object>
            </w:r>
            <w:r>
              <w:rPr>
                <w:b/>
              </w:rPr>
              <w:tab/>
            </w:r>
          </w:p>
        </w:tc>
      </w:tr>
      <w:tr w:rsidR="007A4EC7" w:rsidRPr="001273C1" w14:paraId="6B7A72DF" w14:textId="77777777" w:rsidTr="00696D0D">
        <w:tc>
          <w:tcPr>
            <w:tcW w:w="709" w:type="dxa"/>
            <w:vMerge/>
          </w:tcPr>
          <w:p w14:paraId="76A93075" w14:textId="77777777" w:rsidR="007A4EC7" w:rsidRPr="001273C1" w:rsidRDefault="007A4EC7" w:rsidP="00696D0D">
            <w:pPr>
              <w:rPr>
                <w:rFonts w:cstheme="minorHAnsi"/>
              </w:rPr>
            </w:pPr>
          </w:p>
        </w:tc>
        <w:tc>
          <w:tcPr>
            <w:tcW w:w="1276" w:type="dxa"/>
          </w:tcPr>
          <w:p w14:paraId="53B500CC"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61EC7B88" w14:textId="77777777" w:rsidR="007A4EC7" w:rsidRDefault="007A4EC7" w:rsidP="00696D0D"/>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3689"/>
              <w:gridCol w:w="3689"/>
            </w:tblGrid>
            <w:tr w:rsidR="007A4EC7" w14:paraId="061CE069" w14:textId="77777777" w:rsidTr="00696D0D">
              <w:trPr>
                <w:trHeight w:val="2113"/>
              </w:trPr>
              <w:tc>
                <w:tcPr>
                  <w:tcW w:w="3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4C000D" w14:textId="7E688ECE" w:rsidR="007A4EC7" w:rsidRDefault="007A4EC7" w:rsidP="00696D0D">
                  <w:pPr>
                    <w:contextualSpacing/>
                  </w:pPr>
                  <w:r>
                    <w:lastRenderedPageBreak/>
                    <w:object w:dxaOrig="1440" w:dyaOrig="1440" w14:anchorId="7A6A853F">
                      <v:shape id="_x0000_i1352" type="#_x0000_t75" style="width:170.25pt;height:18pt" o:ole="">
                        <v:imagedata r:id="rId75" o:title=""/>
                      </v:shape>
                      <w:control r:id="rId76" w:name="chkInvoiceDateEuropean1" w:shapeid="_x0000_i1352"/>
                    </w:object>
                  </w:r>
                </w:p>
                <w:p w14:paraId="26AABEED" w14:textId="77777777" w:rsidR="007A4EC7" w:rsidRDefault="007A4EC7" w:rsidP="00696D0D">
                  <w:pPr>
                    <w:contextualSpacing/>
                  </w:pPr>
                  <w:r>
                    <w:t>DD_MM_YYYY</w:t>
                  </w:r>
                </w:p>
                <w:p w14:paraId="7F6B5985" w14:textId="77777777" w:rsidR="007A4EC7" w:rsidRDefault="007A4EC7" w:rsidP="00696D0D">
                  <w:pPr>
                    <w:contextualSpacing/>
                  </w:pPr>
                  <w:r>
                    <w:t>DD_MM_YY</w:t>
                  </w:r>
                </w:p>
                <w:p w14:paraId="545631D6" w14:textId="77777777" w:rsidR="007A4EC7" w:rsidRDefault="007A4EC7" w:rsidP="00696D0D">
                  <w:pPr>
                    <w:contextualSpacing/>
                  </w:pPr>
                  <w:r>
                    <w:t>DDMMYYYY</w:t>
                  </w:r>
                </w:p>
                <w:p w14:paraId="09C2B596" w14:textId="77777777" w:rsidR="007A4EC7" w:rsidRDefault="007A4EC7" w:rsidP="00696D0D">
                  <w:pPr>
                    <w:keepNext/>
                    <w:keepLines/>
                    <w:spacing w:before="480"/>
                    <w:contextualSpacing/>
                  </w:pPr>
                  <w:r>
                    <w:t>DDMMYY</w:t>
                  </w:r>
                </w:p>
                <w:p w14:paraId="0DBD02FA" w14:textId="77777777" w:rsidR="007A4EC7" w:rsidRDefault="007A4EC7" w:rsidP="00696D0D">
                  <w:pPr>
                    <w:keepNext/>
                    <w:keepLines/>
                    <w:spacing w:before="480"/>
                    <w:contextualSpacing/>
                  </w:pPr>
                  <w:r>
                    <w:t>YYYY_MM_DD</w:t>
                  </w:r>
                </w:p>
                <w:p w14:paraId="2727EF3D" w14:textId="77777777" w:rsidR="007A4EC7" w:rsidRDefault="007A4EC7" w:rsidP="00696D0D">
                  <w:pPr>
                    <w:keepNext/>
                    <w:keepLines/>
                    <w:spacing w:before="480"/>
                    <w:contextualSpacing/>
                  </w:pPr>
                  <w:r>
                    <w:t>YYYYMMDD</w:t>
                  </w:r>
                </w:p>
                <w:p w14:paraId="4211B666" w14:textId="77777777" w:rsidR="007A4EC7" w:rsidRDefault="007A4EC7" w:rsidP="00696D0D">
                  <w:pPr>
                    <w:contextualSpacing/>
                  </w:pPr>
                  <w:r>
                    <w:t>‘_’ indicates any separator e.g. ‘/’ or ‘.</w:t>
                  </w:r>
                </w:p>
                <w:p w14:paraId="3C8F4C95" w14:textId="77777777" w:rsidR="007A4EC7" w:rsidRDefault="007A4EC7" w:rsidP="00696D0D">
                  <w:pPr>
                    <w:contextualSpacing/>
                  </w:pPr>
                </w:p>
              </w:tc>
              <w:tc>
                <w:tcPr>
                  <w:tcW w:w="3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79CEB0" w14:textId="19608B4F" w:rsidR="007A4EC7" w:rsidRDefault="007A4EC7" w:rsidP="00696D0D">
                  <w:pPr>
                    <w:contextualSpacing/>
                  </w:pPr>
                  <w:r>
                    <w:object w:dxaOrig="1440" w:dyaOrig="1440" w14:anchorId="6386ACA8">
                      <v:shape id="_x0000_i1353" type="#_x0000_t75" style="width:164.25pt;height:18pt" o:ole="">
                        <v:imagedata r:id="rId77" o:title=""/>
                      </v:shape>
                      <w:control r:id="rId78" w:name="chkInvoiceDateUS1" w:shapeid="_x0000_i1353"/>
                    </w:object>
                  </w:r>
                </w:p>
                <w:p w14:paraId="3BFB189E" w14:textId="77777777" w:rsidR="007A4EC7" w:rsidRDefault="007A4EC7" w:rsidP="00696D0D">
                  <w:pPr>
                    <w:contextualSpacing/>
                    <w:rPr>
                      <w:color w:val="BFBFBF" w:themeColor="background1" w:themeShade="BF"/>
                    </w:rPr>
                  </w:pPr>
                  <w:r>
                    <w:rPr>
                      <w:color w:val="BFBFBF" w:themeColor="background1" w:themeShade="BF"/>
                    </w:rPr>
                    <w:t>MM_DD_YYYY</w:t>
                  </w:r>
                </w:p>
                <w:p w14:paraId="2AEC47B5" w14:textId="77777777" w:rsidR="007A4EC7" w:rsidRDefault="007A4EC7" w:rsidP="00696D0D">
                  <w:pPr>
                    <w:contextualSpacing/>
                    <w:rPr>
                      <w:color w:val="BFBFBF" w:themeColor="background1" w:themeShade="BF"/>
                    </w:rPr>
                  </w:pPr>
                  <w:r>
                    <w:rPr>
                      <w:color w:val="BFBFBF" w:themeColor="background1" w:themeShade="BF"/>
                    </w:rPr>
                    <w:t>MMDDYYYY</w:t>
                  </w:r>
                </w:p>
                <w:p w14:paraId="4587AA38" w14:textId="77777777" w:rsidR="007A4EC7" w:rsidRDefault="007A4EC7" w:rsidP="00696D0D">
                  <w:pPr>
                    <w:contextualSpacing/>
                    <w:rPr>
                      <w:color w:val="BFBFBF" w:themeColor="background1" w:themeShade="BF"/>
                    </w:rPr>
                  </w:pPr>
                  <w:r>
                    <w:rPr>
                      <w:color w:val="BFBFBF" w:themeColor="background1" w:themeShade="BF"/>
                    </w:rPr>
                    <w:t>YYYY_DD_MM</w:t>
                  </w:r>
                </w:p>
                <w:p w14:paraId="0099FA6B" w14:textId="77777777" w:rsidR="007A4EC7" w:rsidRDefault="007A4EC7" w:rsidP="00696D0D">
                  <w:pPr>
                    <w:contextualSpacing/>
                    <w:rPr>
                      <w:color w:val="BFBFBF" w:themeColor="background1" w:themeShade="BF"/>
                    </w:rPr>
                  </w:pPr>
                  <w:r>
                    <w:rPr>
                      <w:color w:val="BFBFBF" w:themeColor="background1" w:themeShade="BF"/>
                    </w:rPr>
                    <w:t>YYYYDDMM</w:t>
                  </w:r>
                </w:p>
                <w:p w14:paraId="2E2886B5" w14:textId="77777777" w:rsidR="007A4EC7" w:rsidRDefault="007A4EC7" w:rsidP="00696D0D">
                  <w:pPr>
                    <w:contextualSpacing/>
                    <w:rPr>
                      <w:i/>
                    </w:rPr>
                  </w:pPr>
                  <w:r>
                    <w:rPr>
                      <w:i/>
                    </w:rPr>
                    <w:t>(not recommended for Non-American customers)</w:t>
                  </w:r>
                </w:p>
                <w:p w14:paraId="63C48B32" w14:textId="77777777" w:rsidR="007A4EC7" w:rsidRDefault="007A4EC7" w:rsidP="00696D0D">
                  <w:pPr>
                    <w:contextualSpacing/>
                  </w:pPr>
                </w:p>
              </w:tc>
            </w:tr>
          </w:tbl>
          <w:p w14:paraId="1CD9D2D8" w14:textId="77777777" w:rsidR="007A4EC7" w:rsidRPr="001273C1" w:rsidRDefault="007A4EC7" w:rsidP="00696D0D">
            <w:pPr>
              <w:contextualSpacing/>
              <w:rPr>
                <w:rFonts w:cstheme="minorHAnsi"/>
              </w:rPr>
            </w:pPr>
          </w:p>
        </w:tc>
      </w:tr>
      <w:tr w:rsidR="007A4EC7" w:rsidRPr="001273C1" w14:paraId="2DB92C2F" w14:textId="77777777" w:rsidTr="00696D0D">
        <w:tc>
          <w:tcPr>
            <w:tcW w:w="709" w:type="dxa"/>
            <w:vMerge/>
          </w:tcPr>
          <w:p w14:paraId="5395BD03" w14:textId="77777777" w:rsidR="007A4EC7" w:rsidRPr="001273C1" w:rsidRDefault="007A4EC7" w:rsidP="00696D0D">
            <w:pPr>
              <w:rPr>
                <w:rFonts w:cstheme="minorHAnsi"/>
              </w:rPr>
            </w:pPr>
          </w:p>
        </w:tc>
        <w:tc>
          <w:tcPr>
            <w:tcW w:w="1276" w:type="dxa"/>
          </w:tcPr>
          <w:p w14:paraId="3280FA6D"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1913F560" w14:textId="7B976AFE" w:rsidR="007A4EC7" w:rsidRPr="001273C1" w:rsidRDefault="007A4EC7" w:rsidP="00696D0D">
            <w:pPr>
              <w:contextualSpacing/>
              <w:rPr>
                <w:rFonts w:cstheme="minorHAnsi"/>
              </w:rPr>
            </w:pPr>
            <w:r>
              <w:object w:dxaOrig="1440" w:dyaOrig="1440" w14:anchorId="409AA317">
                <v:shape id="_x0000_i1354" type="#_x0000_t75" style="width:31.5pt;height:18pt" o:ole="">
                  <v:imagedata r:id="rId35" o:title=""/>
                </v:shape>
                <w:control r:id="rId79" w:name="TextBox511111111111114" w:shapeid="_x0000_i1354"/>
              </w:object>
            </w:r>
          </w:p>
        </w:tc>
      </w:tr>
      <w:tr w:rsidR="007A4EC7" w:rsidRPr="001273C1" w14:paraId="27BF75C2" w14:textId="77777777" w:rsidTr="00696D0D">
        <w:tc>
          <w:tcPr>
            <w:tcW w:w="709" w:type="dxa"/>
            <w:vMerge/>
          </w:tcPr>
          <w:p w14:paraId="33E0C56A" w14:textId="77777777" w:rsidR="007A4EC7" w:rsidRPr="001273C1" w:rsidRDefault="007A4EC7" w:rsidP="00696D0D">
            <w:pPr>
              <w:rPr>
                <w:rFonts w:cstheme="minorHAnsi"/>
              </w:rPr>
            </w:pPr>
          </w:p>
        </w:tc>
        <w:tc>
          <w:tcPr>
            <w:tcW w:w="1276" w:type="dxa"/>
          </w:tcPr>
          <w:p w14:paraId="51025224" w14:textId="77777777" w:rsidR="007A4EC7" w:rsidRPr="00330F5E" w:rsidRDefault="007A4EC7" w:rsidP="00696D0D">
            <w:pPr>
              <w:contextualSpacing/>
            </w:pPr>
            <w:r w:rsidRPr="00337325">
              <w:t>Notes</w:t>
            </w:r>
          </w:p>
        </w:tc>
        <w:tc>
          <w:tcPr>
            <w:tcW w:w="7648" w:type="dxa"/>
            <w:gridSpan w:val="6"/>
          </w:tcPr>
          <w:p w14:paraId="611618BA" w14:textId="77777777" w:rsidR="007A4EC7" w:rsidRPr="00337325" w:rsidRDefault="007A4EC7" w:rsidP="00696D0D">
            <w:pPr>
              <w:contextualSpacing/>
              <w:rPr>
                <w:rFonts w:ascii="Arial" w:hAnsi="Arial" w:cs="Arial"/>
                <w:color w:val="000000"/>
                <w:szCs w:val="20"/>
                <w:lang w:val="en-GB"/>
              </w:rPr>
            </w:pPr>
            <w:r>
              <w:t>If both options for field format are selected above, the supplier extract should have the Country/Country code mentioned in the Supplier Address 3 field. Depending on the country, validation will make a decision on capturing the correct date.</w:t>
            </w:r>
          </w:p>
        </w:tc>
      </w:tr>
    </w:tbl>
    <w:p w14:paraId="29090B48" w14:textId="57FA98A7" w:rsidR="009B7C97" w:rsidRDefault="009B7C97" w:rsidP="009F68D7">
      <w:pPr>
        <w:pStyle w:val="BodyText"/>
        <w:ind w:left="0"/>
      </w:pPr>
    </w:p>
    <w:p w14:paraId="43BF3175" w14:textId="04155A7A" w:rsidR="00204A7D" w:rsidRDefault="00204A7D" w:rsidP="009F68D7">
      <w:pPr>
        <w:pStyle w:val="BodyText"/>
        <w:ind w:left="0"/>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204A7D" w:rsidRPr="001273C1" w14:paraId="700D60FF" w14:textId="77777777" w:rsidTr="002E0858">
        <w:trPr>
          <w:cnfStyle w:val="100000000000" w:firstRow="1" w:lastRow="0" w:firstColumn="0" w:lastColumn="0" w:oddVBand="0" w:evenVBand="0" w:oddHBand="0" w:evenHBand="0" w:firstRowFirstColumn="0" w:firstRowLastColumn="0" w:lastRowFirstColumn="0" w:lastRowLastColumn="0"/>
        </w:trPr>
        <w:tc>
          <w:tcPr>
            <w:tcW w:w="709" w:type="dxa"/>
          </w:tcPr>
          <w:p w14:paraId="2D2A1245" w14:textId="77777777" w:rsidR="00204A7D" w:rsidRPr="001273C1" w:rsidRDefault="00204A7D" w:rsidP="002E0858">
            <w:pPr>
              <w:rPr>
                <w:rFonts w:cstheme="minorHAnsi"/>
              </w:rPr>
            </w:pPr>
            <w:r>
              <w:rPr>
                <w:rFonts w:cstheme="minorHAnsi"/>
              </w:rPr>
              <w:t>H6</w:t>
            </w:r>
          </w:p>
        </w:tc>
        <w:tc>
          <w:tcPr>
            <w:tcW w:w="1276" w:type="dxa"/>
          </w:tcPr>
          <w:p w14:paraId="420BBAC1" w14:textId="77777777" w:rsidR="00204A7D" w:rsidRPr="00AD0A96" w:rsidRDefault="00204A7D" w:rsidP="002E0858">
            <w:pPr>
              <w:rPr>
                <w:rFonts w:cstheme="minorHAnsi"/>
                <w:b/>
              </w:rPr>
            </w:pPr>
            <w:r w:rsidRPr="00AD0A96">
              <w:rPr>
                <w:rFonts w:cstheme="minorHAnsi"/>
                <w:b/>
              </w:rPr>
              <w:t>Field Name</w:t>
            </w:r>
          </w:p>
        </w:tc>
        <w:tc>
          <w:tcPr>
            <w:tcW w:w="1423" w:type="dxa"/>
          </w:tcPr>
          <w:p w14:paraId="57086836" w14:textId="2515D1B7" w:rsidR="00204A7D" w:rsidRPr="00AD0A96" w:rsidRDefault="00204A7D" w:rsidP="002E0858">
            <w:pPr>
              <w:pStyle w:val="Heading4"/>
            </w:pPr>
            <w:bookmarkStart w:id="245" w:name="_Toc525035359"/>
            <w:bookmarkStart w:id="246" w:name="_Toc83127201"/>
            <w:r>
              <w:t xml:space="preserve">Supplier </w:t>
            </w:r>
            <w:r w:rsidRPr="00337325">
              <w:t>VAT Reg. Number</w:t>
            </w:r>
            <w:r>
              <w:t xml:space="preserve"> </w:t>
            </w:r>
            <w:r w:rsidRPr="00337325">
              <w:t>/</w:t>
            </w:r>
            <w:r>
              <w:t xml:space="preserve"> </w:t>
            </w:r>
            <w:r w:rsidRPr="00337325">
              <w:t>Tax ID</w:t>
            </w:r>
            <w:r>
              <w:t xml:space="preserve"> </w:t>
            </w:r>
            <w:r w:rsidRPr="00337325">
              <w:t>/</w:t>
            </w:r>
            <w:r>
              <w:t xml:space="preserve"> </w:t>
            </w:r>
            <w:r w:rsidRPr="00337325">
              <w:t>ABN</w:t>
            </w:r>
            <w:bookmarkEnd w:id="245"/>
            <w:bookmarkEnd w:id="246"/>
          </w:p>
        </w:tc>
        <w:tc>
          <w:tcPr>
            <w:tcW w:w="845" w:type="dxa"/>
          </w:tcPr>
          <w:p w14:paraId="7892C13F" w14:textId="77777777" w:rsidR="00204A7D" w:rsidRPr="00AD0A96" w:rsidRDefault="00204A7D" w:rsidP="002E0858">
            <w:pPr>
              <w:rPr>
                <w:rFonts w:cstheme="minorHAnsi"/>
                <w:b/>
              </w:rPr>
            </w:pPr>
            <w:r w:rsidRPr="00AD0A96">
              <w:rPr>
                <w:rFonts w:cstheme="minorHAnsi"/>
                <w:b/>
              </w:rPr>
              <w:t>Field type</w:t>
            </w:r>
          </w:p>
        </w:tc>
        <w:tc>
          <w:tcPr>
            <w:tcW w:w="1645" w:type="dxa"/>
          </w:tcPr>
          <w:p w14:paraId="310C81BA" w14:textId="77777777" w:rsidR="00204A7D" w:rsidRPr="00AD0A96" w:rsidRDefault="00204A7D" w:rsidP="002E0858">
            <w:pPr>
              <w:rPr>
                <w:rFonts w:cstheme="minorHAnsi"/>
              </w:rPr>
            </w:pPr>
            <w:r w:rsidRPr="00AD0A96">
              <w:rPr>
                <w:rFonts w:cstheme="minorHAnsi"/>
              </w:rPr>
              <w:t>Alphanumeric</w:t>
            </w:r>
          </w:p>
        </w:tc>
        <w:tc>
          <w:tcPr>
            <w:tcW w:w="906" w:type="dxa"/>
          </w:tcPr>
          <w:p w14:paraId="47D98F84" w14:textId="77777777" w:rsidR="00204A7D" w:rsidRPr="00AD0A96" w:rsidRDefault="00204A7D" w:rsidP="002E0858">
            <w:pPr>
              <w:rPr>
                <w:rFonts w:cstheme="minorHAnsi"/>
                <w:b/>
              </w:rPr>
            </w:pPr>
            <w:r w:rsidRPr="00AD0A96">
              <w:rPr>
                <w:rFonts w:cstheme="minorHAnsi"/>
                <w:b/>
              </w:rPr>
              <w:t>Default value</w:t>
            </w:r>
          </w:p>
        </w:tc>
        <w:tc>
          <w:tcPr>
            <w:tcW w:w="1276" w:type="dxa"/>
          </w:tcPr>
          <w:p w14:paraId="006397B8" w14:textId="77777777" w:rsidR="00204A7D" w:rsidRPr="001273C1" w:rsidRDefault="00204A7D" w:rsidP="002E0858">
            <w:pPr>
              <w:rPr>
                <w:rFonts w:cstheme="minorHAnsi"/>
              </w:rPr>
            </w:pPr>
            <w:r w:rsidRPr="00337325">
              <w:rPr>
                <w:rFonts w:cstheme="minorHAnsi"/>
              </w:rPr>
              <w:t>&lt;BLANK&gt;</w:t>
            </w:r>
          </w:p>
        </w:tc>
        <w:tc>
          <w:tcPr>
            <w:tcW w:w="1553" w:type="dxa"/>
          </w:tcPr>
          <w:p w14:paraId="07C01C61" w14:textId="77777777" w:rsidR="00204A7D" w:rsidRPr="001273C1" w:rsidRDefault="00D742F0" w:rsidP="002E0858">
            <w:pPr>
              <w:rPr>
                <w:rFonts w:cstheme="minorHAnsi"/>
              </w:rPr>
            </w:pPr>
            <w:sdt>
              <w:sdtPr>
                <w:rPr>
                  <w:rFonts w:cstheme="minorHAnsi"/>
                </w:rPr>
                <w:id w:val="-797532203"/>
                <w14:checkbox>
                  <w14:checked w14:val="0"/>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Mandatory</w:t>
            </w:r>
          </w:p>
        </w:tc>
      </w:tr>
      <w:tr w:rsidR="00204A7D" w:rsidRPr="001273C1" w14:paraId="5DD0652E" w14:textId="77777777" w:rsidTr="002E0858">
        <w:tc>
          <w:tcPr>
            <w:tcW w:w="709" w:type="dxa"/>
            <w:vMerge w:val="restart"/>
          </w:tcPr>
          <w:p w14:paraId="4C4F01D9" w14:textId="77777777" w:rsidR="00204A7D" w:rsidRPr="001273C1" w:rsidRDefault="00204A7D" w:rsidP="002E0858">
            <w:pPr>
              <w:rPr>
                <w:rFonts w:cstheme="minorHAnsi"/>
              </w:rPr>
            </w:pPr>
          </w:p>
        </w:tc>
        <w:tc>
          <w:tcPr>
            <w:tcW w:w="1276" w:type="dxa"/>
          </w:tcPr>
          <w:p w14:paraId="0E06D00E" w14:textId="77777777" w:rsidR="00204A7D" w:rsidRPr="001273C1" w:rsidRDefault="00204A7D" w:rsidP="002E0858">
            <w:pPr>
              <w:contextualSpacing/>
              <w:rPr>
                <w:rFonts w:cstheme="minorHAnsi"/>
              </w:rPr>
            </w:pPr>
            <w:r w:rsidRPr="00AD0A96">
              <w:rPr>
                <w:rFonts w:cstheme="minorHAnsi"/>
              </w:rPr>
              <w:t>Field description</w:t>
            </w:r>
          </w:p>
        </w:tc>
        <w:tc>
          <w:tcPr>
            <w:tcW w:w="7648" w:type="dxa"/>
            <w:gridSpan w:val="6"/>
          </w:tcPr>
          <w:p w14:paraId="366863FB" w14:textId="77777777" w:rsidR="00204A7D" w:rsidRPr="001273C1" w:rsidRDefault="00204A7D" w:rsidP="002E0858">
            <w:pPr>
              <w:contextualSpacing/>
              <w:rPr>
                <w:rFonts w:cstheme="minorHAnsi"/>
              </w:rPr>
            </w:pPr>
            <w:r>
              <w:rPr>
                <w:rFonts w:cstheme="minorHAnsi"/>
              </w:rPr>
              <w:t>The supplier’s VAT registration number or Tax Identification Number or Australian Business Number</w:t>
            </w:r>
          </w:p>
        </w:tc>
      </w:tr>
      <w:tr w:rsidR="00204A7D" w:rsidRPr="001273C1" w14:paraId="53D681E3" w14:textId="77777777" w:rsidTr="002E0858">
        <w:tc>
          <w:tcPr>
            <w:tcW w:w="709" w:type="dxa"/>
            <w:vMerge/>
          </w:tcPr>
          <w:p w14:paraId="1EC67D1D" w14:textId="77777777" w:rsidR="00204A7D" w:rsidRPr="001273C1" w:rsidRDefault="00204A7D" w:rsidP="002E0858">
            <w:pPr>
              <w:rPr>
                <w:rFonts w:cstheme="minorHAnsi"/>
              </w:rPr>
            </w:pPr>
          </w:p>
        </w:tc>
        <w:tc>
          <w:tcPr>
            <w:tcW w:w="1276" w:type="dxa"/>
          </w:tcPr>
          <w:p w14:paraId="3FBA8E7D" w14:textId="77777777" w:rsidR="00204A7D" w:rsidRPr="001273C1" w:rsidRDefault="00204A7D" w:rsidP="002E0858">
            <w:pPr>
              <w:contextualSpacing/>
              <w:rPr>
                <w:rFonts w:cstheme="minorHAnsi"/>
              </w:rPr>
            </w:pPr>
            <w:r w:rsidRPr="00AD0A96">
              <w:rPr>
                <w:rFonts w:cstheme="minorHAnsi"/>
              </w:rPr>
              <w:t>Validation rules</w:t>
            </w:r>
          </w:p>
        </w:tc>
        <w:tc>
          <w:tcPr>
            <w:tcW w:w="7648" w:type="dxa"/>
            <w:gridSpan w:val="6"/>
          </w:tcPr>
          <w:p w14:paraId="72F919CA" w14:textId="77777777" w:rsidR="00204A7D" w:rsidRDefault="00204A7D" w:rsidP="002E0858">
            <w:r>
              <w:t>Select options below are in order of priority:</w:t>
            </w:r>
          </w:p>
          <w:p w14:paraId="595F460E" w14:textId="77777777" w:rsidR="00204A7D" w:rsidRDefault="00204A7D" w:rsidP="002E0858"/>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454"/>
              <w:gridCol w:w="6968"/>
            </w:tblGrid>
            <w:tr w:rsidR="00204A7D" w14:paraId="03DB597C" w14:textId="77777777" w:rsidTr="002E0858">
              <w:tc>
                <w:tcPr>
                  <w:tcW w:w="454" w:type="dxa"/>
                </w:tcPr>
                <w:p w14:paraId="370F61AD" w14:textId="77777777" w:rsidR="00204A7D" w:rsidRDefault="00D742F0" w:rsidP="002E0858">
                  <w:sdt>
                    <w:sdtPr>
                      <w:id w:val="-1254052811"/>
                      <w14:checkbox>
                        <w14:checked w14:val="1"/>
                        <w14:checkedState w14:val="2612" w14:font="MS Gothic"/>
                        <w14:uncheckedState w14:val="2610" w14:font="MS Gothic"/>
                      </w14:checkbox>
                    </w:sdtPr>
                    <w:sdtEndPr/>
                    <w:sdtContent>
                      <w:r w:rsidR="00204A7D">
                        <w:rPr>
                          <w:rFonts w:ascii="MS Gothic" w:eastAsia="MS Gothic" w:hAnsi="MS Gothic" w:hint="eastAsia"/>
                        </w:rPr>
                        <w:t>☒</w:t>
                      </w:r>
                    </w:sdtContent>
                  </w:sdt>
                  <w:r w:rsidR="00204A7D">
                    <w:t xml:space="preserve"> </w:t>
                  </w:r>
                </w:p>
                <w:p w14:paraId="6422F479" w14:textId="77777777" w:rsidR="00204A7D" w:rsidRDefault="00204A7D" w:rsidP="002E0858"/>
              </w:tc>
              <w:tc>
                <w:tcPr>
                  <w:tcW w:w="6968" w:type="dxa"/>
                </w:tcPr>
                <w:p w14:paraId="2C09C2DD" w14:textId="77777777" w:rsidR="00204A7D" w:rsidRPr="006E4969" w:rsidRDefault="00204A7D" w:rsidP="002E0858">
                  <w:pPr>
                    <w:autoSpaceDE w:val="0"/>
                    <w:autoSpaceDN w:val="0"/>
                    <w:rPr>
                      <w:lang w:val="en-GB"/>
                    </w:rPr>
                  </w:pPr>
                  <w:r w:rsidRPr="00B241B8">
                    <w:t>Match VAT Reg Num on the invoice with value in the extract and populate with value from the extract</w:t>
                  </w:r>
                  <w:r>
                    <w:t xml:space="preserve"> (</w:t>
                  </w:r>
                  <w:r>
                    <w:rPr>
                      <w:rFonts w:ascii="Arial" w:hAnsi="Arial" w:cs="Arial"/>
                      <w:i/>
                      <w:iCs/>
                      <w:szCs w:val="20"/>
                    </w:rPr>
                    <w:t>if no other options are selected below then integrity checks with the extract will be mandatory.</w:t>
                  </w:r>
                </w:p>
                <w:p w14:paraId="0D856A43" w14:textId="77777777" w:rsidR="00204A7D" w:rsidRDefault="00D742F0" w:rsidP="002E0858">
                  <w:pPr>
                    <w:contextualSpacing/>
                  </w:pPr>
                  <w:sdt>
                    <w:sdtPr>
                      <w:id w:val="696670603"/>
                      <w14:checkbox>
                        <w14:checked w14:val="0"/>
                        <w14:checkedState w14:val="2612" w14:font="MS Gothic"/>
                        <w14:uncheckedState w14:val="2610" w14:font="MS Gothic"/>
                      </w14:checkbox>
                    </w:sdtPr>
                    <w:sdtEndPr/>
                    <w:sdtContent>
                      <w:r w:rsidR="00204A7D">
                        <w:rPr>
                          <w:rFonts w:ascii="MS Gothic" w:eastAsia="MS Gothic" w:hAnsi="MS Gothic" w:hint="eastAsia"/>
                        </w:rPr>
                        <w:t>☐</w:t>
                      </w:r>
                    </w:sdtContent>
                  </w:sdt>
                  <w:r w:rsidR="00204A7D">
                    <w:t xml:space="preserve"> Only match the number after country prefix.</w:t>
                  </w:r>
                </w:p>
                <w:p w14:paraId="524A34E0" w14:textId="77777777" w:rsidR="00204A7D" w:rsidRDefault="00204A7D" w:rsidP="002E0858">
                  <w:pPr>
                    <w:contextualSpacing/>
                  </w:pPr>
                </w:p>
              </w:tc>
            </w:tr>
            <w:tr w:rsidR="00204A7D" w14:paraId="186C027F" w14:textId="77777777" w:rsidTr="002E0858">
              <w:tc>
                <w:tcPr>
                  <w:tcW w:w="454" w:type="dxa"/>
                </w:tcPr>
                <w:p w14:paraId="110490F0" w14:textId="14384B32" w:rsidR="00204A7D" w:rsidRDefault="00D742F0" w:rsidP="002E0858">
                  <w:sdt>
                    <w:sdtPr>
                      <w:id w:val="1346525345"/>
                      <w14:checkbox>
                        <w14:checked w14:val="1"/>
                        <w14:checkedState w14:val="2612" w14:font="MS Gothic"/>
                        <w14:uncheckedState w14:val="2610" w14:font="MS Gothic"/>
                      </w14:checkbox>
                    </w:sdtPr>
                    <w:sdtEndPr/>
                    <w:sdtContent>
                      <w:r w:rsidR="0006790E">
                        <w:rPr>
                          <w:rFonts w:ascii="MS Gothic" w:eastAsia="MS Gothic" w:hAnsi="MS Gothic" w:hint="eastAsia"/>
                        </w:rPr>
                        <w:t>☒</w:t>
                      </w:r>
                    </w:sdtContent>
                  </w:sdt>
                </w:p>
              </w:tc>
              <w:tc>
                <w:tcPr>
                  <w:tcW w:w="6968" w:type="dxa"/>
                </w:tcPr>
                <w:p w14:paraId="77390513" w14:textId="77777777" w:rsidR="00204A7D" w:rsidRDefault="00204A7D" w:rsidP="002E0858">
                  <w:pPr>
                    <w:contextualSpacing/>
                  </w:pPr>
                  <w:r w:rsidRPr="00B241B8">
                    <w:t>Select VAT Reg Number from the invoice</w:t>
                  </w:r>
                </w:p>
                <w:p w14:paraId="6184AB74" w14:textId="77777777" w:rsidR="00204A7D" w:rsidRDefault="00D742F0" w:rsidP="002E0858">
                  <w:pPr>
                    <w:contextualSpacing/>
                  </w:pPr>
                  <w:sdt>
                    <w:sdtPr>
                      <w:id w:val="-1150284313"/>
                      <w14:checkbox>
                        <w14:checked w14:val="1"/>
                        <w14:checkedState w14:val="2612" w14:font="MS Gothic"/>
                        <w14:uncheckedState w14:val="2610" w14:font="MS Gothic"/>
                      </w14:checkbox>
                    </w:sdtPr>
                    <w:sdtEndPr/>
                    <w:sdtContent>
                      <w:r w:rsidR="00204A7D">
                        <w:rPr>
                          <w:rFonts w:ascii="MS Gothic" w:eastAsia="MS Gothic" w:hAnsi="MS Gothic" w:hint="eastAsia"/>
                        </w:rPr>
                        <w:t>☒</w:t>
                      </w:r>
                    </w:sdtContent>
                  </w:sdt>
                  <w:r w:rsidR="00204A7D">
                    <w:t xml:space="preserve"> Include international values, with a country prefix (checksum validation used)</w:t>
                  </w:r>
                </w:p>
                <w:p w14:paraId="39B25D3A" w14:textId="6442860B" w:rsidR="00204A7D" w:rsidRDefault="00D742F0" w:rsidP="002E0858">
                  <w:pPr>
                    <w:contextualSpacing/>
                  </w:pPr>
                  <w:sdt>
                    <w:sdtPr>
                      <w:id w:val="-1427801968"/>
                      <w14:checkbox>
                        <w14:checked w14:val="1"/>
                        <w14:checkedState w14:val="2612" w14:font="MS Gothic"/>
                        <w14:uncheckedState w14:val="2610" w14:font="MS Gothic"/>
                      </w14:checkbox>
                    </w:sdtPr>
                    <w:sdtEndPr/>
                    <w:sdtContent>
                      <w:r w:rsidR="0006790E">
                        <w:rPr>
                          <w:rFonts w:ascii="MS Gothic" w:eastAsia="MS Gothic" w:hAnsi="MS Gothic" w:hint="eastAsia"/>
                        </w:rPr>
                        <w:t>☒</w:t>
                      </w:r>
                    </w:sdtContent>
                  </w:sdt>
                  <w:r w:rsidR="00204A7D">
                    <w:t xml:space="preserve"> Include local values, without a country prefix (only keywords are used)</w:t>
                  </w:r>
                </w:p>
                <w:p w14:paraId="0AAF5CFB" w14:textId="77777777" w:rsidR="00204A7D" w:rsidRDefault="00204A7D" w:rsidP="002E0858">
                  <w:pPr>
                    <w:contextualSpacing/>
                    <w:rPr>
                      <w:b/>
                    </w:rPr>
                  </w:pPr>
                  <w:r>
                    <w:rPr>
                      <w:b/>
                    </w:rPr>
                    <w:t>Regional options:</w:t>
                  </w:r>
                </w:p>
                <w:p w14:paraId="048EB3AC" w14:textId="77777777" w:rsidR="00204A7D" w:rsidRDefault="00D742F0" w:rsidP="002E0858">
                  <w:pPr>
                    <w:ind w:left="563"/>
                    <w:contextualSpacing/>
                  </w:pPr>
                  <w:sdt>
                    <w:sdtPr>
                      <w:id w:val="649635677"/>
                      <w14:checkbox>
                        <w14:checked w14:val="0"/>
                        <w14:checkedState w14:val="2612" w14:font="MS Gothic"/>
                        <w14:uncheckedState w14:val="2610" w14:font="MS Gothic"/>
                      </w14:checkbox>
                    </w:sdtPr>
                    <w:sdtEndPr/>
                    <w:sdtContent>
                      <w:r w:rsidR="00204A7D">
                        <w:rPr>
                          <w:rFonts w:ascii="MS Gothic" w:eastAsia="MS Gothic" w:hAnsi="MS Gothic" w:hint="eastAsia"/>
                        </w:rPr>
                        <w:t>☐</w:t>
                      </w:r>
                    </w:sdtContent>
                  </w:sdt>
                  <w:r w:rsidR="00204A7D">
                    <w:t xml:space="preserve"> Include Finnish Y-Tunnus (checksum validation used)</w:t>
                  </w:r>
                </w:p>
                <w:p w14:paraId="718F8095" w14:textId="77777777" w:rsidR="00204A7D" w:rsidRDefault="00D742F0" w:rsidP="002E0858">
                  <w:pPr>
                    <w:ind w:left="563"/>
                    <w:contextualSpacing/>
                  </w:pPr>
                  <w:sdt>
                    <w:sdtPr>
                      <w:id w:val="907811097"/>
                      <w14:checkbox>
                        <w14:checked w14:val="0"/>
                        <w14:checkedState w14:val="2612" w14:font="MS Gothic"/>
                        <w14:uncheckedState w14:val="2610" w14:font="MS Gothic"/>
                      </w14:checkbox>
                    </w:sdtPr>
                    <w:sdtEndPr/>
                    <w:sdtContent>
                      <w:r w:rsidR="00204A7D">
                        <w:rPr>
                          <w:rFonts w:ascii="MS Gothic" w:eastAsia="MS Gothic" w:hAnsi="MS Gothic" w:hint="eastAsia"/>
                        </w:rPr>
                        <w:t>☐</w:t>
                      </w:r>
                    </w:sdtContent>
                  </w:sdt>
                  <w:r w:rsidR="00204A7D">
                    <w:t xml:space="preserve"> Include Norwegian Organization Number (checksum validation used)</w:t>
                  </w:r>
                </w:p>
                <w:p w14:paraId="2944CFB0" w14:textId="77777777" w:rsidR="00204A7D" w:rsidRDefault="00D742F0" w:rsidP="002E0858">
                  <w:pPr>
                    <w:ind w:left="563"/>
                    <w:contextualSpacing/>
                  </w:pPr>
                  <w:sdt>
                    <w:sdtPr>
                      <w:id w:val="1505619197"/>
                      <w14:checkbox>
                        <w14:checked w14:val="0"/>
                        <w14:checkedState w14:val="2612" w14:font="MS Gothic"/>
                        <w14:uncheckedState w14:val="2610" w14:font="MS Gothic"/>
                      </w14:checkbox>
                    </w:sdtPr>
                    <w:sdtEndPr/>
                    <w:sdtContent>
                      <w:r w:rsidR="00204A7D" w:rsidRPr="00B241B8">
                        <w:rPr>
                          <w:rFonts w:ascii="Segoe UI Symbol" w:hAnsi="Segoe UI Symbol" w:cs="Segoe UI Symbol"/>
                        </w:rPr>
                        <w:t>☐</w:t>
                      </w:r>
                    </w:sdtContent>
                  </w:sdt>
                  <w:r w:rsidR="00204A7D">
                    <w:t xml:space="preserve"> Include French SIREN / SIRET, RCS Number (checksum validation used)</w:t>
                  </w:r>
                </w:p>
                <w:p w14:paraId="4FE05AA5" w14:textId="77777777" w:rsidR="00204A7D" w:rsidRDefault="00D742F0" w:rsidP="002E0858">
                  <w:pPr>
                    <w:ind w:left="563"/>
                    <w:contextualSpacing/>
                  </w:pPr>
                  <w:sdt>
                    <w:sdtPr>
                      <w:id w:val="428010492"/>
                      <w14:checkbox>
                        <w14:checked w14:val="0"/>
                        <w14:checkedState w14:val="2612" w14:font="MS Gothic"/>
                        <w14:uncheckedState w14:val="2610" w14:font="MS Gothic"/>
                      </w14:checkbox>
                    </w:sdtPr>
                    <w:sdtEndPr/>
                    <w:sdtContent>
                      <w:r w:rsidR="00204A7D">
                        <w:rPr>
                          <w:rFonts w:ascii="MS Gothic" w:eastAsia="MS Gothic" w:hAnsi="MS Gothic" w:hint="eastAsia"/>
                        </w:rPr>
                        <w:t>☐</w:t>
                      </w:r>
                    </w:sdtContent>
                  </w:sdt>
                  <w:r w:rsidR="00204A7D">
                    <w:t xml:space="preserve"> Include Danish CVR number (checksum validation used)</w:t>
                  </w:r>
                </w:p>
                <w:p w14:paraId="6D023F42" w14:textId="77777777" w:rsidR="00204A7D" w:rsidRDefault="00D742F0" w:rsidP="002E0858">
                  <w:pPr>
                    <w:ind w:left="563"/>
                    <w:contextualSpacing/>
                  </w:pPr>
                  <w:sdt>
                    <w:sdtPr>
                      <w:rPr>
                        <w:rFonts w:ascii="Segoe UI Symbol" w:hAnsi="Segoe UI Symbol" w:cs="Segoe UI Symbol"/>
                      </w:rPr>
                      <w:id w:val="1042865792"/>
                      <w14:checkbox>
                        <w14:checked w14:val="0"/>
                        <w14:checkedState w14:val="2612" w14:font="MS Gothic"/>
                        <w14:uncheckedState w14:val="2610" w14:font="MS Gothic"/>
                      </w14:checkbox>
                    </w:sdtPr>
                    <w:sdtEndPr/>
                    <w:sdtContent>
                      <w:r w:rsidR="00204A7D">
                        <w:rPr>
                          <w:rFonts w:ascii="MS Gothic" w:eastAsia="MS Gothic" w:hAnsi="MS Gothic" w:cs="Segoe UI Symbol" w:hint="eastAsia"/>
                        </w:rPr>
                        <w:t>☐</w:t>
                      </w:r>
                    </w:sdtContent>
                  </w:sdt>
                  <w:r w:rsidR="00204A7D">
                    <w:rPr>
                      <w:rFonts w:ascii="Segoe UI Symbol" w:hAnsi="Segoe UI Symbol" w:cs="Segoe UI Symbol"/>
                    </w:rPr>
                    <w:t xml:space="preserve"> </w:t>
                  </w:r>
                  <w:r w:rsidR="00204A7D">
                    <w:t>Include Danish SE number</w:t>
                  </w:r>
                </w:p>
                <w:p w14:paraId="0A41C695" w14:textId="77777777" w:rsidR="00204A7D" w:rsidRDefault="00204A7D" w:rsidP="002E0858">
                  <w:pPr>
                    <w:ind w:left="563"/>
                    <w:contextualSpacing/>
                  </w:pPr>
                </w:p>
              </w:tc>
            </w:tr>
            <w:tr w:rsidR="00204A7D" w14:paraId="7D39F9B5" w14:textId="77777777" w:rsidTr="002E0858">
              <w:sdt>
                <w:sdtPr>
                  <w:id w:val="-1041355408"/>
                  <w14:checkbox>
                    <w14:checked w14:val="0"/>
                    <w14:checkedState w14:val="2612" w14:font="MS Gothic"/>
                    <w14:uncheckedState w14:val="2610" w14:font="MS Gothic"/>
                  </w14:checkbox>
                </w:sdtPr>
                <w:sdtEndPr/>
                <w:sdtContent>
                  <w:tc>
                    <w:tcPr>
                      <w:tcW w:w="454" w:type="dxa"/>
                    </w:tcPr>
                    <w:p w14:paraId="02A876BE" w14:textId="77777777" w:rsidR="00204A7D" w:rsidRDefault="00204A7D" w:rsidP="002E0858">
                      <w:r>
                        <w:rPr>
                          <w:rFonts w:ascii="MS Gothic" w:eastAsia="MS Gothic" w:hAnsi="MS Gothic" w:hint="eastAsia"/>
                        </w:rPr>
                        <w:t>☐</w:t>
                      </w:r>
                    </w:p>
                  </w:tc>
                </w:sdtContent>
              </w:sdt>
              <w:tc>
                <w:tcPr>
                  <w:tcW w:w="6968" w:type="dxa"/>
                </w:tcPr>
                <w:p w14:paraId="13DFF7C5" w14:textId="77777777" w:rsidR="00204A7D" w:rsidRDefault="00204A7D" w:rsidP="002E0858">
                  <w:r>
                    <w:t>Populate the VAT registration number from the suppler extract (if it exists)</w:t>
                  </w:r>
                </w:p>
                <w:p w14:paraId="12310282" w14:textId="77777777" w:rsidR="00204A7D" w:rsidRDefault="00204A7D" w:rsidP="002E0858"/>
              </w:tc>
            </w:tr>
            <w:tr w:rsidR="00204A7D" w14:paraId="2F256504" w14:textId="77777777" w:rsidTr="002E0858">
              <w:sdt>
                <w:sdtPr>
                  <w:id w:val="1785846127"/>
                  <w14:checkbox>
                    <w14:checked w14:val="0"/>
                    <w14:checkedState w14:val="2612" w14:font="MS Gothic"/>
                    <w14:uncheckedState w14:val="2610" w14:font="MS Gothic"/>
                  </w14:checkbox>
                </w:sdtPr>
                <w:sdtEndPr/>
                <w:sdtContent>
                  <w:tc>
                    <w:tcPr>
                      <w:tcW w:w="454" w:type="dxa"/>
                    </w:tcPr>
                    <w:p w14:paraId="342D95B5" w14:textId="77777777" w:rsidR="00204A7D" w:rsidRDefault="00204A7D" w:rsidP="002E0858">
                      <w:r>
                        <w:rPr>
                          <w:rFonts w:ascii="MS Gothic" w:eastAsia="MS Gothic" w:hAnsi="MS Gothic" w:hint="eastAsia"/>
                        </w:rPr>
                        <w:t>☐</w:t>
                      </w:r>
                    </w:p>
                  </w:tc>
                </w:sdtContent>
              </w:sdt>
              <w:tc>
                <w:tcPr>
                  <w:tcW w:w="6968" w:type="dxa"/>
                </w:tcPr>
                <w:p w14:paraId="53D50B75" w14:textId="77777777" w:rsidR="00204A7D" w:rsidRDefault="00204A7D" w:rsidP="002E0858">
                  <w:r>
                    <w:t>Assign the default value</w:t>
                  </w:r>
                </w:p>
              </w:tc>
            </w:tr>
          </w:tbl>
          <w:p w14:paraId="48A1184E" w14:textId="77777777" w:rsidR="00204A7D" w:rsidRDefault="00204A7D" w:rsidP="002E0858">
            <w:pPr>
              <w:rPr>
                <w:rFonts w:cstheme="minorHAnsi"/>
              </w:rPr>
            </w:pPr>
          </w:p>
          <w:p w14:paraId="672E379C" w14:textId="77777777" w:rsidR="00204A7D" w:rsidRDefault="00204A7D" w:rsidP="002E0858">
            <w:pPr>
              <w:rPr>
                <w:rFonts w:cstheme="minorHAnsi"/>
              </w:rPr>
            </w:pPr>
            <w:r>
              <w:rPr>
                <w:rFonts w:cstheme="minorHAnsi"/>
              </w:rPr>
              <w:t>Formatting:</w:t>
            </w:r>
          </w:p>
          <w:p w14:paraId="73183C40" w14:textId="77777777" w:rsidR="00204A7D" w:rsidRDefault="00D742F0" w:rsidP="002E0858">
            <w:pPr>
              <w:rPr>
                <w:rFonts w:cstheme="minorHAnsi"/>
              </w:rPr>
            </w:pPr>
            <w:sdt>
              <w:sdtPr>
                <w:rPr>
                  <w:rFonts w:cstheme="minorHAnsi"/>
                </w:rPr>
                <w:id w:val="1240678392"/>
                <w14:checkbox>
                  <w14:checked w14:val="0"/>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Remove the country code prefix</w:t>
            </w:r>
          </w:p>
          <w:p w14:paraId="03CC68A0" w14:textId="5ED4D513" w:rsidR="00204A7D" w:rsidRPr="001273C1" w:rsidRDefault="00D742F0" w:rsidP="002E0858">
            <w:pPr>
              <w:rPr>
                <w:rFonts w:cstheme="minorHAnsi"/>
              </w:rPr>
            </w:pPr>
            <w:sdt>
              <w:sdtPr>
                <w:rPr>
                  <w:rFonts w:cstheme="minorHAnsi"/>
                </w:rPr>
                <w:id w:val="-130708805"/>
                <w14:checkbox>
                  <w14:checked w14:val="0"/>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Remove the suffix: </w:t>
            </w:r>
            <w:r w:rsidR="00204A7D">
              <w:rPr>
                <w:b/>
              </w:rPr>
              <w:object w:dxaOrig="1440" w:dyaOrig="1440" w14:anchorId="4A5EEFD9">
                <v:shape id="_x0000_i1355" type="#_x0000_t75" style="width:208.5pt;height:18pt" o:ole="">
                  <v:imagedata r:id="rId80" o:title=""/>
                </v:shape>
                <w:control r:id="rId81" w:name="TextBox1" w:shapeid="_x0000_i1355"/>
              </w:object>
            </w:r>
          </w:p>
        </w:tc>
      </w:tr>
      <w:tr w:rsidR="00204A7D" w:rsidRPr="001273C1" w14:paraId="0B053FF1" w14:textId="77777777" w:rsidTr="002E0858">
        <w:tc>
          <w:tcPr>
            <w:tcW w:w="709" w:type="dxa"/>
            <w:vMerge/>
          </w:tcPr>
          <w:p w14:paraId="6741D168" w14:textId="77777777" w:rsidR="00204A7D" w:rsidRPr="001273C1" w:rsidRDefault="00204A7D" w:rsidP="002E0858">
            <w:pPr>
              <w:rPr>
                <w:rFonts w:cstheme="minorHAnsi"/>
              </w:rPr>
            </w:pPr>
          </w:p>
        </w:tc>
        <w:tc>
          <w:tcPr>
            <w:tcW w:w="1276" w:type="dxa"/>
          </w:tcPr>
          <w:p w14:paraId="630B6ADB" w14:textId="77777777" w:rsidR="00204A7D" w:rsidRPr="00AD0A96" w:rsidRDefault="00204A7D" w:rsidP="002E0858">
            <w:pPr>
              <w:contextualSpacing/>
              <w:rPr>
                <w:rFonts w:cstheme="minorHAnsi"/>
              </w:rPr>
            </w:pPr>
            <w:r>
              <w:rPr>
                <w:rFonts w:cstheme="minorHAnsi"/>
              </w:rPr>
              <w:t>Field Format</w:t>
            </w:r>
          </w:p>
        </w:tc>
        <w:tc>
          <w:tcPr>
            <w:tcW w:w="7648" w:type="dxa"/>
            <w:gridSpan w:val="6"/>
          </w:tcPr>
          <w:p w14:paraId="480F38DD" w14:textId="71131763" w:rsidR="00204A7D" w:rsidRPr="001273C1" w:rsidRDefault="00204A7D" w:rsidP="002E0858">
            <w:pPr>
              <w:contextualSpacing/>
              <w:rPr>
                <w:rFonts w:cstheme="minorHAnsi"/>
              </w:rPr>
            </w:pPr>
            <w:r>
              <w:object w:dxaOrig="1440" w:dyaOrig="1440" w14:anchorId="37243DA9">
                <v:shape id="_x0000_i1356" type="#_x0000_t75" style="width:36.75pt;height:13.5pt" o:ole="">
                  <v:imagedata r:id="rId27" o:title=""/>
                </v:shape>
                <w:control r:id="rId82" w:name="Label1121114" w:shapeid="_x0000_i1356"/>
              </w:object>
            </w:r>
            <w:r>
              <w:object w:dxaOrig="1440" w:dyaOrig="1440" w14:anchorId="045E5078">
                <v:shape id="_x0000_i1357" type="#_x0000_t75" alt="Minimum Length" style="width:28.5pt;height:18pt" o:ole="" fillcolor="red">
                  <v:fill opacity="41943f"/>
                  <v:imagedata r:id="rId83" o:title=""/>
                </v:shape>
                <w:control r:id="rId84" w:name="TextBox2121114" w:shapeid="_x0000_i1357"/>
              </w:object>
            </w:r>
            <w:r>
              <w:object w:dxaOrig="1440" w:dyaOrig="1440" w14:anchorId="3141B76E">
                <v:shape id="_x0000_i1358" type="#_x0000_t75" style="width:15.75pt;height:13.5pt" o:ole="">
                  <v:imagedata r:id="rId31" o:title=""/>
                </v:shape>
                <w:control r:id="rId85" w:name="Label2121114" w:shapeid="_x0000_i1358"/>
              </w:object>
            </w:r>
            <w:r>
              <w:object w:dxaOrig="1440" w:dyaOrig="1440" w14:anchorId="4126B467">
                <v:shape id="_x0000_i1359" type="#_x0000_t75" style="width:27.75pt;height:18pt" o:ole="">
                  <v:imagedata r:id="rId52" o:title=""/>
                </v:shape>
                <w:control r:id="rId86" w:name="TextBox3121114" w:shapeid="_x0000_i1359"/>
              </w:object>
            </w:r>
          </w:p>
        </w:tc>
      </w:tr>
      <w:tr w:rsidR="00204A7D" w:rsidRPr="001273C1" w14:paraId="3F31E11F" w14:textId="77777777" w:rsidTr="002E0858">
        <w:tc>
          <w:tcPr>
            <w:tcW w:w="709" w:type="dxa"/>
            <w:vMerge/>
          </w:tcPr>
          <w:p w14:paraId="6372C93B" w14:textId="77777777" w:rsidR="00204A7D" w:rsidRPr="001273C1" w:rsidRDefault="00204A7D" w:rsidP="002E0858">
            <w:pPr>
              <w:rPr>
                <w:rFonts w:cstheme="minorHAnsi"/>
              </w:rPr>
            </w:pPr>
          </w:p>
        </w:tc>
        <w:tc>
          <w:tcPr>
            <w:tcW w:w="1276" w:type="dxa"/>
          </w:tcPr>
          <w:p w14:paraId="459EBD9E" w14:textId="77777777" w:rsidR="00204A7D" w:rsidRPr="001273C1" w:rsidRDefault="00204A7D" w:rsidP="002E0858">
            <w:pPr>
              <w:contextualSpacing/>
              <w:rPr>
                <w:rFonts w:cstheme="minorHAnsi"/>
              </w:rPr>
            </w:pPr>
            <w:r w:rsidRPr="00AD0A96">
              <w:rPr>
                <w:rFonts w:cstheme="minorHAnsi"/>
              </w:rPr>
              <w:t>Special Rules</w:t>
            </w:r>
          </w:p>
        </w:tc>
        <w:tc>
          <w:tcPr>
            <w:tcW w:w="7648" w:type="dxa"/>
            <w:gridSpan w:val="6"/>
          </w:tcPr>
          <w:p w14:paraId="75DD206D" w14:textId="4EB7DEA8" w:rsidR="00204A7D" w:rsidRPr="001273C1" w:rsidRDefault="00204A7D" w:rsidP="002E0858">
            <w:pPr>
              <w:contextualSpacing/>
              <w:rPr>
                <w:rFonts w:cstheme="minorHAnsi"/>
              </w:rPr>
            </w:pPr>
            <w:r>
              <w:object w:dxaOrig="1440" w:dyaOrig="1440" w14:anchorId="04E3AB2A">
                <v:shape id="_x0000_i1360" type="#_x0000_t75" style="width:31.5pt;height:18pt" o:ole="">
                  <v:imagedata r:id="rId35" o:title=""/>
                </v:shape>
                <w:control r:id="rId87" w:name="TextBox511111111111115" w:shapeid="_x0000_i1360"/>
              </w:object>
            </w:r>
          </w:p>
        </w:tc>
      </w:tr>
    </w:tbl>
    <w:p w14:paraId="423CA8B3" w14:textId="75B5695E" w:rsidR="00204A7D" w:rsidRDefault="00204A7D" w:rsidP="009F68D7">
      <w:pPr>
        <w:pStyle w:val="BodyText"/>
        <w:ind w:left="0"/>
      </w:pPr>
    </w:p>
    <w:tbl>
      <w:tblPr>
        <w:tblStyle w:val="BW1Large"/>
        <w:tblpPr w:leftFromText="180" w:rightFromText="180" w:vertAnchor="text" w:horzAnchor="margin" w:tblpY="20"/>
        <w:tblW w:w="9633"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204A7D" w:rsidRPr="001273C1" w14:paraId="34A868F6" w14:textId="77777777" w:rsidTr="002E0858">
        <w:trPr>
          <w:cnfStyle w:val="100000000000" w:firstRow="1" w:lastRow="0" w:firstColumn="0" w:lastColumn="0" w:oddVBand="0" w:evenVBand="0" w:oddHBand="0" w:evenHBand="0" w:firstRowFirstColumn="0" w:firstRowLastColumn="0" w:lastRowFirstColumn="0" w:lastRowLastColumn="0"/>
        </w:trPr>
        <w:tc>
          <w:tcPr>
            <w:tcW w:w="709" w:type="dxa"/>
          </w:tcPr>
          <w:p w14:paraId="6CCACBC0" w14:textId="77777777" w:rsidR="00204A7D" w:rsidRPr="001273C1" w:rsidRDefault="00204A7D" w:rsidP="002E0858">
            <w:pPr>
              <w:rPr>
                <w:rFonts w:cstheme="minorHAnsi"/>
              </w:rPr>
            </w:pPr>
            <w:r>
              <w:rPr>
                <w:rFonts w:cstheme="minorHAnsi"/>
              </w:rPr>
              <w:t>H7</w:t>
            </w:r>
          </w:p>
        </w:tc>
        <w:tc>
          <w:tcPr>
            <w:tcW w:w="1276" w:type="dxa"/>
          </w:tcPr>
          <w:p w14:paraId="3AF781A8" w14:textId="77777777" w:rsidR="00204A7D" w:rsidRPr="00AD0A96" w:rsidRDefault="00204A7D" w:rsidP="002E0858">
            <w:pPr>
              <w:rPr>
                <w:rFonts w:cstheme="minorHAnsi"/>
                <w:b/>
              </w:rPr>
            </w:pPr>
            <w:r w:rsidRPr="00AD0A96">
              <w:rPr>
                <w:rFonts w:cstheme="minorHAnsi"/>
                <w:b/>
              </w:rPr>
              <w:t>Field Name</w:t>
            </w:r>
          </w:p>
        </w:tc>
        <w:tc>
          <w:tcPr>
            <w:tcW w:w="1423" w:type="dxa"/>
          </w:tcPr>
          <w:p w14:paraId="4435DC14" w14:textId="3DE77717" w:rsidR="00204A7D" w:rsidRPr="00AD0A96" w:rsidRDefault="00503BAB" w:rsidP="002E0858">
            <w:pPr>
              <w:pStyle w:val="Heading4"/>
            </w:pPr>
            <w:bookmarkStart w:id="247" w:name="_Toc525035360"/>
            <w:bookmarkStart w:id="248" w:name="_Toc83127202"/>
            <w:r>
              <w:t xml:space="preserve">Supplier’s </w:t>
            </w:r>
            <w:r w:rsidR="00204A7D" w:rsidRPr="00021214">
              <w:t>Bank Account Number</w:t>
            </w:r>
            <w:bookmarkEnd w:id="247"/>
            <w:bookmarkEnd w:id="248"/>
          </w:p>
        </w:tc>
        <w:tc>
          <w:tcPr>
            <w:tcW w:w="845" w:type="dxa"/>
          </w:tcPr>
          <w:p w14:paraId="6148C122" w14:textId="77777777" w:rsidR="00204A7D" w:rsidRPr="00AD0A96" w:rsidRDefault="00204A7D" w:rsidP="002E0858">
            <w:pPr>
              <w:rPr>
                <w:rFonts w:cstheme="minorHAnsi"/>
                <w:b/>
              </w:rPr>
            </w:pPr>
            <w:r w:rsidRPr="00AD0A96">
              <w:rPr>
                <w:rFonts w:cstheme="minorHAnsi"/>
                <w:b/>
              </w:rPr>
              <w:t>Field type</w:t>
            </w:r>
          </w:p>
        </w:tc>
        <w:tc>
          <w:tcPr>
            <w:tcW w:w="1645" w:type="dxa"/>
          </w:tcPr>
          <w:p w14:paraId="3F261556" w14:textId="77777777" w:rsidR="00204A7D" w:rsidRPr="00AD0A96" w:rsidRDefault="00204A7D" w:rsidP="002E0858">
            <w:pPr>
              <w:rPr>
                <w:rFonts w:cstheme="minorHAnsi"/>
              </w:rPr>
            </w:pPr>
            <w:r w:rsidRPr="00AD0A96">
              <w:rPr>
                <w:rFonts w:cstheme="minorHAnsi"/>
              </w:rPr>
              <w:t>Alphanumeric</w:t>
            </w:r>
          </w:p>
        </w:tc>
        <w:tc>
          <w:tcPr>
            <w:tcW w:w="906" w:type="dxa"/>
          </w:tcPr>
          <w:p w14:paraId="330D51DE" w14:textId="77777777" w:rsidR="00204A7D" w:rsidRPr="00AD0A96" w:rsidRDefault="00204A7D" w:rsidP="002E0858">
            <w:pPr>
              <w:rPr>
                <w:rFonts w:cstheme="minorHAnsi"/>
                <w:b/>
              </w:rPr>
            </w:pPr>
            <w:r w:rsidRPr="00AD0A96">
              <w:rPr>
                <w:rFonts w:cstheme="minorHAnsi"/>
                <w:b/>
              </w:rPr>
              <w:t>Default value</w:t>
            </w:r>
          </w:p>
        </w:tc>
        <w:tc>
          <w:tcPr>
            <w:tcW w:w="1276" w:type="dxa"/>
          </w:tcPr>
          <w:p w14:paraId="210A9262" w14:textId="77777777" w:rsidR="00204A7D" w:rsidRPr="001273C1" w:rsidRDefault="00204A7D" w:rsidP="002E0858">
            <w:pPr>
              <w:rPr>
                <w:rFonts w:cstheme="minorHAnsi"/>
              </w:rPr>
            </w:pPr>
            <w:r>
              <w:rPr>
                <w:rFonts w:cstheme="minorHAnsi"/>
              </w:rPr>
              <w:t>&lt;BLANK&gt;</w:t>
            </w:r>
          </w:p>
        </w:tc>
        <w:tc>
          <w:tcPr>
            <w:tcW w:w="1553" w:type="dxa"/>
          </w:tcPr>
          <w:p w14:paraId="2D9E802F" w14:textId="77777777" w:rsidR="00204A7D" w:rsidRPr="001273C1" w:rsidRDefault="00D742F0" w:rsidP="002E0858">
            <w:pPr>
              <w:rPr>
                <w:rFonts w:cstheme="minorHAnsi"/>
              </w:rPr>
            </w:pPr>
            <w:sdt>
              <w:sdtPr>
                <w:rPr>
                  <w:rFonts w:cstheme="minorHAnsi"/>
                </w:rPr>
                <w:id w:val="-321037996"/>
                <w14:checkbox>
                  <w14:checked w14:val="0"/>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Mandatory</w:t>
            </w:r>
          </w:p>
        </w:tc>
      </w:tr>
      <w:tr w:rsidR="00204A7D" w:rsidRPr="001273C1" w14:paraId="469645AA" w14:textId="77777777" w:rsidTr="002E0858">
        <w:tc>
          <w:tcPr>
            <w:tcW w:w="709" w:type="dxa"/>
            <w:vMerge w:val="restart"/>
          </w:tcPr>
          <w:p w14:paraId="3BCF6FB2" w14:textId="77777777" w:rsidR="00204A7D" w:rsidRPr="001273C1" w:rsidRDefault="00204A7D" w:rsidP="002E0858">
            <w:pPr>
              <w:rPr>
                <w:rFonts w:cstheme="minorHAnsi"/>
              </w:rPr>
            </w:pPr>
          </w:p>
        </w:tc>
        <w:tc>
          <w:tcPr>
            <w:tcW w:w="1276" w:type="dxa"/>
          </w:tcPr>
          <w:p w14:paraId="1FFCE0B3" w14:textId="77777777" w:rsidR="00204A7D" w:rsidRPr="001273C1" w:rsidRDefault="00204A7D" w:rsidP="002E0858">
            <w:pPr>
              <w:contextualSpacing/>
              <w:rPr>
                <w:rFonts w:cstheme="minorHAnsi"/>
              </w:rPr>
            </w:pPr>
            <w:r w:rsidRPr="00AD0A96">
              <w:rPr>
                <w:rFonts w:cstheme="minorHAnsi"/>
              </w:rPr>
              <w:t>Field description</w:t>
            </w:r>
          </w:p>
        </w:tc>
        <w:tc>
          <w:tcPr>
            <w:tcW w:w="7648" w:type="dxa"/>
            <w:gridSpan w:val="6"/>
          </w:tcPr>
          <w:p w14:paraId="4344EF1F" w14:textId="77777777" w:rsidR="00204A7D" w:rsidRPr="001273C1" w:rsidRDefault="00204A7D" w:rsidP="002E0858">
            <w:pPr>
              <w:rPr>
                <w:rFonts w:cstheme="minorHAnsi"/>
              </w:rPr>
            </w:pPr>
            <w:r>
              <w:rPr>
                <w:rFonts w:cstheme="minorHAnsi"/>
              </w:rPr>
              <w:t>The supplier’s bank account number.</w:t>
            </w:r>
          </w:p>
        </w:tc>
      </w:tr>
      <w:tr w:rsidR="00204A7D" w:rsidRPr="001273C1" w14:paraId="19E90314" w14:textId="77777777" w:rsidTr="002E0858">
        <w:tc>
          <w:tcPr>
            <w:tcW w:w="709" w:type="dxa"/>
            <w:vMerge/>
          </w:tcPr>
          <w:p w14:paraId="0DFB5697" w14:textId="77777777" w:rsidR="00204A7D" w:rsidRPr="001273C1" w:rsidRDefault="00204A7D" w:rsidP="002E0858">
            <w:pPr>
              <w:rPr>
                <w:rFonts w:cstheme="minorHAnsi"/>
              </w:rPr>
            </w:pPr>
          </w:p>
        </w:tc>
        <w:tc>
          <w:tcPr>
            <w:tcW w:w="1276" w:type="dxa"/>
          </w:tcPr>
          <w:p w14:paraId="7E358B6F" w14:textId="77777777" w:rsidR="00204A7D" w:rsidRPr="001273C1" w:rsidRDefault="00204A7D" w:rsidP="002E0858">
            <w:pPr>
              <w:contextualSpacing/>
              <w:rPr>
                <w:rFonts w:cstheme="minorHAnsi"/>
              </w:rPr>
            </w:pPr>
            <w:r w:rsidRPr="00AD0A96">
              <w:rPr>
                <w:rFonts w:cstheme="minorHAnsi"/>
              </w:rPr>
              <w:t>Validation rules</w:t>
            </w:r>
          </w:p>
        </w:tc>
        <w:tc>
          <w:tcPr>
            <w:tcW w:w="7648" w:type="dxa"/>
            <w:gridSpan w:val="6"/>
          </w:tcPr>
          <w:p w14:paraId="67332472" w14:textId="77777777" w:rsidR="00204A7D" w:rsidRDefault="00204A7D" w:rsidP="002E0858">
            <w:pPr>
              <w:contextualSpacing/>
              <w:rPr>
                <w:rFonts w:cstheme="minorHAnsi"/>
              </w:rPr>
            </w:pPr>
            <w:r w:rsidRPr="00021214">
              <w:rPr>
                <w:rFonts w:cstheme="minorHAnsi"/>
              </w:rPr>
              <w:t>Selection options below are in order of priority:</w:t>
            </w:r>
          </w:p>
          <w:p w14:paraId="300A24D2" w14:textId="77777777" w:rsidR="00204A7D" w:rsidRDefault="00D742F0" w:rsidP="002E0858">
            <w:pPr>
              <w:autoSpaceDE w:val="0"/>
              <w:autoSpaceDN w:val="0"/>
              <w:rPr>
                <w:rFonts w:cstheme="minorHAnsi"/>
              </w:rPr>
            </w:pPr>
            <w:sdt>
              <w:sdtPr>
                <w:rPr>
                  <w:rFonts w:cstheme="minorHAnsi"/>
                </w:rPr>
                <w:id w:val="-1771543224"/>
                <w14:checkbox>
                  <w14:checked w14:val="0"/>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w:t>
            </w:r>
            <w:r w:rsidR="00204A7D" w:rsidRPr="00021214">
              <w:rPr>
                <w:rFonts w:cstheme="minorHAnsi"/>
              </w:rPr>
              <w:t xml:space="preserve">Match Bank </w:t>
            </w:r>
            <w:r w:rsidR="00204A7D">
              <w:rPr>
                <w:rFonts w:cstheme="minorHAnsi"/>
              </w:rPr>
              <w:t>Account</w:t>
            </w:r>
            <w:r w:rsidR="00204A7D" w:rsidRPr="00021214">
              <w:rPr>
                <w:rFonts w:cstheme="minorHAnsi"/>
              </w:rPr>
              <w:t xml:space="preserve"> Num</w:t>
            </w:r>
            <w:r w:rsidR="00204A7D">
              <w:rPr>
                <w:rFonts w:cstheme="minorHAnsi"/>
              </w:rPr>
              <w:t>ber</w:t>
            </w:r>
            <w:r w:rsidR="00204A7D" w:rsidRPr="00021214">
              <w:rPr>
                <w:rFonts w:cstheme="minorHAnsi"/>
              </w:rPr>
              <w:t xml:space="preserve"> on the invoice with value in the extract and populate with value from the extract</w:t>
            </w:r>
            <w:r w:rsidR="00204A7D">
              <w:rPr>
                <w:rFonts w:cstheme="minorHAnsi"/>
              </w:rPr>
              <w:t xml:space="preserve"> (</w:t>
            </w:r>
            <w:r w:rsidR="00204A7D">
              <w:rPr>
                <w:rFonts w:ascii="Arial" w:hAnsi="Arial" w:cs="Arial"/>
                <w:i/>
                <w:iCs/>
                <w:szCs w:val="20"/>
              </w:rPr>
              <w:t>if no other options are selected below then integrity checks with the extract will be mandatory.</w:t>
            </w:r>
          </w:p>
          <w:p w14:paraId="10336C5A" w14:textId="4BFD0FC9" w:rsidR="00204A7D" w:rsidRDefault="00D742F0" w:rsidP="002E0858">
            <w:pPr>
              <w:contextualSpacing/>
              <w:rPr>
                <w:rFonts w:cstheme="minorHAnsi"/>
              </w:rPr>
            </w:pPr>
            <w:sdt>
              <w:sdtPr>
                <w:rPr>
                  <w:rFonts w:cstheme="minorHAnsi"/>
                </w:rPr>
                <w:id w:val="-605044796"/>
                <w14:checkbox>
                  <w14:checked w14:val="1"/>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w:t>
            </w:r>
            <w:r w:rsidR="00204A7D" w:rsidRPr="00021214">
              <w:rPr>
                <w:rFonts w:cstheme="minorHAnsi"/>
              </w:rPr>
              <w:t>Select bank account from the invoice</w:t>
            </w:r>
          </w:p>
          <w:p w14:paraId="1FD066EE" w14:textId="77777777" w:rsidR="00204A7D" w:rsidRDefault="00D742F0" w:rsidP="002E0858">
            <w:sdt>
              <w:sdtPr>
                <w:rPr>
                  <w:rFonts w:cstheme="minorHAnsi"/>
                </w:rPr>
                <w:id w:val="963545806"/>
                <w14:checkbox>
                  <w14:checked w14:val="0"/>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w:t>
            </w:r>
            <w:r w:rsidR="00204A7D" w:rsidRPr="00021214">
              <w:t>Select bank account from the supplier extract</w:t>
            </w:r>
          </w:p>
          <w:p w14:paraId="19096EB6" w14:textId="77777777" w:rsidR="00204A7D" w:rsidRPr="00C65CE5" w:rsidRDefault="00D742F0" w:rsidP="002E0858">
            <w:sdt>
              <w:sdtPr>
                <w:rPr>
                  <w:rFonts w:cstheme="minorHAnsi"/>
                </w:rPr>
                <w:id w:val="602770276"/>
                <w14:checkbox>
                  <w14:checked w14:val="0"/>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w:t>
            </w:r>
            <w:r w:rsidR="00204A7D" w:rsidRPr="00021214">
              <w:t>Assign the default value</w:t>
            </w:r>
          </w:p>
        </w:tc>
      </w:tr>
      <w:tr w:rsidR="00204A7D" w:rsidRPr="001273C1" w14:paraId="3A40CDBB" w14:textId="77777777" w:rsidTr="002E0858">
        <w:tc>
          <w:tcPr>
            <w:tcW w:w="709" w:type="dxa"/>
            <w:vMerge/>
          </w:tcPr>
          <w:p w14:paraId="1B27CA45" w14:textId="77777777" w:rsidR="00204A7D" w:rsidRPr="001273C1" w:rsidRDefault="00204A7D" w:rsidP="002E0858">
            <w:pPr>
              <w:rPr>
                <w:rFonts w:cstheme="minorHAnsi"/>
              </w:rPr>
            </w:pPr>
          </w:p>
        </w:tc>
        <w:tc>
          <w:tcPr>
            <w:tcW w:w="1276" w:type="dxa"/>
          </w:tcPr>
          <w:p w14:paraId="60876ECA" w14:textId="77777777" w:rsidR="00204A7D" w:rsidRPr="00AD0A96" w:rsidRDefault="00204A7D" w:rsidP="002E0858">
            <w:pPr>
              <w:contextualSpacing/>
              <w:rPr>
                <w:rFonts w:cstheme="minorHAnsi"/>
              </w:rPr>
            </w:pPr>
            <w:r>
              <w:rPr>
                <w:rFonts w:cstheme="minorHAnsi"/>
              </w:rPr>
              <w:t>Field Format</w:t>
            </w:r>
          </w:p>
        </w:tc>
        <w:tc>
          <w:tcPr>
            <w:tcW w:w="7648" w:type="dxa"/>
            <w:gridSpan w:val="6"/>
          </w:tcPr>
          <w:p w14:paraId="46B21E4A" w14:textId="37707664" w:rsidR="00204A7D" w:rsidRPr="001273C1" w:rsidRDefault="00204A7D" w:rsidP="002E0858">
            <w:pPr>
              <w:contextualSpacing/>
              <w:rPr>
                <w:rFonts w:cstheme="minorHAnsi"/>
              </w:rPr>
            </w:pPr>
            <w:r>
              <w:object w:dxaOrig="1440" w:dyaOrig="1440" w14:anchorId="616B3082">
                <v:shape id="_x0000_i1361" type="#_x0000_t75" style="width:36.75pt;height:13.5pt" o:ole="">
                  <v:imagedata r:id="rId27" o:title=""/>
                </v:shape>
                <w:control r:id="rId88" w:name="Label1121115" w:shapeid="_x0000_i1361"/>
              </w:object>
            </w:r>
            <w:r>
              <w:object w:dxaOrig="1440" w:dyaOrig="1440" w14:anchorId="6830C789">
                <v:shape id="_x0000_i1362" type="#_x0000_t75" alt="Minimum Length" style="width:28.5pt;height:18pt" o:ole="" fillcolor="red">
                  <v:fill opacity="41943f"/>
                  <v:imagedata r:id="rId29" o:title=""/>
                </v:shape>
                <w:control r:id="rId89" w:name="TextBox2121115" w:shapeid="_x0000_i1362"/>
              </w:object>
            </w:r>
            <w:r>
              <w:object w:dxaOrig="1440" w:dyaOrig="1440" w14:anchorId="3263CA95">
                <v:shape id="_x0000_i1363" type="#_x0000_t75" style="width:15.75pt;height:13.5pt" o:ole="">
                  <v:imagedata r:id="rId90" o:title=""/>
                </v:shape>
                <w:control r:id="rId91" w:name="Label2121115" w:shapeid="_x0000_i1363"/>
              </w:object>
            </w:r>
            <w:r>
              <w:object w:dxaOrig="1440" w:dyaOrig="1440" w14:anchorId="395F7A9D">
                <v:shape id="_x0000_i1364" type="#_x0000_t75" style="width:27.75pt;height:18pt" o:ole="">
                  <v:imagedata r:id="rId52" o:title=""/>
                </v:shape>
                <w:control r:id="rId92" w:name="TextBox3121115" w:shapeid="_x0000_i1364"/>
              </w:object>
            </w:r>
          </w:p>
        </w:tc>
      </w:tr>
      <w:tr w:rsidR="00204A7D" w:rsidRPr="001273C1" w14:paraId="35E31674" w14:textId="77777777" w:rsidTr="002E0858">
        <w:tc>
          <w:tcPr>
            <w:tcW w:w="709" w:type="dxa"/>
            <w:vMerge/>
          </w:tcPr>
          <w:p w14:paraId="63215865" w14:textId="77777777" w:rsidR="00204A7D" w:rsidRPr="001273C1" w:rsidRDefault="00204A7D" w:rsidP="002E0858">
            <w:pPr>
              <w:rPr>
                <w:rFonts w:cstheme="minorHAnsi"/>
              </w:rPr>
            </w:pPr>
          </w:p>
        </w:tc>
        <w:tc>
          <w:tcPr>
            <w:tcW w:w="1276" w:type="dxa"/>
          </w:tcPr>
          <w:p w14:paraId="11491640" w14:textId="77777777" w:rsidR="00204A7D" w:rsidRPr="001273C1" w:rsidRDefault="00204A7D" w:rsidP="002E0858">
            <w:pPr>
              <w:contextualSpacing/>
              <w:rPr>
                <w:rFonts w:cstheme="minorHAnsi"/>
              </w:rPr>
            </w:pPr>
            <w:r w:rsidRPr="00AD0A96">
              <w:rPr>
                <w:rFonts w:cstheme="minorHAnsi"/>
              </w:rPr>
              <w:t>Special Rules</w:t>
            </w:r>
          </w:p>
        </w:tc>
        <w:tc>
          <w:tcPr>
            <w:tcW w:w="7648" w:type="dxa"/>
            <w:gridSpan w:val="6"/>
          </w:tcPr>
          <w:p w14:paraId="3BE75CE2" w14:textId="04CD7D21" w:rsidR="00204A7D" w:rsidRPr="001273C1" w:rsidRDefault="00204A7D" w:rsidP="002E0858">
            <w:pPr>
              <w:contextualSpacing/>
              <w:rPr>
                <w:rFonts w:cstheme="minorHAnsi"/>
              </w:rPr>
            </w:pPr>
            <w:r>
              <w:object w:dxaOrig="1440" w:dyaOrig="1440" w14:anchorId="1EEFB3A0">
                <v:shape id="_x0000_i1365" type="#_x0000_t75" style="width:31.5pt;height:18pt" o:ole="">
                  <v:imagedata r:id="rId35" o:title=""/>
                </v:shape>
                <w:control r:id="rId93" w:name="TextBox511111111111116" w:shapeid="_x0000_i1365"/>
              </w:object>
            </w:r>
          </w:p>
        </w:tc>
      </w:tr>
      <w:tr w:rsidR="00204A7D" w:rsidRPr="001273C1" w14:paraId="45F02C09" w14:textId="77777777" w:rsidTr="002E0858">
        <w:tc>
          <w:tcPr>
            <w:tcW w:w="709" w:type="dxa"/>
            <w:vMerge/>
          </w:tcPr>
          <w:p w14:paraId="63E13D80" w14:textId="77777777" w:rsidR="00204A7D" w:rsidRPr="001273C1" w:rsidRDefault="00204A7D" w:rsidP="002E0858">
            <w:pPr>
              <w:rPr>
                <w:rFonts w:cstheme="minorHAnsi"/>
              </w:rPr>
            </w:pPr>
          </w:p>
        </w:tc>
        <w:tc>
          <w:tcPr>
            <w:tcW w:w="1276" w:type="dxa"/>
          </w:tcPr>
          <w:p w14:paraId="53013DC7" w14:textId="77777777" w:rsidR="00204A7D" w:rsidRPr="00330F5E" w:rsidRDefault="00204A7D" w:rsidP="002E0858">
            <w:pPr>
              <w:contextualSpacing/>
            </w:pPr>
            <w:r>
              <w:t>Notes</w:t>
            </w:r>
          </w:p>
        </w:tc>
        <w:tc>
          <w:tcPr>
            <w:tcW w:w="7648" w:type="dxa"/>
            <w:gridSpan w:val="6"/>
          </w:tcPr>
          <w:p w14:paraId="71ABD2CE" w14:textId="77777777" w:rsidR="00204A7D" w:rsidRDefault="00204A7D" w:rsidP="002E0858">
            <w:pPr>
              <w:pStyle w:val="ListParagraph"/>
              <w:numPr>
                <w:ilvl w:val="0"/>
                <w:numId w:val="32"/>
              </w:numPr>
            </w:pPr>
            <w:r>
              <w:t>If multiple values with equal validity are detected, the first value in the document will be selected.</w:t>
            </w:r>
          </w:p>
          <w:p w14:paraId="67C32F08" w14:textId="77777777" w:rsidR="00204A7D" w:rsidRDefault="00204A7D" w:rsidP="002E0858">
            <w:pPr>
              <w:pStyle w:val="ListParagraph"/>
              <w:numPr>
                <w:ilvl w:val="0"/>
                <w:numId w:val="32"/>
              </w:numPr>
            </w:pPr>
            <w:r>
              <w:t>Non-Alphanumeric characters and spaces will be ignored in the matching process</w:t>
            </w:r>
          </w:p>
        </w:tc>
      </w:tr>
    </w:tbl>
    <w:p w14:paraId="4B983A9A" w14:textId="77777777" w:rsidR="00204A7D" w:rsidRDefault="00204A7D" w:rsidP="009F68D7">
      <w:pPr>
        <w:pStyle w:val="BodyText"/>
        <w:ind w:left="0"/>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204A7D" w:rsidRPr="001273C1" w14:paraId="454E7AB7" w14:textId="77777777" w:rsidTr="002E0858">
        <w:trPr>
          <w:cnfStyle w:val="100000000000" w:firstRow="1" w:lastRow="0" w:firstColumn="0" w:lastColumn="0" w:oddVBand="0" w:evenVBand="0" w:oddHBand="0" w:evenHBand="0" w:firstRowFirstColumn="0" w:firstRowLastColumn="0" w:lastRowFirstColumn="0" w:lastRowLastColumn="0"/>
        </w:trPr>
        <w:tc>
          <w:tcPr>
            <w:tcW w:w="709" w:type="dxa"/>
          </w:tcPr>
          <w:p w14:paraId="25F2A560" w14:textId="77777777" w:rsidR="00204A7D" w:rsidRPr="001273C1" w:rsidRDefault="00204A7D" w:rsidP="002E0858">
            <w:pPr>
              <w:rPr>
                <w:rFonts w:cstheme="minorHAnsi"/>
              </w:rPr>
            </w:pPr>
            <w:r>
              <w:rPr>
                <w:rFonts w:cstheme="minorHAnsi"/>
              </w:rPr>
              <w:t>H8</w:t>
            </w:r>
          </w:p>
        </w:tc>
        <w:tc>
          <w:tcPr>
            <w:tcW w:w="1276" w:type="dxa"/>
          </w:tcPr>
          <w:p w14:paraId="68BF0F37" w14:textId="77777777" w:rsidR="00204A7D" w:rsidRPr="00AD0A96" w:rsidRDefault="00204A7D" w:rsidP="002E0858">
            <w:pPr>
              <w:rPr>
                <w:rFonts w:cstheme="minorHAnsi"/>
                <w:b/>
              </w:rPr>
            </w:pPr>
            <w:r w:rsidRPr="00AD0A96">
              <w:rPr>
                <w:rFonts w:cstheme="minorHAnsi"/>
                <w:b/>
              </w:rPr>
              <w:t>Field Name</w:t>
            </w:r>
          </w:p>
        </w:tc>
        <w:tc>
          <w:tcPr>
            <w:tcW w:w="1423" w:type="dxa"/>
          </w:tcPr>
          <w:p w14:paraId="04B7ABCB" w14:textId="61AD4F26" w:rsidR="00204A7D" w:rsidRPr="00AD0A96" w:rsidRDefault="00503BAB" w:rsidP="002E0858">
            <w:pPr>
              <w:pStyle w:val="Heading4"/>
            </w:pPr>
            <w:bookmarkStart w:id="249" w:name="_Toc525035361"/>
            <w:bookmarkStart w:id="250" w:name="_Toc83127203"/>
            <w:r>
              <w:t xml:space="preserve">Supplier’s </w:t>
            </w:r>
            <w:r w:rsidR="00204A7D">
              <w:t>IBAN</w:t>
            </w:r>
            <w:bookmarkEnd w:id="249"/>
            <w:bookmarkEnd w:id="250"/>
          </w:p>
        </w:tc>
        <w:tc>
          <w:tcPr>
            <w:tcW w:w="845" w:type="dxa"/>
          </w:tcPr>
          <w:p w14:paraId="1546330F" w14:textId="77777777" w:rsidR="00204A7D" w:rsidRPr="00AD0A96" w:rsidRDefault="00204A7D" w:rsidP="002E0858">
            <w:pPr>
              <w:rPr>
                <w:rFonts w:cstheme="minorHAnsi"/>
                <w:b/>
              </w:rPr>
            </w:pPr>
            <w:r w:rsidRPr="00AD0A96">
              <w:rPr>
                <w:rFonts w:cstheme="minorHAnsi"/>
                <w:b/>
              </w:rPr>
              <w:t>Field type</w:t>
            </w:r>
          </w:p>
        </w:tc>
        <w:tc>
          <w:tcPr>
            <w:tcW w:w="1645" w:type="dxa"/>
          </w:tcPr>
          <w:p w14:paraId="412195A6" w14:textId="77777777" w:rsidR="00204A7D" w:rsidRPr="00AD0A96" w:rsidRDefault="00204A7D" w:rsidP="002E0858">
            <w:pPr>
              <w:rPr>
                <w:rFonts w:cstheme="minorHAnsi"/>
              </w:rPr>
            </w:pPr>
            <w:r w:rsidRPr="00AD0A96">
              <w:rPr>
                <w:rFonts w:cstheme="minorHAnsi"/>
              </w:rPr>
              <w:t>Alphanumeric</w:t>
            </w:r>
          </w:p>
        </w:tc>
        <w:tc>
          <w:tcPr>
            <w:tcW w:w="906" w:type="dxa"/>
          </w:tcPr>
          <w:p w14:paraId="4076DAEB" w14:textId="77777777" w:rsidR="00204A7D" w:rsidRPr="00AD0A96" w:rsidRDefault="00204A7D" w:rsidP="002E0858">
            <w:pPr>
              <w:rPr>
                <w:rFonts w:cstheme="minorHAnsi"/>
                <w:b/>
              </w:rPr>
            </w:pPr>
            <w:r w:rsidRPr="00AD0A96">
              <w:rPr>
                <w:rFonts w:cstheme="minorHAnsi"/>
                <w:b/>
              </w:rPr>
              <w:t>Default value</w:t>
            </w:r>
          </w:p>
        </w:tc>
        <w:tc>
          <w:tcPr>
            <w:tcW w:w="1276" w:type="dxa"/>
          </w:tcPr>
          <w:p w14:paraId="2AB94C81" w14:textId="77777777" w:rsidR="00204A7D" w:rsidRPr="001273C1" w:rsidRDefault="00204A7D" w:rsidP="002E0858">
            <w:pPr>
              <w:rPr>
                <w:rFonts w:cstheme="minorHAnsi"/>
              </w:rPr>
            </w:pPr>
            <w:r>
              <w:rPr>
                <w:rFonts w:cstheme="minorHAnsi"/>
              </w:rPr>
              <w:t>&lt;BLANK&gt;</w:t>
            </w:r>
          </w:p>
        </w:tc>
        <w:tc>
          <w:tcPr>
            <w:tcW w:w="1553" w:type="dxa"/>
          </w:tcPr>
          <w:p w14:paraId="21B8B041" w14:textId="77777777" w:rsidR="00204A7D" w:rsidRPr="001273C1" w:rsidRDefault="00D742F0" w:rsidP="002E0858">
            <w:pPr>
              <w:rPr>
                <w:rFonts w:cstheme="minorHAnsi"/>
              </w:rPr>
            </w:pPr>
            <w:sdt>
              <w:sdtPr>
                <w:rPr>
                  <w:rFonts w:cstheme="minorHAnsi"/>
                </w:rPr>
                <w:id w:val="-753504601"/>
                <w14:checkbox>
                  <w14:checked w14:val="0"/>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Mandatory</w:t>
            </w:r>
          </w:p>
        </w:tc>
      </w:tr>
      <w:tr w:rsidR="00204A7D" w:rsidRPr="001273C1" w14:paraId="6FA46B8A" w14:textId="77777777" w:rsidTr="002E0858">
        <w:tc>
          <w:tcPr>
            <w:tcW w:w="709" w:type="dxa"/>
            <w:vMerge w:val="restart"/>
          </w:tcPr>
          <w:p w14:paraId="6EC694CC" w14:textId="77777777" w:rsidR="00204A7D" w:rsidRPr="001273C1" w:rsidRDefault="00204A7D" w:rsidP="002E0858">
            <w:pPr>
              <w:rPr>
                <w:rFonts w:cstheme="minorHAnsi"/>
              </w:rPr>
            </w:pPr>
          </w:p>
        </w:tc>
        <w:tc>
          <w:tcPr>
            <w:tcW w:w="1276" w:type="dxa"/>
          </w:tcPr>
          <w:p w14:paraId="5347398A" w14:textId="77777777" w:rsidR="00204A7D" w:rsidRPr="001273C1" w:rsidRDefault="00204A7D" w:rsidP="002E0858">
            <w:pPr>
              <w:contextualSpacing/>
              <w:rPr>
                <w:rFonts w:cstheme="minorHAnsi"/>
              </w:rPr>
            </w:pPr>
            <w:r w:rsidRPr="00AD0A96">
              <w:rPr>
                <w:rFonts w:cstheme="minorHAnsi"/>
              </w:rPr>
              <w:t>Field description</w:t>
            </w:r>
          </w:p>
        </w:tc>
        <w:tc>
          <w:tcPr>
            <w:tcW w:w="7648" w:type="dxa"/>
            <w:gridSpan w:val="6"/>
          </w:tcPr>
          <w:p w14:paraId="6E773E78" w14:textId="77777777" w:rsidR="00204A7D" w:rsidRPr="001273C1" w:rsidRDefault="00204A7D" w:rsidP="002E0858">
            <w:pPr>
              <w:rPr>
                <w:rFonts w:cstheme="minorHAnsi"/>
              </w:rPr>
            </w:pPr>
            <w:r>
              <w:rPr>
                <w:rFonts w:cstheme="minorHAnsi"/>
              </w:rPr>
              <w:t>The supplier’s IBAN.</w:t>
            </w:r>
          </w:p>
        </w:tc>
      </w:tr>
      <w:tr w:rsidR="00204A7D" w:rsidRPr="001273C1" w14:paraId="135E05C5" w14:textId="77777777" w:rsidTr="002E0858">
        <w:tc>
          <w:tcPr>
            <w:tcW w:w="709" w:type="dxa"/>
            <w:vMerge/>
          </w:tcPr>
          <w:p w14:paraId="11BE8758" w14:textId="77777777" w:rsidR="00204A7D" w:rsidRPr="001273C1" w:rsidRDefault="00204A7D" w:rsidP="002E0858">
            <w:pPr>
              <w:rPr>
                <w:rFonts w:cstheme="minorHAnsi"/>
              </w:rPr>
            </w:pPr>
          </w:p>
        </w:tc>
        <w:tc>
          <w:tcPr>
            <w:tcW w:w="1276" w:type="dxa"/>
          </w:tcPr>
          <w:p w14:paraId="555AF856" w14:textId="77777777" w:rsidR="00204A7D" w:rsidRPr="001273C1" w:rsidRDefault="00204A7D" w:rsidP="002E0858">
            <w:pPr>
              <w:contextualSpacing/>
              <w:rPr>
                <w:rFonts w:cstheme="minorHAnsi"/>
              </w:rPr>
            </w:pPr>
            <w:r w:rsidRPr="00AD0A96">
              <w:rPr>
                <w:rFonts w:cstheme="minorHAnsi"/>
              </w:rPr>
              <w:t>Validation rules</w:t>
            </w:r>
          </w:p>
        </w:tc>
        <w:tc>
          <w:tcPr>
            <w:tcW w:w="7648" w:type="dxa"/>
            <w:gridSpan w:val="6"/>
          </w:tcPr>
          <w:p w14:paraId="1DF5CC04" w14:textId="77777777" w:rsidR="00204A7D" w:rsidRDefault="00204A7D" w:rsidP="002E0858">
            <w:pPr>
              <w:contextualSpacing/>
              <w:rPr>
                <w:rFonts w:cstheme="minorHAnsi"/>
              </w:rPr>
            </w:pPr>
            <w:r w:rsidRPr="00021214">
              <w:rPr>
                <w:rFonts w:cstheme="minorHAnsi"/>
              </w:rPr>
              <w:t>Selection options below are in order of priority:</w:t>
            </w:r>
          </w:p>
          <w:p w14:paraId="79A087F2" w14:textId="77777777" w:rsidR="00204A7D" w:rsidRDefault="00D742F0" w:rsidP="002E0858">
            <w:pPr>
              <w:autoSpaceDE w:val="0"/>
              <w:autoSpaceDN w:val="0"/>
              <w:rPr>
                <w:rFonts w:cstheme="minorHAnsi"/>
              </w:rPr>
            </w:pPr>
            <w:sdt>
              <w:sdtPr>
                <w:rPr>
                  <w:rFonts w:cstheme="minorHAnsi"/>
                </w:rPr>
                <w:id w:val="1396323138"/>
                <w14:checkbox>
                  <w14:checked w14:val="0"/>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w:t>
            </w:r>
            <w:r w:rsidR="00204A7D" w:rsidRPr="00021214">
              <w:rPr>
                <w:rFonts w:cstheme="minorHAnsi"/>
              </w:rPr>
              <w:t xml:space="preserve">Match </w:t>
            </w:r>
            <w:r w:rsidR="00204A7D">
              <w:rPr>
                <w:rFonts w:cstheme="minorHAnsi"/>
              </w:rPr>
              <w:t>IBAN</w:t>
            </w:r>
            <w:r w:rsidR="00204A7D" w:rsidRPr="00021214">
              <w:rPr>
                <w:rFonts w:cstheme="minorHAnsi"/>
              </w:rPr>
              <w:t xml:space="preserve"> on the invoice with value in the extract and populate with value from the extract</w:t>
            </w:r>
            <w:r w:rsidR="00204A7D">
              <w:rPr>
                <w:rFonts w:cstheme="minorHAnsi"/>
              </w:rPr>
              <w:t xml:space="preserve"> (</w:t>
            </w:r>
            <w:r w:rsidR="00204A7D">
              <w:rPr>
                <w:rFonts w:ascii="Arial" w:hAnsi="Arial" w:cs="Arial"/>
                <w:i/>
                <w:iCs/>
                <w:szCs w:val="20"/>
              </w:rPr>
              <w:t>if no other options are selected below then integrity checks with the extract will be mandatory.</w:t>
            </w:r>
          </w:p>
          <w:p w14:paraId="1E8C4E98" w14:textId="047AD34F" w:rsidR="00204A7D" w:rsidRDefault="00D742F0" w:rsidP="002E0858">
            <w:pPr>
              <w:contextualSpacing/>
              <w:rPr>
                <w:rFonts w:cstheme="minorHAnsi"/>
              </w:rPr>
            </w:pPr>
            <w:sdt>
              <w:sdtPr>
                <w:rPr>
                  <w:rFonts w:cstheme="minorHAnsi"/>
                </w:rPr>
                <w:id w:val="-1262986085"/>
                <w14:checkbox>
                  <w14:checked w14:val="1"/>
                  <w14:checkedState w14:val="2612" w14:font="MS Gothic"/>
                  <w14:uncheckedState w14:val="2610" w14:font="MS Gothic"/>
                </w14:checkbox>
              </w:sdtPr>
              <w:sdtEndPr/>
              <w:sdtContent>
                <w:r w:rsidR="0006790E">
                  <w:rPr>
                    <w:rFonts w:ascii="MS Gothic" w:eastAsia="MS Gothic" w:hAnsi="MS Gothic" w:cstheme="minorHAnsi" w:hint="eastAsia"/>
                  </w:rPr>
                  <w:t>☒</w:t>
                </w:r>
              </w:sdtContent>
            </w:sdt>
            <w:r w:rsidR="00204A7D">
              <w:rPr>
                <w:rFonts w:cstheme="minorHAnsi"/>
              </w:rPr>
              <w:t xml:space="preserve"> </w:t>
            </w:r>
            <w:r w:rsidR="00204A7D" w:rsidRPr="00021214">
              <w:rPr>
                <w:rFonts w:cstheme="minorHAnsi"/>
              </w:rPr>
              <w:t>Select IBAN account from the invoice</w:t>
            </w:r>
          </w:p>
          <w:p w14:paraId="07AFE47B" w14:textId="77777777" w:rsidR="00204A7D" w:rsidRDefault="00D742F0" w:rsidP="002E0858">
            <w:sdt>
              <w:sdtPr>
                <w:rPr>
                  <w:rFonts w:cstheme="minorHAnsi"/>
                </w:rPr>
                <w:id w:val="856848786"/>
                <w14:checkbox>
                  <w14:checked w14:val="0"/>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w:t>
            </w:r>
            <w:r w:rsidR="00204A7D" w:rsidRPr="00021214">
              <w:t>Select IBAN from the supplier extract</w:t>
            </w:r>
          </w:p>
          <w:p w14:paraId="01DCEC33" w14:textId="77777777" w:rsidR="00204A7D" w:rsidRPr="00C65CE5" w:rsidRDefault="00D742F0" w:rsidP="002E0858">
            <w:sdt>
              <w:sdtPr>
                <w:rPr>
                  <w:rFonts w:cstheme="minorHAnsi"/>
                </w:rPr>
                <w:id w:val="554202906"/>
                <w14:checkbox>
                  <w14:checked w14:val="0"/>
                  <w14:checkedState w14:val="2612" w14:font="MS Gothic"/>
                  <w14:uncheckedState w14:val="2610" w14:font="MS Gothic"/>
                </w14:checkbox>
              </w:sdtPr>
              <w:sdtEndPr/>
              <w:sdtContent>
                <w:r w:rsidR="00204A7D">
                  <w:rPr>
                    <w:rFonts w:ascii="MS Gothic" w:eastAsia="MS Gothic" w:hAnsi="MS Gothic" w:cstheme="minorHAnsi" w:hint="eastAsia"/>
                  </w:rPr>
                  <w:t>☐</w:t>
                </w:r>
              </w:sdtContent>
            </w:sdt>
            <w:r w:rsidR="00204A7D">
              <w:rPr>
                <w:rFonts w:cstheme="minorHAnsi"/>
              </w:rPr>
              <w:t xml:space="preserve"> </w:t>
            </w:r>
            <w:r w:rsidR="00204A7D" w:rsidRPr="00021214">
              <w:t>Assign the default value</w:t>
            </w:r>
          </w:p>
        </w:tc>
      </w:tr>
      <w:tr w:rsidR="00204A7D" w:rsidRPr="001273C1" w14:paraId="35E02ED7" w14:textId="77777777" w:rsidTr="002E0858">
        <w:tc>
          <w:tcPr>
            <w:tcW w:w="709" w:type="dxa"/>
            <w:vMerge/>
          </w:tcPr>
          <w:p w14:paraId="1910149D" w14:textId="77777777" w:rsidR="00204A7D" w:rsidRPr="001273C1" w:rsidRDefault="00204A7D" w:rsidP="002E0858">
            <w:pPr>
              <w:rPr>
                <w:rFonts w:cstheme="minorHAnsi"/>
              </w:rPr>
            </w:pPr>
          </w:p>
        </w:tc>
        <w:tc>
          <w:tcPr>
            <w:tcW w:w="1276" w:type="dxa"/>
          </w:tcPr>
          <w:p w14:paraId="18F37E70" w14:textId="77777777" w:rsidR="00204A7D" w:rsidRPr="00AD0A96" w:rsidRDefault="00204A7D" w:rsidP="002E0858">
            <w:pPr>
              <w:contextualSpacing/>
              <w:rPr>
                <w:rFonts w:cstheme="minorHAnsi"/>
              </w:rPr>
            </w:pPr>
            <w:r>
              <w:rPr>
                <w:rFonts w:cstheme="minorHAnsi"/>
              </w:rPr>
              <w:t>Field Format</w:t>
            </w:r>
          </w:p>
        </w:tc>
        <w:tc>
          <w:tcPr>
            <w:tcW w:w="7648" w:type="dxa"/>
            <w:gridSpan w:val="6"/>
          </w:tcPr>
          <w:p w14:paraId="50465964" w14:textId="492DF23A" w:rsidR="00204A7D" w:rsidRPr="001273C1" w:rsidRDefault="00204A7D" w:rsidP="002E0858">
            <w:pPr>
              <w:contextualSpacing/>
              <w:rPr>
                <w:rFonts w:cstheme="minorHAnsi"/>
              </w:rPr>
            </w:pPr>
            <w:r>
              <w:object w:dxaOrig="1440" w:dyaOrig="1440" w14:anchorId="332A7CAF">
                <v:shape id="_x0000_i1366" type="#_x0000_t75" style="width:36.75pt;height:13.5pt" o:ole="">
                  <v:imagedata r:id="rId27" o:title=""/>
                </v:shape>
                <w:control r:id="rId94" w:name="Label11211151" w:shapeid="_x0000_i1366"/>
              </w:object>
            </w:r>
            <w:r>
              <w:object w:dxaOrig="1440" w:dyaOrig="1440" w14:anchorId="7FFE020A">
                <v:shape id="_x0000_i1367" type="#_x0000_t75" alt="Minimum Length" style="width:28.5pt;height:18pt" o:ole="" fillcolor="red">
                  <v:fill opacity="41943f"/>
                  <v:imagedata r:id="rId29" o:title=""/>
                </v:shape>
                <w:control r:id="rId95" w:name="TextBox21211151" w:shapeid="_x0000_i1367"/>
              </w:object>
            </w:r>
            <w:r>
              <w:object w:dxaOrig="1440" w:dyaOrig="1440" w14:anchorId="4EA129E0">
                <v:shape id="_x0000_i1368" type="#_x0000_t75" style="width:15.75pt;height:13.5pt" o:ole="">
                  <v:imagedata r:id="rId31" o:title=""/>
                </v:shape>
                <w:control r:id="rId96" w:name="Label21211151" w:shapeid="_x0000_i1368"/>
              </w:object>
            </w:r>
            <w:r>
              <w:object w:dxaOrig="1440" w:dyaOrig="1440" w14:anchorId="17D0541D">
                <v:shape id="_x0000_i1369" type="#_x0000_t75" style="width:27.75pt;height:18pt" o:ole="">
                  <v:imagedata r:id="rId52" o:title=""/>
                </v:shape>
                <w:control r:id="rId97" w:name="TextBox31211151" w:shapeid="_x0000_i1369"/>
              </w:object>
            </w:r>
          </w:p>
        </w:tc>
      </w:tr>
      <w:tr w:rsidR="00204A7D" w:rsidRPr="001273C1" w14:paraId="1564D2A1" w14:textId="77777777" w:rsidTr="002E0858">
        <w:tc>
          <w:tcPr>
            <w:tcW w:w="709" w:type="dxa"/>
            <w:vMerge/>
          </w:tcPr>
          <w:p w14:paraId="7471BBF4" w14:textId="77777777" w:rsidR="00204A7D" w:rsidRPr="001273C1" w:rsidRDefault="00204A7D" w:rsidP="002E0858">
            <w:pPr>
              <w:rPr>
                <w:rFonts w:cstheme="minorHAnsi"/>
              </w:rPr>
            </w:pPr>
          </w:p>
        </w:tc>
        <w:tc>
          <w:tcPr>
            <w:tcW w:w="1276" w:type="dxa"/>
          </w:tcPr>
          <w:p w14:paraId="4A447547" w14:textId="77777777" w:rsidR="00204A7D" w:rsidRPr="001273C1" w:rsidRDefault="00204A7D" w:rsidP="002E0858">
            <w:pPr>
              <w:contextualSpacing/>
              <w:rPr>
                <w:rFonts w:cstheme="minorHAnsi"/>
              </w:rPr>
            </w:pPr>
            <w:r w:rsidRPr="00AD0A96">
              <w:rPr>
                <w:rFonts w:cstheme="minorHAnsi"/>
              </w:rPr>
              <w:t>Special Rules</w:t>
            </w:r>
          </w:p>
        </w:tc>
        <w:tc>
          <w:tcPr>
            <w:tcW w:w="7648" w:type="dxa"/>
            <w:gridSpan w:val="6"/>
          </w:tcPr>
          <w:p w14:paraId="3F540587" w14:textId="405B0D66" w:rsidR="00204A7D" w:rsidRPr="001273C1" w:rsidRDefault="00204A7D" w:rsidP="002E0858">
            <w:pPr>
              <w:contextualSpacing/>
              <w:rPr>
                <w:rFonts w:cstheme="minorHAnsi"/>
              </w:rPr>
            </w:pPr>
            <w:r>
              <w:object w:dxaOrig="1440" w:dyaOrig="1440" w14:anchorId="2E3798EE">
                <v:shape id="_x0000_i1370" type="#_x0000_t75" style="width:31.5pt;height:18pt" o:ole="">
                  <v:imagedata r:id="rId35" o:title=""/>
                </v:shape>
                <w:control r:id="rId98" w:name="TextBox5111111111111161" w:shapeid="_x0000_i1370"/>
              </w:object>
            </w:r>
          </w:p>
        </w:tc>
      </w:tr>
      <w:tr w:rsidR="00204A7D" w:rsidRPr="001273C1" w14:paraId="066B2DB6" w14:textId="77777777" w:rsidTr="002E0858">
        <w:tc>
          <w:tcPr>
            <w:tcW w:w="709" w:type="dxa"/>
            <w:vMerge/>
          </w:tcPr>
          <w:p w14:paraId="57F12202" w14:textId="77777777" w:rsidR="00204A7D" w:rsidRPr="001273C1" w:rsidRDefault="00204A7D" w:rsidP="002E0858">
            <w:pPr>
              <w:rPr>
                <w:rFonts w:cstheme="minorHAnsi"/>
              </w:rPr>
            </w:pPr>
          </w:p>
        </w:tc>
        <w:tc>
          <w:tcPr>
            <w:tcW w:w="1276" w:type="dxa"/>
          </w:tcPr>
          <w:p w14:paraId="58B2976B" w14:textId="77777777" w:rsidR="00204A7D" w:rsidRPr="00330F5E" w:rsidRDefault="00204A7D" w:rsidP="002E0858">
            <w:pPr>
              <w:contextualSpacing/>
            </w:pPr>
            <w:r>
              <w:t>Notes</w:t>
            </w:r>
          </w:p>
        </w:tc>
        <w:tc>
          <w:tcPr>
            <w:tcW w:w="7648" w:type="dxa"/>
            <w:gridSpan w:val="6"/>
          </w:tcPr>
          <w:p w14:paraId="5667C4E7" w14:textId="77777777" w:rsidR="00204A7D" w:rsidRDefault="00204A7D" w:rsidP="002E0858">
            <w:pPr>
              <w:pStyle w:val="ListParagraph"/>
              <w:numPr>
                <w:ilvl w:val="0"/>
                <w:numId w:val="32"/>
              </w:numPr>
            </w:pPr>
            <w:r>
              <w:t>International standard formats will be applied.</w:t>
            </w:r>
          </w:p>
          <w:p w14:paraId="65F9B45F" w14:textId="77777777" w:rsidR="00204A7D" w:rsidRDefault="00204A7D" w:rsidP="002E0858">
            <w:pPr>
              <w:pStyle w:val="ListParagraph"/>
              <w:numPr>
                <w:ilvl w:val="0"/>
                <w:numId w:val="32"/>
              </w:numPr>
            </w:pPr>
            <w:r>
              <w:t>Checksum validation performed on IBAN.</w:t>
            </w:r>
          </w:p>
          <w:p w14:paraId="37899447" w14:textId="77777777" w:rsidR="00204A7D" w:rsidRDefault="00204A7D" w:rsidP="002E0858">
            <w:pPr>
              <w:pStyle w:val="ListParagraph"/>
              <w:numPr>
                <w:ilvl w:val="0"/>
                <w:numId w:val="32"/>
              </w:numPr>
            </w:pPr>
            <w:r>
              <w:t>If multiple values with equal validity are detected, the first value in the document will be selected.</w:t>
            </w:r>
          </w:p>
          <w:p w14:paraId="340A339F" w14:textId="77777777" w:rsidR="00204A7D" w:rsidRDefault="00204A7D" w:rsidP="002E0858">
            <w:pPr>
              <w:pStyle w:val="ListParagraph"/>
              <w:numPr>
                <w:ilvl w:val="0"/>
                <w:numId w:val="32"/>
              </w:numPr>
            </w:pPr>
            <w:r>
              <w:t>Non-Alphanumeric characters and spaces will be ignored in the matching process</w:t>
            </w:r>
          </w:p>
        </w:tc>
      </w:tr>
    </w:tbl>
    <w:p w14:paraId="05F2BED4" w14:textId="77777777" w:rsidR="00204A7D" w:rsidRDefault="00204A7D" w:rsidP="009F68D7">
      <w:pPr>
        <w:pStyle w:val="BodyText"/>
        <w:ind w:left="0"/>
      </w:pPr>
    </w:p>
    <w:p w14:paraId="070336D0" w14:textId="77777777" w:rsidR="00993FE0" w:rsidRDefault="00993FE0" w:rsidP="007A4EC7">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648576C6"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75CDF3BE" w14:textId="29BD2EF5" w:rsidR="007A4EC7" w:rsidRPr="001273C1" w:rsidRDefault="007A4EC7" w:rsidP="00696D0D">
            <w:pPr>
              <w:rPr>
                <w:rFonts w:cstheme="minorHAnsi"/>
              </w:rPr>
            </w:pPr>
            <w:r>
              <w:rPr>
                <w:rFonts w:cstheme="minorHAnsi"/>
              </w:rPr>
              <w:lastRenderedPageBreak/>
              <w:t>H</w:t>
            </w:r>
            <w:r w:rsidR="009B7C97">
              <w:rPr>
                <w:rFonts w:cstheme="minorHAnsi"/>
              </w:rPr>
              <w:t>9</w:t>
            </w:r>
          </w:p>
        </w:tc>
        <w:tc>
          <w:tcPr>
            <w:tcW w:w="1276" w:type="dxa"/>
          </w:tcPr>
          <w:p w14:paraId="790CB596" w14:textId="77777777" w:rsidR="007A4EC7" w:rsidRPr="00AD0A96" w:rsidRDefault="007A4EC7" w:rsidP="00696D0D">
            <w:pPr>
              <w:rPr>
                <w:rFonts w:cstheme="minorHAnsi"/>
                <w:b/>
              </w:rPr>
            </w:pPr>
            <w:r w:rsidRPr="00AD0A96">
              <w:rPr>
                <w:rFonts w:cstheme="minorHAnsi"/>
                <w:b/>
              </w:rPr>
              <w:t>Field Name</w:t>
            </w:r>
          </w:p>
        </w:tc>
        <w:tc>
          <w:tcPr>
            <w:tcW w:w="1423" w:type="dxa"/>
          </w:tcPr>
          <w:p w14:paraId="779F2C1B" w14:textId="77777777" w:rsidR="007A4EC7" w:rsidRPr="00AD0A96" w:rsidRDefault="007A4EC7" w:rsidP="00696D0D">
            <w:pPr>
              <w:pStyle w:val="Heading4"/>
            </w:pPr>
            <w:bookmarkStart w:id="251" w:name="_Toc83127204"/>
            <w:r w:rsidRPr="00021214">
              <w:t>Currency Code</w:t>
            </w:r>
            <w:bookmarkEnd w:id="251"/>
          </w:p>
        </w:tc>
        <w:tc>
          <w:tcPr>
            <w:tcW w:w="845" w:type="dxa"/>
          </w:tcPr>
          <w:p w14:paraId="306C0850" w14:textId="77777777" w:rsidR="007A4EC7" w:rsidRPr="00AD0A96" w:rsidRDefault="007A4EC7" w:rsidP="00696D0D">
            <w:pPr>
              <w:rPr>
                <w:rFonts w:cstheme="minorHAnsi"/>
                <w:b/>
              </w:rPr>
            </w:pPr>
            <w:r w:rsidRPr="00AD0A96">
              <w:rPr>
                <w:rFonts w:cstheme="minorHAnsi"/>
                <w:b/>
              </w:rPr>
              <w:t>Field type</w:t>
            </w:r>
          </w:p>
        </w:tc>
        <w:tc>
          <w:tcPr>
            <w:tcW w:w="1645" w:type="dxa"/>
          </w:tcPr>
          <w:p w14:paraId="3B87AC52" w14:textId="77777777" w:rsidR="007A4EC7" w:rsidRPr="00AD0A96" w:rsidRDefault="007A4EC7" w:rsidP="00696D0D">
            <w:pPr>
              <w:rPr>
                <w:rFonts w:cstheme="minorHAnsi"/>
              </w:rPr>
            </w:pPr>
            <w:r w:rsidRPr="00AD0A96">
              <w:rPr>
                <w:rFonts w:cstheme="minorHAnsi"/>
              </w:rPr>
              <w:t>Alphanumeric</w:t>
            </w:r>
          </w:p>
        </w:tc>
        <w:tc>
          <w:tcPr>
            <w:tcW w:w="906" w:type="dxa"/>
          </w:tcPr>
          <w:p w14:paraId="5EEA95A9" w14:textId="77777777" w:rsidR="007A4EC7" w:rsidRPr="00AD0A96" w:rsidRDefault="007A4EC7" w:rsidP="00696D0D">
            <w:pPr>
              <w:rPr>
                <w:rFonts w:cstheme="minorHAnsi"/>
                <w:b/>
              </w:rPr>
            </w:pPr>
            <w:r w:rsidRPr="00AD0A96">
              <w:rPr>
                <w:rFonts w:cstheme="minorHAnsi"/>
                <w:b/>
              </w:rPr>
              <w:t>Default value</w:t>
            </w:r>
          </w:p>
        </w:tc>
        <w:tc>
          <w:tcPr>
            <w:tcW w:w="1276" w:type="dxa"/>
          </w:tcPr>
          <w:p w14:paraId="687C665C" w14:textId="2CB4EF42" w:rsidR="007A4EC7" w:rsidRPr="001273C1" w:rsidRDefault="00AA42EB" w:rsidP="00696D0D">
            <w:pPr>
              <w:rPr>
                <w:rFonts w:cstheme="minorHAnsi"/>
              </w:rPr>
            </w:pPr>
            <w:r>
              <w:rPr>
                <w:rFonts w:cstheme="minorHAnsi"/>
              </w:rPr>
              <w:t>ZZZ</w:t>
            </w:r>
          </w:p>
        </w:tc>
        <w:tc>
          <w:tcPr>
            <w:tcW w:w="1553" w:type="dxa"/>
          </w:tcPr>
          <w:p w14:paraId="076FBBD4" w14:textId="172953BD" w:rsidR="007A4EC7" w:rsidRPr="001273C1" w:rsidRDefault="00D742F0" w:rsidP="00696D0D">
            <w:pPr>
              <w:rPr>
                <w:rFonts w:cstheme="minorHAnsi"/>
              </w:rPr>
            </w:pPr>
            <w:sdt>
              <w:sdtPr>
                <w:rPr>
                  <w:rFonts w:cstheme="minorHAnsi"/>
                </w:rPr>
                <w:id w:val="-1439208411"/>
                <w14:checkbox>
                  <w14:checked w14:val="1"/>
                  <w14:checkedState w14:val="2612" w14:font="MS Gothic"/>
                  <w14:uncheckedState w14:val="2610" w14:font="MS Gothic"/>
                </w14:checkbox>
              </w:sdtPr>
              <w:sdtEndPr/>
              <w:sdtContent>
                <w:r w:rsidR="001B1B5C">
                  <w:rPr>
                    <w:rFonts w:ascii="MS Gothic" w:eastAsia="MS Gothic" w:hAnsi="MS Gothic" w:cstheme="minorHAnsi" w:hint="eastAsia"/>
                  </w:rPr>
                  <w:t>☒</w:t>
                </w:r>
              </w:sdtContent>
            </w:sdt>
            <w:r w:rsidR="007A4EC7">
              <w:rPr>
                <w:rFonts w:cstheme="minorHAnsi"/>
              </w:rPr>
              <w:t xml:space="preserve"> Mandatory</w:t>
            </w:r>
          </w:p>
        </w:tc>
      </w:tr>
      <w:tr w:rsidR="007A4EC7" w:rsidRPr="001273C1" w14:paraId="24CFFDB6" w14:textId="77777777" w:rsidTr="00696D0D">
        <w:tc>
          <w:tcPr>
            <w:tcW w:w="709" w:type="dxa"/>
            <w:vMerge w:val="restart"/>
          </w:tcPr>
          <w:p w14:paraId="6F2A840F" w14:textId="77777777" w:rsidR="007A4EC7" w:rsidRPr="001273C1" w:rsidRDefault="007A4EC7" w:rsidP="00696D0D">
            <w:pPr>
              <w:rPr>
                <w:rFonts w:cstheme="minorHAnsi"/>
              </w:rPr>
            </w:pPr>
          </w:p>
        </w:tc>
        <w:tc>
          <w:tcPr>
            <w:tcW w:w="1276" w:type="dxa"/>
          </w:tcPr>
          <w:p w14:paraId="4D193680"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5B4C9A80" w14:textId="77777777" w:rsidR="007A4EC7" w:rsidRPr="001273C1" w:rsidRDefault="007A4EC7" w:rsidP="00696D0D">
            <w:pPr>
              <w:rPr>
                <w:rFonts w:cstheme="minorHAnsi"/>
              </w:rPr>
            </w:pPr>
            <w:r w:rsidRPr="00021214">
              <w:rPr>
                <w:rFonts w:cstheme="minorHAnsi"/>
              </w:rPr>
              <w:t>The unit of currency in which the inv</w:t>
            </w:r>
            <w:r>
              <w:rPr>
                <w:rFonts w:cstheme="minorHAnsi"/>
              </w:rPr>
              <w:t xml:space="preserve">oice is issued by the supplier. </w:t>
            </w:r>
          </w:p>
        </w:tc>
      </w:tr>
      <w:tr w:rsidR="007A4EC7" w:rsidRPr="001273C1" w14:paraId="247E8C55" w14:textId="77777777" w:rsidTr="00696D0D">
        <w:tc>
          <w:tcPr>
            <w:tcW w:w="709" w:type="dxa"/>
            <w:vMerge/>
          </w:tcPr>
          <w:p w14:paraId="5A450775" w14:textId="77777777" w:rsidR="007A4EC7" w:rsidRPr="001273C1" w:rsidRDefault="007A4EC7" w:rsidP="00696D0D">
            <w:pPr>
              <w:rPr>
                <w:rFonts w:cstheme="minorHAnsi"/>
              </w:rPr>
            </w:pPr>
          </w:p>
        </w:tc>
        <w:tc>
          <w:tcPr>
            <w:tcW w:w="1276" w:type="dxa"/>
          </w:tcPr>
          <w:p w14:paraId="253BF344" w14:textId="77777777" w:rsidR="007A4EC7" w:rsidRPr="001273C1" w:rsidRDefault="007A4EC7" w:rsidP="00696D0D">
            <w:pPr>
              <w:contextualSpacing/>
              <w:rPr>
                <w:rFonts w:cstheme="minorHAnsi"/>
              </w:rPr>
            </w:pPr>
            <w:r w:rsidRPr="00AD0A96">
              <w:rPr>
                <w:rFonts w:cstheme="minorHAnsi"/>
              </w:rPr>
              <w:t>Source</w:t>
            </w:r>
          </w:p>
        </w:tc>
        <w:tc>
          <w:tcPr>
            <w:tcW w:w="7648" w:type="dxa"/>
            <w:gridSpan w:val="6"/>
          </w:tcPr>
          <w:p w14:paraId="07F0306D" w14:textId="77777777" w:rsidR="007A4EC7" w:rsidRPr="001273C1" w:rsidRDefault="007A4EC7" w:rsidP="00696D0D">
            <w:pPr>
              <w:contextualSpacing/>
              <w:rPr>
                <w:rFonts w:cstheme="minorHAnsi"/>
              </w:rPr>
            </w:pPr>
            <w:r>
              <w:rPr>
                <w:rFonts w:cstheme="minorHAnsi"/>
              </w:rPr>
              <w:t xml:space="preserve">Capture from the invoice       </w:t>
            </w:r>
          </w:p>
        </w:tc>
      </w:tr>
      <w:tr w:rsidR="007A4EC7" w:rsidRPr="001273C1" w14:paraId="719AA36A" w14:textId="77777777" w:rsidTr="00696D0D">
        <w:tc>
          <w:tcPr>
            <w:tcW w:w="709" w:type="dxa"/>
            <w:vMerge/>
          </w:tcPr>
          <w:p w14:paraId="25DA5E57" w14:textId="77777777" w:rsidR="007A4EC7" w:rsidRPr="001273C1" w:rsidRDefault="007A4EC7" w:rsidP="00696D0D">
            <w:pPr>
              <w:rPr>
                <w:rFonts w:cstheme="minorHAnsi"/>
              </w:rPr>
            </w:pPr>
          </w:p>
        </w:tc>
        <w:tc>
          <w:tcPr>
            <w:tcW w:w="1276" w:type="dxa"/>
          </w:tcPr>
          <w:p w14:paraId="4561F1B1"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5981F515" w14:textId="77777777" w:rsidR="007A4EC7" w:rsidRPr="00021214" w:rsidRDefault="007A4EC7" w:rsidP="00696D0D">
            <w:pPr>
              <w:contextualSpacing/>
              <w:rPr>
                <w:rFonts w:cstheme="minorHAnsi"/>
              </w:rPr>
            </w:pPr>
            <w:r w:rsidRPr="00021214">
              <w:rPr>
                <w:rFonts w:cstheme="minorHAnsi"/>
              </w:rPr>
              <w:t xml:space="preserve">Selection options below are in order of priority: </w:t>
            </w:r>
          </w:p>
          <w:p w14:paraId="69A4020A" w14:textId="77777777" w:rsidR="007A4EC7" w:rsidRPr="00021214" w:rsidRDefault="00D742F0" w:rsidP="00696D0D">
            <w:pPr>
              <w:contextualSpacing/>
              <w:rPr>
                <w:rFonts w:cstheme="minorHAnsi"/>
              </w:rPr>
            </w:pPr>
            <w:sdt>
              <w:sdtPr>
                <w:rPr>
                  <w:rFonts w:cstheme="minorHAnsi"/>
                </w:rPr>
                <w:id w:val="-1379937868"/>
                <w14:checkbox>
                  <w14:checked w14:val="1"/>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sidRPr="00021214">
              <w:rPr>
                <w:rFonts w:cstheme="minorHAnsi"/>
              </w:rPr>
              <w:t xml:space="preserve"> Populate from the invoice, using keyword replacement </w:t>
            </w:r>
          </w:p>
          <w:p w14:paraId="53EF2A8D" w14:textId="58F72064" w:rsidR="007A4EC7" w:rsidRPr="00021214" w:rsidRDefault="00D742F0" w:rsidP="00696D0D">
            <w:pPr>
              <w:contextualSpacing/>
              <w:rPr>
                <w:rFonts w:cstheme="minorHAnsi"/>
              </w:rPr>
            </w:pPr>
            <w:sdt>
              <w:sdtPr>
                <w:rPr>
                  <w:rFonts w:cstheme="minorHAnsi"/>
                </w:rPr>
                <w:id w:val="198988574"/>
                <w14:checkbox>
                  <w14:checked w14:val="1"/>
                  <w14:checkedState w14:val="2612" w14:font="MS Gothic"/>
                  <w14:uncheckedState w14:val="2610" w14:font="MS Gothic"/>
                </w14:checkbox>
              </w:sdtPr>
              <w:sdtEndPr/>
              <w:sdtContent>
                <w:r w:rsidR="00993FE0">
                  <w:rPr>
                    <w:rFonts w:ascii="MS Gothic" w:eastAsia="MS Gothic" w:hAnsi="MS Gothic" w:cstheme="minorHAnsi" w:hint="eastAsia"/>
                  </w:rPr>
                  <w:t>☒</w:t>
                </w:r>
              </w:sdtContent>
            </w:sdt>
            <w:r w:rsidR="007A4EC7" w:rsidRPr="00021214">
              <w:rPr>
                <w:rFonts w:cstheme="minorHAnsi"/>
              </w:rPr>
              <w:t xml:space="preserve"> Populate from the supplier extract</w:t>
            </w:r>
          </w:p>
          <w:p w14:paraId="194032CD" w14:textId="77777777" w:rsidR="007A4EC7" w:rsidRPr="00021214" w:rsidRDefault="00D742F0" w:rsidP="00696D0D">
            <w:pPr>
              <w:contextualSpacing/>
              <w:rPr>
                <w:rFonts w:cstheme="minorHAnsi"/>
              </w:rPr>
            </w:pPr>
            <w:sdt>
              <w:sdtPr>
                <w:rPr>
                  <w:rFonts w:cstheme="minorHAnsi"/>
                </w:rPr>
                <w:id w:val="-1902976646"/>
                <w14:checkbox>
                  <w14:checked w14:val="0"/>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sidRPr="00021214">
              <w:rPr>
                <w:rFonts w:cstheme="minorHAnsi"/>
              </w:rPr>
              <w:t xml:space="preserve"> Populate from the company extract</w:t>
            </w:r>
          </w:p>
          <w:p w14:paraId="4EE99234" w14:textId="6EE49C06" w:rsidR="007A4EC7" w:rsidRPr="001273C1" w:rsidRDefault="00D742F0" w:rsidP="00696D0D">
            <w:pPr>
              <w:contextualSpacing/>
              <w:rPr>
                <w:rFonts w:cstheme="minorHAnsi"/>
              </w:rPr>
            </w:pPr>
            <w:sdt>
              <w:sdtPr>
                <w:rPr>
                  <w:rFonts w:cstheme="minorHAnsi"/>
                </w:rPr>
                <w:id w:val="1285006507"/>
                <w14:checkbox>
                  <w14:checked w14:val="1"/>
                  <w14:checkedState w14:val="2612" w14:font="MS Gothic"/>
                  <w14:uncheckedState w14:val="2610" w14:font="MS Gothic"/>
                </w14:checkbox>
              </w:sdtPr>
              <w:sdtEndPr/>
              <w:sdtContent>
                <w:r w:rsidR="00AA42EB">
                  <w:rPr>
                    <w:rFonts w:ascii="MS Gothic" w:eastAsia="MS Gothic" w:hAnsi="MS Gothic" w:cstheme="minorHAnsi" w:hint="eastAsia"/>
                  </w:rPr>
                  <w:t>☒</w:t>
                </w:r>
              </w:sdtContent>
            </w:sdt>
            <w:r w:rsidR="007A4EC7" w:rsidRPr="00021214">
              <w:rPr>
                <w:rFonts w:cstheme="minorHAnsi"/>
              </w:rPr>
              <w:t xml:space="preserve"> Assign the default value</w:t>
            </w:r>
          </w:p>
        </w:tc>
      </w:tr>
      <w:tr w:rsidR="007A4EC7" w:rsidRPr="001273C1" w14:paraId="2EF5E575" w14:textId="77777777" w:rsidTr="00696D0D">
        <w:tc>
          <w:tcPr>
            <w:tcW w:w="709" w:type="dxa"/>
            <w:vMerge/>
          </w:tcPr>
          <w:p w14:paraId="547C0122" w14:textId="77777777" w:rsidR="007A4EC7" w:rsidRPr="001273C1" w:rsidRDefault="007A4EC7" w:rsidP="00696D0D">
            <w:pPr>
              <w:rPr>
                <w:rFonts w:cstheme="minorHAnsi"/>
              </w:rPr>
            </w:pPr>
          </w:p>
        </w:tc>
        <w:tc>
          <w:tcPr>
            <w:tcW w:w="1276" w:type="dxa"/>
          </w:tcPr>
          <w:p w14:paraId="34445749"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3CD54E82" w14:textId="77777777" w:rsidR="007A4EC7" w:rsidRDefault="007A4EC7" w:rsidP="00696D0D">
            <w:pPr>
              <w:rPr>
                <w:rStyle w:val="Hyperlink"/>
              </w:rPr>
            </w:pPr>
            <w:r>
              <w:t xml:space="preserve">AAA (A=Alphabet) according to </w:t>
            </w:r>
            <w:hyperlink r:id="rId99" w:anchor="Active_codes" w:history="1">
              <w:r>
                <w:rPr>
                  <w:rStyle w:val="Hyperlink"/>
                </w:rPr>
                <w:t>ISO 4217</w:t>
              </w:r>
            </w:hyperlink>
          </w:p>
          <w:p w14:paraId="5E319389" w14:textId="323B95EB" w:rsidR="007A4EC7" w:rsidRPr="001273C1" w:rsidRDefault="007A4EC7" w:rsidP="00696D0D">
            <w:pPr>
              <w:contextualSpacing/>
              <w:rPr>
                <w:rFonts w:cstheme="minorHAnsi"/>
              </w:rPr>
            </w:pPr>
            <w:r>
              <w:object w:dxaOrig="1440" w:dyaOrig="1440" w14:anchorId="1F8DD5DE">
                <v:shape id="_x0000_i1371" type="#_x0000_t75" style="width:36.75pt;height:13.5pt" o:ole="">
                  <v:imagedata r:id="rId27" o:title=""/>
                </v:shape>
                <w:control r:id="rId100" w:name="Label112111111111" w:shapeid="_x0000_i1371"/>
              </w:object>
            </w:r>
            <w:r>
              <w:object w:dxaOrig="1440" w:dyaOrig="1440" w14:anchorId="1F526EA2">
                <v:shape id="_x0000_i1372" type="#_x0000_t75" alt="Minimum Length" style="width:28.5pt;height:18pt" o:ole="" fillcolor="red">
                  <v:fill opacity="41943f"/>
                  <v:imagedata r:id="rId101" o:title=""/>
                </v:shape>
                <w:control r:id="rId102" w:name="TextBox212111111111" w:shapeid="_x0000_i1372"/>
              </w:object>
            </w:r>
            <w:r>
              <w:object w:dxaOrig="1440" w:dyaOrig="1440" w14:anchorId="386AF8AF">
                <v:shape id="_x0000_i1373" type="#_x0000_t75" style="width:15.75pt;height:13.5pt" o:ole="">
                  <v:imagedata r:id="rId103" o:title=""/>
                </v:shape>
                <w:control r:id="rId104" w:name="Label212111111111" w:shapeid="_x0000_i1373"/>
              </w:object>
            </w:r>
            <w:r>
              <w:object w:dxaOrig="1440" w:dyaOrig="1440" w14:anchorId="7AD319C4">
                <v:shape id="_x0000_i1374" type="#_x0000_t75" style="width:27.75pt;height:18pt" o:ole="">
                  <v:imagedata r:id="rId105" o:title=""/>
                </v:shape>
                <w:control r:id="rId106" w:name="TextBox312111111111" w:shapeid="_x0000_i1374"/>
              </w:object>
            </w:r>
          </w:p>
        </w:tc>
      </w:tr>
      <w:tr w:rsidR="007A4EC7" w:rsidRPr="001273C1" w14:paraId="5417BF1F" w14:textId="77777777" w:rsidTr="00696D0D">
        <w:tc>
          <w:tcPr>
            <w:tcW w:w="709" w:type="dxa"/>
            <w:vMerge/>
          </w:tcPr>
          <w:p w14:paraId="2A70888E" w14:textId="77777777" w:rsidR="007A4EC7" w:rsidRPr="001273C1" w:rsidRDefault="007A4EC7" w:rsidP="00696D0D">
            <w:pPr>
              <w:rPr>
                <w:rFonts w:cstheme="minorHAnsi"/>
              </w:rPr>
            </w:pPr>
          </w:p>
        </w:tc>
        <w:tc>
          <w:tcPr>
            <w:tcW w:w="1276" w:type="dxa"/>
          </w:tcPr>
          <w:p w14:paraId="3A337B44"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640CA4B6" w14:textId="70624C13" w:rsidR="007A4EC7" w:rsidRPr="001273C1" w:rsidRDefault="007A4EC7" w:rsidP="00696D0D">
            <w:pPr>
              <w:contextualSpacing/>
              <w:rPr>
                <w:rFonts w:cstheme="minorHAnsi"/>
              </w:rPr>
            </w:pPr>
            <w:r>
              <w:object w:dxaOrig="1440" w:dyaOrig="1440" w14:anchorId="0F90619A">
                <v:shape id="_x0000_i1375" type="#_x0000_t75" style="width:31.5pt;height:18pt" o:ole="">
                  <v:imagedata r:id="rId35" o:title=""/>
                </v:shape>
                <w:control r:id="rId107" w:name="TextBox511111111111117" w:shapeid="_x0000_i1375"/>
              </w:object>
            </w:r>
          </w:p>
        </w:tc>
      </w:tr>
    </w:tbl>
    <w:p w14:paraId="2E0BDC68" w14:textId="77777777" w:rsidR="007A4EC7" w:rsidRDefault="007A4EC7" w:rsidP="007A4EC7">
      <w:pPr>
        <w:pStyle w:val="BodyText"/>
      </w:pPr>
    </w:p>
    <w:p w14:paraId="18135AF3" w14:textId="77777777" w:rsidR="007A4EC7" w:rsidRDefault="007A4EC7" w:rsidP="007A4EC7">
      <w:pPr>
        <w:pStyle w:val="BodyText"/>
      </w:pPr>
    </w:p>
    <w:p w14:paraId="3994D599" w14:textId="77777777" w:rsidR="007A4EC7" w:rsidRDefault="007A4EC7" w:rsidP="007A4EC7">
      <w:pPr>
        <w:pStyle w:val="BodyText"/>
      </w:pPr>
    </w:p>
    <w:p w14:paraId="1DD326B3" w14:textId="77777777" w:rsidR="007A4EC7" w:rsidRDefault="007A4EC7" w:rsidP="007A4EC7">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552DC3E8"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48806BE1" w14:textId="099D6819" w:rsidR="007A4EC7" w:rsidRPr="001273C1" w:rsidRDefault="007A4EC7" w:rsidP="00696D0D">
            <w:pPr>
              <w:rPr>
                <w:rFonts w:cstheme="minorHAnsi"/>
              </w:rPr>
            </w:pPr>
            <w:r>
              <w:rPr>
                <w:rFonts w:cstheme="minorHAnsi"/>
              </w:rPr>
              <w:t>H</w:t>
            </w:r>
            <w:r w:rsidR="009B7C97">
              <w:rPr>
                <w:rFonts w:cstheme="minorHAnsi"/>
              </w:rPr>
              <w:t>10</w:t>
            </w:r>
          </w:p>
        </w:tc>
        <w:tc>
          <w:tcPr>
            <w:tcW w:w="1276" w:type="dxa"/>
          </w:tcPr>
          <w:p w14:paraId="01B78231" w14:textId="77777777" w:rsidR="007A4EC7" w:rsidRPr="00AD0A96" w:rsidRDefault="007A4EC7" w:rsidP="00696D0D">
            <w:pPr>
              <w:rPr>
                <w:rFonts w:cstheme="minorHAnsi"/>
                <w:b/>
              </w:rPr>
            </w:pPr>
            <w:r w:rsidRPr="00AD0A96">
              <w:rPr>
                <w:rFonts w:cstheme="minorHAnsi"/>
                <w:b/>
              </w:rPr>
              <w:t>Field Name</w:t>
            </w:r>
          </w:p>
        </w:tc>
        <w:tc>
          <w:tcPr>
            <w:tcW w:w="1423" w:type="dxa"/>
          </w:tcPr>
          <w:p w14:paraId="780A310B" w14:textId="77777777" w:rsidR="007A4EC7" w:rsidRPr="00AD0A96" w:rsidRDefault="007A4EC7" w:rsidP="00696D0D">
            <w:pPr>
              <w:pStyle w:val="Heading4"/>
            </w:pPr>
            <w:bookmarkStart w:id="252" w:name="_Toc83127205"/>
            <w:r w:rsidRPr="00720BA4">
              <w:t>Total Net Amount</w:t>
            </w:r>
            <w:bookmarkEnd w:id="252"/>
          </w:p>
        </w:tc>
        <w:tc>
          <w:tcPr>
            <w:tcW w:w="845" w:type="dxa"/>
          </w:tcPr>
          <w:p w14:paraId="3A086963" w14:textId="77777777" w:rsidR="007A4EC7" w:rsidRPr="00AD0A96" w:rsidRDefault="007A4EC7" w:rsidP="00696D0D">
            <w:pPr>
              <w:rPr>
                <w:rFonts w:cstheme="minorHAnsi"/>
                <w:b/>
              </w:rPr>
            </w:pPr>
            <w:r w:rsidRPr="00AD0A96">
              <w:rPr>
                <w:rFonts w:cstheme="minorHAnsi"/>
                <w:b/>
              </w:rPr>
              <w:t>Field type</w:t>
            </w:r>
          </w:p>
        </w:tc>
        <w:tc>
          <w:tcPr>
            <w:tcW w:w="1645" w:type="dxa"/>
          </w:tcPr>
          <w:p w14:paraId="6FBFC537" w14:textId="77777777" w:rsidR="007A4EC7" w:rsidRPr="00AD0A96" w:rsidRDefault="007A4EC7" w:rsidP="00696D0D">
            <w:pPr>
              <w:rPr>
                <w:rFonts w:cstheme="minorHAnsi"/>
              </w:rPr>
            </w:pPr>
            <w:r>
              <w:rPr>
                <w:rFonts w:cstheme="minorHAnsi"/>
              </w:rPr>
              <w:t>Decimal</w:t>
            </w:r>
          </w:p>
        </w:tc>
        <w:tc>
          <w:tcPr>
            <w:tcW w:w="906" w:type="dxa"/>
          </w:tcPr>
          <w:p w14:paraId="2AFDCF69" w14:textId="77777777" w:rsidR="007A4EC7" w:rsidRPr="00AD0A96" w:rsidRDefault="007A4EC7" w:rsidP="00696D0D">
            <w:pPr>
              <w:rPr>
                <w:rFonts w:cstheme="minorHAnsi"/>
                <w:b/>
              </w:rPr>
            </w:pPr>
            <w:r w:rsidRPr="00AD0A96">
              <w:rPr>
                <w:rFonts w:cstheme="minorHAnsi"/>
                <w:b/>
              </w:rPr>
              <w:t>Default value</w:t>
            </w:r>
          </w:p>
        </w:tc>
        <w:tc>
          <w:tcPr>
            <w:tcW w:w="1276" w:type="dxa"/>
          </w:tcPr>
          <w:p w14:paraId="660AAF82" w14:textId="77777777" w:rsidR="007A4EC7" w:rsidRPr="001273C1" w:rsidRDefault="007A4EC7" w:rsidP="00696D0D">
            <w:pPr>
              <w:rPr>
                <w:rFonts w:cstheme="minorHAnsi"/>
              </w:rPr>
            </w:pPr>
            <w:r w:rsidRPr="00281024">
              <w:rPr>
                <w:rFonts w:cstheme="minorHAnsi"/>
              </w:rPr>
              <w:t>0.00</w:t>
            </w:r>
          </w:p>
        </w:tc>
        <w:tc>
          <w:tcPr>
            <w:tcW w:w="1553" w:type="dxa"/>
          </w:tcPr>
          <w:p w14:paraId="42FBE931" w14:textId="77777777" w:rsidR="007A4EC7" w:rsidRPr="001273C1" w:rsidRDefault="00D742F0" w:rsidP="00696D0D">
            <w:pPr>
              <w:rPr>
                <w:rFonts w:cstheme="minorHAnsi"/>
              </w:rPr>
            </w:pPr>
            <w:sdt>
              <w:sdtPr>
                <w:rPr>
                  <w:rFonts w:cstheme="minorHAnsi"/>
                </w:rPr>
                <w:id w:val="803360263"/>
                <w14:checkbox>
                  <w14:checked w14:val="1"/>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Mandatory</w:t>
            </w:r>
          </w:p>
        </w:tc>
      </w:tr>
      <w:tr w:rsidR="007A4EC7" w:rsidRPr="001273C1" w14:paraId="3606C439" w14:textId="77777777" w:rsidTr="00696D0D">
        <w:tc>
          <w:tcPr>
            <w:tcW w:w="709" w:type="dxa"/>
            <w:vMerge w:val="restart"/>
          </w:tcPr>
          <w:p w14:paraId="57C18395" w14:textId="77777777" w:rsidR="007A4EC7" w:rsidRPr="001273C1" w:rsidRDefault="007A4EC7" w:rsidP="00696D0D">
            <w:pPr>
              <w:rPr>
                <w:rFonts w:cstheme="minorHAnsi"/>
              </w:rPr>
            </w:pPr>
          </w:p>
        </w:tc>
        <w:tc>
          <w:tcPr>
            <w:tcW w:w="1276" w:type="dxa"/>
          </w:tcPr>
          <w:p w14:paraId="35E1BEF9"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30683A1D" w14:textId="77777777" w:rsidR="007A4EC7" w:rsidRPr="00281024" w:rsidRDefault="007A4EC7" w:rsidP="00696D0D">
            <w:pPr>
              <w:rPr>
                <w:rFonts w:cstheme="minorHAnsi"/>
              </w:rPr>
            </w:pPr>
            <w:r w:rsidRPr="00281024">
              <w:rPr>
                <w:rFonts w:cstheme="minorHAnsi"/>
              </w:rPr>
              <w:t>The total Net amount excluding tax.</w:t>
            </w:r>
          </w:p>
          <w:p w14:paraId="298A3457" w14:textId="77777777" w:rsidR="007A4EC7" w:rsidRPr="001273C1" w:rsidRDefault="007A4EC7" w:rsidP="00696D0D">
            <w:pPr>
              <w:contextualSpacing/>
              <w:rPr>
                <w:rFonts w:cstheme="minorHAnsi"/>
              </w:rPr>
            </w:pPr>
          </w:p>
        </w:tc>
      </w:tr>
      <w:tr w:rsidR="007A4EC7" w:rsidRPr="001273C1" w14:paraId="3057D3E7" w14:textId="77777777" w:rsidTr="00696D0D">
        <w:tc>
          <w:tcPr>
            <w:tcW w:w="709" w:type="dxa"/>
            <w:vMerge/>
          </w:tcPr>
          <w:p w14:paraId="3CA297A6" w14:textId="77777777" w:rsidR="007A4EC7" w:rsidRPr="001273C1" w:rsidRDefault="007A4EC7" w:rsidP="00696D0D">
            <w:pPr>
              <w:rPr>
                <w:rFonts w:cstheme="minorHAnsi"/>
              </w:rPr>
            </w:pPr>
          </w:p>
        </w:tc>
        <w:tc>
          <w:tcPr>
            <w:tcW w:w="1276" w:type="dxa"/>
          </w:tcPr>
          <w:p w14:paraId="44A08615" w14:textId="77777777" w:rsidR="007A4EC7" w:rsidRPr="001273C1" w:rsidRDefault="007A4EC7" w:rsidP="00696D0D">
            <w:pPr>
              <w:contextualSpacing/>
              <w:rPr>
                <w:rFonts w:cstheme="minorHAnsi"/>
              </w:rPr>
            </w:pPr>
            <w:r w:rsidRPr="00AD0A96">
              <w:rPr>
                <w:rFonts w:cstheme="minorHAnsi"/>
              </w:rPr>
              <w:t>Source</w:t>
            </w:r>
          </w:p>
        </w:tc>
        <w:tc>
          <w:tcPr>
            <w:tcW w:w="7648" w:type="dxa"/>
            <w:gridSpan w:val="6"/>
          </w:tcPr>
          <w:p w14:paraId="5D44B81B" w14:textId="77777777" w:rsidR="007A4EC7" w:rsidRPr="001273C1" w:rsidRDefault="007A4EC7" w:rsidP="00696D0D">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7A4EC7" w:rsidRPr="001273C1" w14:paraId="19540EE6" w14:textId="77777777" w:rsidTr="00696D0D">
        <w:tc>
          <w:tcPr>
            <w:tcW w:w="709" w:type="dxa"/>
            <w:vMerge/>
          </w:tcPr>
          <w:p w14:paraId="34691491" w14:textId="77777777" w:rsidR="007A4EC7" w:rsidRPr="001273C1" w:rsidRDefault="007A4EC7" w:rsidP="00696D0D">
            <w:pPr>
              <w:rPr>
                <w:rFonts w:cstheme="minorHAnsi"/>
              </w:rPr>
            </w:pPr>
          </w:p>
        </w:tc>
        <w:tc>
          <w:tcPr>
            <w:tcW w:w="1276" w:type="dxa"/>
          </w:tcPr>
          <w:p w14:paraId="3E46DBBD"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3F68AC10" w14:textId="77777777" w:rsidR="007A4EC7" w:rsidRPr="00281024" w:rsidRDefault="007A4EC7" w:rsidP="00696D0D">
            <w:pPr>
              <w:contextualSpacing/>
              <w:rPr>
                <w:rFonts w:cstheme="minorHAnsi"/>
              </w:rPr>
            </w:pPr>
            <w:r w:rsidRPr="00281024">
              <w:rPr>
                <w:rFonts w:cstheme="minorHAnsi"/>
              </w:rPr>
              <w:t>Locate usin</w:t>
            </w:r>
            <w:r>
              <w:rPr>
                <w:rFonts w:cstheme="minorHAnsi"/>
              </w:rPr>
              <w:t>g a combination of keywords.</w:t>
            </w:r>
          </w:p>
          <w:p w14:paraId="2D9DC9D0" w14:textId="77777777" w:rsidR="007A4EC7" w:rsidRPr="001273C1" w:rsidRDefault="007A4EC7" w:rsidP="00696D0D">
            <w:pPr>
              <w:contextualSpacing/>
              <w:rPr>
                <w:rFonts w:cstheme="minorHAnsi"/>
              </w:rPr>
            </w:pPr>
            <w:r w:rsidRPr="00281024">
              <w:rPr>
                <w:rFonts w:cstheme="minorHAnsi"/>
              </w:rPr>
              <w:t>A negative sign indicates a credit invoice.</w:t>
            </w:r>
          </w:p>
        </w:tc>
      </w:tr>
      <w:tr w:rsidR="007A4EC7" w:rsidRPr="001273C1" w14:paraId="5432B7ED" w14:textId="77777777" w:rsidTr="00696D0D">
        <w:tc>
          <w:tcPr>
            <w:tcW w:w="709" w:type="dxa"/>
            <w:vMerge/>
          </w:tcPr>
          <w:p w14:paraId="48CC5B54" w14:textId="77777777" w:rsidR="007A4EC7" w:rsidRPr="001273C1" w:rsidRDefault="007A4EC7" w:rsidP="00696D0D">
            <w:pPr>
              <w:rPr>
                <w:rFonts w:cstheme="minorHAnsi"/>
              </w:rPr>
            </w:pPr>
          </w:p>
        </w:tc>
        <w:tc>
          <w:tcPr>
            <w:tcW w:w="1276" w:type="dxa"/>
          </w:tcPr>
          <w:p w14:paraId="62D8942F"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29B9B3C8" w14:textId="77777777" w:rsidR="007A4EC7" w:rsidRPr="00281024" w:rsidRDefault="007A4EC7" w:rsidP="00696D0D">
            <w:r>
              <w:t>&lt;whole units&gt;.&lt;cents&gt;</w:t>
            </w:r>
          </w:p>
        </w:tc>
      </w:tr>
      <w:tr w:rsidR="007A4EC7" w:rsidRPr="001273C1" w14:paraId="11411313" w14:textId="77777777" w:rsidTr="00696D0D">
        <w:tc>
          <w:tcPr>
            <w:tcW w:w="709" w:type="dxa"/>
            <w:vMerge/>
          </w:tcPr>
          <w:p w14:paraId="38C6E8BF" w14:textId="77777777" w:rsidR="007A4EC7" w:rsidRPr="001273C1" w:rsidRDefault="007A4EC7" w:rsidP="00696D0D">
            <w:pPr>
              <w:rPr>
                <w:rFonts w:cstheme="minorHAnsi"/>
              </w:rPr>
            </w:pPr>
          </w:p>
        </w:tc>
        <w:tc>
          <w:tcPr>
            <w:tcW w:w="1276" w:type="dxa"/>
          </w:tcPr>
          <w:p w14:paraId="41DBC592"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2737583E" w14:textId="1046D622" w:rsidR="007A4EC7" w:rsidRPr="001273C1" w:rsidRDefault="007A4EC7" w:rsidP="00696D0D">
            <w:pPr>
              <w:contextualSpacing/>
              <w:rPr>
                <w:rFonts w:cstheme="minorHAnsi"/>
              </w:rPr>
            </w:pPr>
            <w:r>
              <w:object w:dxaOrig="1440" w:dyaOrig="1440" w14:anchorId="30FD0BEA">
                <v:shape id="_x0000_i1376" type="#_x0000_t75" style="width:31.5pt;height:18pt" o:ole="">
                  <v:imagedata r:id="rId35" o:title=""/>
                </v:shape>
                <w:control r:id="rId108" w:name="TextBox511111111111118" w:shapeid="_x0000_i1376"/>
              </w:object>
            </w:r>
          </w:p>
        </w:tc>
      </w:tr>
      <w:tr w:rsidR="007A4EC7" w:rsidRPr="001273C1" w14:paraId="251D8FDF" w14:textId="77777777" w:rsidTr="00696D0D">
        <w:tc>
          <w:tcPr>
            <w:tcW w:w="709" w:type="dxa"/>
            <w:vMerge/>
          </w:tcPr>
          <w:p w14:paraId="08857D7F" w14:textId="77777777" w:rsidR="007A4EC7" w:rsidRPr="001273C1" w:rsidRDefault="007A4EC7" w:rsidP="00696D0D">
            <w:pPr>
              <w:rPr>
                <w:rFonts w:cstheme="minorHAnsi"/>
              </w:rPr>
            </w:pPr>
          </w:p>
        </w:tc>
        <w:tc>
          <w:tcPr>
            <w:tcW w:w="1276" w:type="dxa"/>
          </w:tcPr>
          <w:p w14:paraId="042C3075" w14:textId="77777777" w:rsidR="007A4EC7" w:rsidRPr="00AD0A96" w:rsidRDefault="007A4EC7" w:rsidP="00696D0D">
            <w:pPr>
              <w:contextualSpacing/>
              <w:rPr>
                <w:rFonts w:cstheme="minorHAnsi"/>
              </w:rPr>
            </w:pPr>
            <w:r>
              <w:rPr>
                <w:rFonts w:cstheme="minorHAnsi"/>
              </w:rPr>
              <w:t>Notes</w:t>
            </w:r>
          </w:p>
        </w:tc>
        <w:tc>
          <w:tcPr>
            <w:tcW w:w="7648" w:type="dxa"/>
            <w:gridSpan w:val="6"/>
          </w:tcPr>
          <w:p w14:paraId="2E4B9846" w14:textId="77777777" w:rsidR="007A4EC7" w:rsidRDefault="007A4EC7" w:rsidP="00696D0D">
            <w:pPr>
              <w:contextualSpacing/>
            </w:pPr>
            <w:r>
              <w:t>The decimal separator is automatically as a comma depending on your regional settings.</w:t>
            </w:r>
          </w:p>
        </w:tc>
      </w:tr>
    </w:tbl>
    <w:p w14:paraId="7A251AB3" w14:textId="77777777" w:rsidR="007A4EC7" w:rsidRDefault="007A4EC7" w:rsidP="007A4EC7">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0878C245"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7C7E4A2C" w14:textId="0A46A894" w:rsidR="007A4EC7" w:rsidRPr="001273C1" w:rsidRDefault="007A4EC7" w:rsidP="00696D0D">
            <w:pPr>
              <w:rPr>
                <w:rFonts w:cstheme="minorHAnsi"/>
              </w:rPr>
            </w:pPr>
            <w:r>
              <w:rPr>
                <w:rFonts w:cstheme="minorHAnsi"/>
              </w:rPr>
              <w:t>H1</w:t>
            </w:r>
            <w:r w:rsidR="009B7C97">
              <w:rPr>
                <w:rFonts w:cstheme="minorHAnsi"/>
              </w:rPr>
              <w:t>1</w:t>
            </w:r>
          </w:p>
        </w:tc>
        <w:tc>
          <w:tcPr>
            <w:tcW w:w="1276" w:type="dxa"/>
          </w:tcPr>
          <w:p w14:paraId="13F071A6" w14:textId="77777777" w:rsidR="007A4EC7" w:rsidRPr="00AD0A96" w:rsidRDefault="007A4EC7" w:rsidP="00696D0D">
            <w:pPr>
              <w:rPr>
                <w:rFonts w:cstheme="minorHAnsi"/>
                <w:b/>
              </w:rPr>
            </w:pPr>
            <w:r w:rsidRPr="00AD0A96">
              <w:rPr>
                <w:rFonts w:cstheme="minorHAnsi"/>
                <w:b/>
              </w:rPr>
              <w:t>Field Name</w:t>
            </w:r>
          </w:p>
        </w:tc>
        <w:tc>
          <w:tcPr>
            <w:tcW w:w="1423" w:type="dxa"/>
          </w:tcPr>
          <w:p w14:paraId="0A44A3EE" w14:textId="77777777" w:rsidR="007A4EC7" w:rsidRPr="00AD0A96" w:rsidRDefault="007A4EC7" w:rsidP="00696D0D">
            <w:pPr>
              <w:pStyle w:val="Heading4"/>
            </w:pPr>
            <w:bookmarkStart w:id="253" w:name="_Toc83127206"/>
            <w:r w:rsidRPr="00720BA4">
              <w:t xml:space="preserve">Total </w:t>
            </w:r>
            <w:r>
              <w:t>Tax</w:t>
            </w:r>
            <w:r w:rsidRPr="00720BA4">
              <w:t xml:space="preserve"> Amount</w:t>
            </w:r>
            <w:bookmarkEnd w:id="253"/>
          </w:p>
        </w:tc>
        <w:tc>
          <w:tcPr>
            <w:tcW w:w="845" w:type="dxa"/>
          </w:tcPr>
          <w:p w14:paraId="0651A4E6" w14:textId="77777777" w:rsidR="007A4EC7" w:rsidRPr="00AD0A96" w:rsidRDefault="007A4EC7" w:rsidP="00696D0D">
            <w:pPr>
              <w:rPr>
                <w:rFonts w:cstheme="minorHAnsi"/>
                <w:b/>
              </w:rPr>
            </w:pPr>
            <w:r w:rsidRPr="00AD0A96">
              <w:rPr>
                <w:rFonts w:cstheme="minorHAnsi"/>
                <w:b/>
              </w:rPr>
              <w:t>Field type</w:t>
            </w:r>
          </w:p>
        </w:tc>
        <w:tc>
          <w:tcPr>
            <w:tcW w:w="1645" w:type="dxa"/>
          </w:tcPr>
          <w:p w14:paraId="052FD151" w14:textId="77777777" w:rsidR="007A4EC7" w:rsidRPr="00AD0A96" w:rsidRDefault="007A4EC7" w:rsidP="00696D0D">
            <w:pPr>
              <w:rPr>
                <w:rFonts w:cstheme="minorHAnsi"/>
              </w:rPr>
            </w:pPr>
            <w:r>
              <w:rPr>
                <w:rFonts w:cstheme="minorHAnsi"/>
              </w:rPr>
              <w:t>Decimal</w:t>
            </w:r>
          </w:p>
        </w:tc>
        <w:tc>
          <w:tcPr>
            <w:tcW w:w="906" w:type="dxa"/>
          </w:tcPr>
          <w:p w14:paraId="167DC807" w14:textId="77777777" w:rsidR="007A4EC7" w:rsidRPr="00AD0A96" w:rsidRDefault="007A4EC7" w:rsidP="00696D0D">
            <w:pPr>
              <w:rPr>
                <w:rFonts w:cstheme="minorHAnsi"/>
                <w:b/>
              </w:rPr>
            </w:pPr>
            <w:r w:rsidRPr="00AD0A96">
              <w:rPr>
                <w:rFonts w:cstheme="minorHAnsi"/>
                <w:b/>
              </w:rPr>
              <w:t>Default value</w:t>
            </w:r>
          </w:p>
        </w:tc>
        <w:tc>
          <w:tcPr>
            <w:tcW w:w="1276" w:type="dxa"/>
          </w:tcPr>
          <w:p w14:paraId="726F5F79" w14:textId="77777777" w:rsidR="007A4EC7" w:rsidRPr="001273C1" w:rsidRDefault="007A4EC7" w:rsidP="00696D0D">
            <w:pPr>
              <w:rPr>
                <w:rFonts w:cstheme="minorHAnsi"/>
              </w:rPr>
            </w:pPr>
            <w:r w:rsidRPr="00281024">
              <w:rPr>
                <w:rFonts w:cstheme="minorHAnsi"/>
              </w:rPr>
              <w:t>0.00</w:t>
            </w:r>
          </w:p>
        </w:tc>
        <w:tc>
          <w:tcPr>
            <w:tcW w:w="1553" w:type="dxa"/>
          </w:tcPr>
          <w:p w14:paraId="35AEA83B" w14:textId="77777777" w:rsidR="007A4EC7" w:rsidRPr="001273C1" w:rsidRDefault="00D742F0" w:rsidP="00696D0D">
            <w:pPr>
              <w:rPr>
                <w:rFonts w:cstheme="minorHAnsi"/>
              </w:rPr>
            </w:pPr>
            <w:sdt>
              <w:sdtPr>
                <w:rPr>
                  <w:rFonts w:cstheme="minorHAnsi"/>
                </w:rPr>
                <w:id w:val="1427232099"/>
                <w14:checkbox>
                  <w14:checked w14:val="1"/>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Mandatory</w:t>
            </w:r>
          </w:p>
        </w:tc>
      </w:tr>
      <w:tr w:rsidR="007A4EC7" w:rsidRPr="001273C1" w14:paraId="1493AF21" w14:textId="77777777" w:rsidTr="00696D0D">
        <w:tc>
          <w:tcPr>
            <w:tcW w:w="709" w:type="dxa"/>
            <w:vMerge w:val="restart"/>
          </w:tcPr>
          <w:p w14:paraId="1BC17496" w14:textId="77777777" w:rsidR="007A4EC7" w:rsidRPr="001273C1" w:rsidRDefault="007A4EC7" w:rsidP="00696D0D">
            <w:pPr>
              <w:rPr>
                <w:rFonts w:cstheme="minorHAnsi"/>
              </w:rPr>
            </w:pPr>
          </w:p>
        </w:tc>
        <w:tc>
          <w:tcPr>
            <w:tcW w:w="1276" w:type="dxa"/>
          </w:tcPr>
          <w:p w14:paraId="67A255B6"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59BF224C" w14:textId="77777777" w:rsidR="007A4EC7" w:rsidRPr="001273C1" w:rsidRDefault="007A4EC7" w:rsidP="00696D0D">
            <w:pPr>
              <w:rPr>
                <w:rFonts w:cstheme="minorHAnsi"/>
              </w:rPr>
            </w:pPr>
            <w:r>
              <w:rPr>
                <w:rFonts w:cstheme="minorHAnsi"/>
              </w:rPr>
              <w:t>The total tax payable.</w:t>
            </w:r>
          </w:p>
        </w:tc>
      </w:tr>
      <w:tr w:rsidR="007A4EC7" w:rsidRPr="001273C1" w14:paraId="6D2C1CA6" w14:textId="77777777" w:rsidTr="00696D0D">
        <w:tc>
          <w:tcPr>
            <w:tcW w:w="709" w:type="dxa"/>
            <w:vMerge/>
          </w:tcPr>
          <w:p w14:paraId="00B23F96" w14:textId="77777777" w:rsidR="007A4EC7" w:rsidRPr="001273C1" w:rsidRDefault="007A4EC7" w:rsidP="00696D0D">
            <w:pPr>
              <w:rPr>
                <w:rFonts w:cstheme="minorHAnsi"/>
              </w:rPr>
            </w:pPr>
          </w:p>
        </w:tc>
        <w:tc>
          <w:tcPr>
            <w:tcW w:w="1276" w:type="dxa"/>
          </w:tcPr>
          <w:p w14:paraId="513E129E" w14:textId="77777777" w:rsidR="007A4EC7" w:rsidRPr="001273C1" w:rsidRDefault="007A4EC7" w:rsidP="00696D0D">
            <w:pPr>
              <w:contextualSpacing/>
              <w:rPr>
                <w:rFonts w:cstheme="minorHAnsi"/>
              </w:rPr>
            </w:pPr>
            <w:r w:rsidRPr="00AD0A96">
              <w:rPr>
                <w:rFonts w:cstheme="minorHAnsi"/>
              </w:rPr>
              <w:t>Source</w:t>
            </w:r>
          </w:p>
        </w:tc>
        <w:tc>
          <w:tcPr>
            <w:tcW w:w="7648" w:type="dxa"/>
            <w:gridSpan w:val="6"/>
          </w:tcPr>
          <w:p w14:paraId="555D08EC" w14:textId="77777777" w:rsidR="007A4EC7" w:rsidRPr="001273C1" w:rsidRDefault="007A4EC7" w:rsidP="00696D0D">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7A4EC7" w:rsidRPr="001273C1" w14:paraId="1B0742F3" w14:textId="77777777" w:rsidTr="00696D0D">
        <w:tc>
          <w:tcPr>
            <w:tcW w:w="709" w:type="dxa"/>
            <w:vMerge/>
          </w:tcPr>
          <w:p w14:paraId="5054011E" w14:textId="77777777" w:rsidR="007A4EC7" w:rsidRPr="001273C1" w:rsidRDefault="007A4EC7" w:rsidP="00696D0D">
            <w:pPr>
              <w:rPr>
                <w:rFonts w:cstheme="minorHAnsi"/>
              </w:rPr>
            </w:pPr>
          </w:p>
        </w:tc>
        <w:tc>
          <w:tcPr>
            <w:tcW w:w="1276" w:type="dxa"/>
          </w:tcPr>
          <w:p w14:paraId="41BBBCA2"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5A40596F" w14:textId="77777777" w:rsidR="007A4EC7" w:rsidRPr="00281024" w:rsidRDefault="007A4EC7" w:rsidP="00696D0D">
            <w:pPr>
              <w:contextualSpacing/>
              <w:rPr>
                <w:rFonts w:cstheme="minorHAnsi"/>
              </w:rPr>
            </w:pPr>
            <w:r w:rsidRPr="00281024">
              <w:rPr>
                <w:rFonts w:cstheme="minorHAnsi"/>
              </w:rPr>
              <w:t>Locate using a combination of keywords and valid Vat Rates.</w:t>
            </w:r>
          </w:p>
          <w:p w14:paraId="71B3D535" w14:textId="77777777" w:rsidR="007A4EC7" w:rsidRPr="001273C1" w:rsidRDefault="007A4EC7" w:rsidP="00696D0D">
            <w:pPr>
              <w:contextualSpacing/>
              <w:rPr>
                <w:rFonts w:cstheme="minorHAnsi"/>
              </w:rPr>
            </w:pPr>
            <w:r w:rsidRPr="00281024">
              <w:rPr>
                <w:rFonts w:cstheme="minorHAnsi"/>
              </w:rPr>
              <w:t>A negative sign indicates a credit invoice.</w:t>
            </w:r>
          </w:p>
        </w:tc>
      </w:tr>
      <w:tr w:rsidR="007A4EC7" w:rsidRPr="001273C1" w14:paraId="488D9956" w14:textId="77777777" w:rsidTr="00696D0D">
        <w:tc>
          <w:tcPr>
            <w:tcW w:w="709" w:type="dxa"/>
            <w:vMerge/>
          </w:tcPr>
          <w:p w14:paraId="00A01EF3" w14:textId="77777777" w:rsidR="007A4EC7" w:rsidRPr="001273C1" w:rsidRDefault="007A4EC7" w:rsidP="00696D0D">
            <w:pPr>
              <w:rPr>
                <w:rFonts w:cstheme="minorHAnsi"/>
              </w:rPr>
            </w:pPr>
          </w:p>
        </w:tc>
        <w:tc>
          <w:tcPr>
            <w:tcW w:w="1276" w:type="dxa"/>
          </w:tcPr>
          <w:p w14:paraId="19D00C5F"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5D7765EA" w14:textId="77777777" w:rsidR="007A4EC7" w:rsidRPr="00281024" w:rsidRDefault="007A4EC7" w:rsidP="00696D0D">
            <w:r>
              <w:t>&lt;whole units&gt;.&lt;cents&gt;</w:t>
            </w:r>
          </w:p>
        </w:tc>
      </w:tr>
      <w:tr w:rsidR="007A4EC7" w:rsidRPr="001273C1" w14:paraId="759562D7" w14:textId="77777777" w:rsidTr="00696D0D">
        <w:tc>
          <w:tcPr>
            <w:tcW w:w="709" w:type="dxa"/>
            <w:vMerge/>
          </w:tcPr>
          <w:p w14:paraId="7B4059CC" w14:textId="77777777" w:rsidR="007A4EC7" w:rsidRPr="001273C1" w:rsidRDefault="007A4EC7" w:rsidP="00696D0D">
            <w:pPr>
              <w:rPr>
                <w:rFonts w:cstheme="minorHAnsi"/>
              </w:rPr>
            </w:pPr>
          </w:p>
        </w:tc>
        <w:tc>
          <w:tcPr>
            <w:tcW w:w="1276" w:type="dxa"/>
          </w:tcPr>
          <w:p w14:paraId="6EC1D3FA"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1CEE1B2E" w14:textId="60A3F960" w:rsidR="007A4EC7" w:rsidRPr="001273C1" w:rsidRDefault="007A4EC7" w:rsidP="00696D0D">
            <w:pPr>
              <w:contextualSpacing/>
              <w:rPr>
                <w:rFonts w:cstheme="minorHAnsi"/>
              </w:rPr>
            </w:pPr>
            <w:r>
              <w:object w:dxaOrig="1440" w:dyaOrig="1440" w14:anchorId="76BEE7F8">
                <v:shape id="_x0000_i1377" type="#_x0000_t75" style="width:31.5pt;height:18pt" o:ole="">
                  <v:imagedata r:id="rId35" o:title=""/>
                </v:shape>
                <w:control r:id="rId109" w:name="TextBox511111111111119" w:shapeid="_x0000_i1377"/>
              </w:object>
            </w:r>
          </w:p>
        </w:tc>
      </w:tr>
      <w:tr w:rsidR="007A4EC7" w:rsidRPr="001273C1" w14:paraId="3963F15B" w14:textId="77777777" w:rsidTr="00696D0D">
        <w:tc>
          <w:tcPr>
            <w:tcW w:w="709" w:type="dxa"/>
            <w:vMerge/>
          </w:tcPr>
          <w:p w14:paraId="7EFDB59B" w14:textId="77777777" w:rsidR="007A4EC7" w:rsidRPr="001273C1" w:rsidRDefault="007A4EC7" w:rsidP="00696D0D">
            <w:pPr>
              <w:rPr>
                <w:rFonts w:cstheme="minorHAnsi"/>
              </w:rPr>
            </w:pPr>
          </w:p>
        </w:tc>
        <w:tc>
          <w:tcPr>
            <w:tcW w:w="1276" w:type="dxa"/>
          </w:tcPr>
          <w:p w14:paraId="662D03E7" w14:textId="77777777" w:rsidR="007A4EC7" w:rsidRPr="00AD0A96" w:rsidRDefault="007A4EC7" w:rsidP="00696D0D">
            <w:pPr>
              <w:contextualSpacing/>
              <w:rPr>
                <w:rFonts w:cstheme="minorHAnsi"/>
              </w:rPr>
            </w:pPr>
            <w:r>
              <w:rPr>
                <w:rFonts w:cstheme="minorHAnsi"/>
              </w:rPr>
              <w:t>Notes</w:t>
            </w:r>
          </w:p>
        </w:tc>
        <w:tc>
          <w:tcPr>
            <w:tcW w:w="7648" w:type="dxa"/>
            <w:gridSpan w:val="6"/>
          </w:tcPr>
          <w:p w14:paraId="67FB93DA" w14:textId="77777777" w:rsidR="007A4EC7" w:rsidRDefault="007A4EC7" w:rsidP="00696D0D">
            <w:pPr>
              <w:contextualSpacing/>
            </w:pPr>
            <w:r>
              <w:t>The decimal separator is automatically as a comma depending on your regional settings.</w:t>
            </w:r>
          </w:p>
        </w:tc>
      </w:tr>
    </w:tbl>
    <w:p w14:paraId="4A2EFDC2" w14:textId="77777777" w:rsidR="007A4EC7" w:rsidRDefault="007A4EC7" w:rsidP="007A4EC7">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334154F7"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07C9E32E" w14:textId="5A9E0A89" w:rsidR="007A4EC7" w:rsidRPr="001273C1" w:rsidRDefault="007A4EC7" w:rsidP="00696D0D">
            <w:pPr>
              <w:rPr>
                <w:rFonts w:cstheme="minorHAnsi"/>
              </w:rPr>
            </w:pPr>
            <w:r>
              <w:rPr>
                <w:rFonts w:cstheme="minorHAnsi"/>
              </w:rPr>
              <w:t>H1</w:t>
            </w:r>
            <w:r w:rsidR="009B7C97">
              <w:rPr>
                <w:rFonts w:cstheme="minorHAnsi"/>
              </w:rPr>
              <w:t>2</w:t>
            </w:r>
          </w:p>
        </w:tc>
        <w:tc>
          <w:tcPr>
            <w:tcW w:w="1276" w:type="dxa"/>
          </w:tcPr>
          <w:p w14:paraId="671D1E2C" w14:textId="77777777" w:rsidR="007A4EC7" w:rsidRPr="00AD0A96" w:rsidRDefault="007A4EC7" w:rsidP="00696D0D">
            <w:pPr>
              <w:rPr>
                <w:rFonts w:cstheme="minorHAnsi"/>
                <w:b/>
              </w:rPr>
            </w:pPr>
            <w:r w:rsidRPr="00AD0A96">
              <w:rPr>
                <w:rFonts w:cstheme="minorHAnsi"/>
                <w:b/>
              </w:rPr>
              <w:t>Field Name</w:t>
            </w:r>
          </w:p>
        </w:tc>
        <w:tc>
          <w:tcPr>
            <w:tcW w:w="1423" w:type="dxa"/>
          </w:tcPr>
          <w:p w14:paraId="631B5C3E" w14:textId="77777777" w:rsidR="007A4EC7" w:rsidRPr="00281024" w:rsidRDefault="007A4EC7" w:rsidP="00696D0D">
            <w:pPr>
              <w:pStyle w:val="Heading4"/>
            </w:pPr>
            <w:bookmarkStart w:id="254" w:name="_Toc83127207"/>
            <w:r w:rsidRPr="00281024">
              <w:t>Total Gross Amount</w:t>
            </w:r>
            <w:bookmarkEnd w:id="254"/>
          </w:p>
        </w:tc>
        <w:tc>
          <w:tcPr>
            <w:tcW w:w="845" w:type="dxa"/>
          </w:tcPr>
          <w:p w14:paraId="2BAEA3B2" w14:textId="77777777" w:rsidR="007A4EC7" w:rsidRPr="00AD0A96" w:rsidRDefault="007A4EC7" w:rsidP="00696D0D">
            <w:pPr>
              <w:rPr>
                <w:rFonts w:cstheme="minorHAnsi"/>
                <w:b/>
              </w:rPr>
            </w:pPr>
            <w:r w:rsidRPr="00AD0A96">
              <w:rPr>
                <w:rFonts w:cstheme="minorHAnsi"/>
                <w:b/>
              </w:rPr>
              <w:t>Field type</w:t>
            </w:r>
          </w:p>
        </w:tc>
        <w:tc>
          <w:tcPr>
            <w:tcW w:w="1645" w:type="dxa"/>
          </w:tcPr>
          <w:p w14:paraId="65CAB017" w14:textId="77777777" w:rsidR="007A4EC7" w:rsidRPr="00AD0A96" w:rsidRDefault="007A4EC7" w:rsidP="00696D0D">
            <w:pPr>
              <w:rPr>
                <w:rFonts w:cstheme="minorHAnsi"/>
              </w:rPr>
            </w:pPr>
            <w:r>
              <w:rPr>
                <w:rFonts w:cstheme="minorHAnsi"/>
              </w:rPr>
              <w:t>Decimal</w:t>
            </w:r>
          </w:p>
        </w:tc>
        <w:tc>
          <w:tcPr>
            <w:tcW w:w="906" w:type="dxa"/>
          </w:tcPr>
          <w:p w14:paraId="2BD246B0" w14:textId="77777777" w:rsidR="007A4EC7" w:rsidRPr="00AD0A96" w:rsidRDefault="007A4EC7" w:rsidP="00696D0D">
            <w:pPr>
              <w:rPr>
                <w:rFonts w:cstheme="minorHAnsi"/>
                <w:b/>
              </w:rPr>
            </w:pPr>
            <w:r w:rsidRPr="00AD0A96">
              <w:rPr>
                <w:rFonts w:cstheme="minorHAnsi"/>
                <w:b/>
              </w:rPr>
              <w:t>Default value</w:t>
            </w:r>
          </w:p>
        </w:tc>
        <w:tc>
          <w:tcPr>
            <w:tcW w:w="1276" w:type="dxa"/>
          </w:tcPr>
          <w:p w14:paraId="3CEE89BB" w14:textId="77777777" w:rsidR="007A4EC7" w:rsidRPr="001273C1" w:rsidRDefault="007A4EC7" w:rsidP="00696D0D">
            <w:pPr>
              <w:rPr>
                <w:rFonts w:cstheme="minorHAnsi"/>
              </w:rPr>
            </w:pPr>
            <w:r w:rsidRPr="00281024">
              <w:rPr>
                <w:rFonts w:cstheme="minorHAnsi"/>
              </w:rPr>
              <w:t>0.00</w:t>
            </w:r>
          </w:p>
        </w:tc>
        <w:tc>
          <w:tcPr>
            <w:tcW w:w="1553" w:type="dxa"/>
          </w:tcPr>
          <w:p w14:paraId="2626A2D4" w14:textId="77777777" w:rsidR="007A4EC7" w:rsidRPr="001273C1" w:rsidRDefault="00D742F0" w:rsidP="00696D0D">
            <w:pPr>
              <w:rPr>
                <w:rFonts w:cstheme="minorHAnsi"/>
              </w:rPr>
            </w:pPr>
            <w:sdt>
              <w:sdtPr>
                <w:rPr>
                  <w:rFonts w:cstheme="minorHAnsi"/>
                </w:rPr>
                <w:id w:val="-1318252440"/>
                <w14:checkbox>
                  <w14:checked w14:val="1"/>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Mandatory</w:t>
            </w:r>
          </w:p>
        </w:tc>
      </w:tr>
      <w:tr w:rsidR="007A4EC7" w:rsidRPr="001273C1" w14:paraId="7A5ADC7B" w14:textId="77777777" w:rsidTr="00696D0D">
        <w:tc>
          <w:tcPr>
            <w:tcW w:w="709" w:type="dxa"/>
            <w:vMerge w:val="restart"/>
          </w:tcPr>
          <w:p w14:paraId="6C65592D" w14:textId="77777777" w:rsidR="007A4EC7" w:rsidRPr="001273C1" w:rsidRDefault="007A4EC7" w:rsidP="00696D0D">
            <w:pPr>
              <w:rPr>
                <w:rFonts w:cstheme="minorHAnsi"/>
              </w:rPr>
            </w:pPr>
          </w:p>
        </w:tc>
        <w:tc>
          <w:tcPr>
            <w:tcW w:w="1276" w:type="dxa"/>
          </w:tcPr>
          <w:p w14:paraId="071AFE33"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31969EE7" w14:textId="77777777" w:rsidR="007A4EC7" w:rsidRPr="001273C1" w:rsidRDefault="007A4EC7" w:rsidP="00696D0D">
            <w:pPr>
              <w:rPr>
                <w:rFonts w:cstheme="minorHAnsi"/>
              </w:rPr>
            </w:pPr>
            <w:r>
              <w:rPr>
                <w:rFonts w:cstheme="minorHAnsi"/>
              </w:rPr>
              <w:t>The total amount payable.</w:t>
            </w:r>
          </w:p>
        </w:tc>
      </w:tr>
      <w:tr w:rsidR="007A4EC7" w:rsidRPr="001273C1" w14:paraId="5A9484B2" w14:textId="77777777" w:rsidTr="00696D0D">
        <w:tc>
          <w:tcPr>
            <w:tcW w:w="709" w:type="dxa"/>
            <w:vMerge/>
          </w:tcPr>
          <w:p w14:paraId="0AC94F5A" w14:textId="77777777" w:rsidR="007A4EC7" w:rsidRPr="001273C1" w:rsidRDefault="007A4EC7" w:rsidP="00696D0D">
            <w:pPr>
              <w:rPr>
                <w:rFonts w:cstheme="minorHAnsi"/>
              </w:rPr>
            </w:pPr>
          </w:p>
        </w:tc>
        <w:tc>
          <w:tcPr>
            <w:tcW w:w="1276" w:type="dxa"/>
          </w:tcPr>
          <w:p w14:paraId="67F5DC20" w14:textId="77777777" w:rsidR="007A4EC7" w:rsidRPr="001273C1" w:rsidRDefault="007A4EC7" w:rsidP="00696D0D">
            <w:pPr>
              <w:contextualSpacing/>
              <w:rPr>
                <w:rFonts w:cstheme="minorHAnsi"/>
              </w:rPr>
            </w:pPr>
            <w:r w:rsidRPr="00AD0A96">
              <w:rPr>
                <w:rFonts w:cstheme="minorHAnsi"/>
              </w:rPr>
              <w:t>Source</w:t>
            </w:r>
          </w:p>
        </w:tc>
        <w:tc>
          <w:tcPr>
            <w:tcW w:w="7648" w:type="dxa"/>
            <w:gridSpan w:val="6"/>
          </w:tcPr>
          <w:p w14:paraId="5E0AACD0" w14:textId="77777777" w:rsidR="007A4EC7" w:rsidRPr="001273C1" w:rsidRDefault="007A4EC7" w:rsidP="00696D0D">
            <w:pPr>
              <w:contextualSpacing/>
              <w:rPr>
                <w:rFonts w:cstheme="minorHAnsi"/>
              </w:rPr>
            </w:pPr>
            <w:r w:rsidRPr="00281024">
              <w:rPr>
                <w:rFonts w:cstheme="minorHAnsi"/>
              </w:rPr>
              <w:t xml:space="preserve">Capture from </w:t>
            </w:r>
            <w:r>
              <w:rPr>
                <w:rFonts w:cstheme="minorHAnsi"/>
              </w:rPr>
              <w:t xml:space="preserve">the </w:t>
            </w:r>
            <w:r w:rsidRPr="00281024">
              <w:rPr>
                <w:rFonts w:cstheme="minorHAnsi"/>
              </w:rPr>
              <w:t>invoice</w:t>
            </w:r>
          </w:p>
        </w:tc>
      </w:tr>
      <w:tr w:rsidR="007A4EC7" w:rsidRPr="001273C1" w14:paraId="5474E53E" w14:textId="77777777" w:rsidTr="00696D0D">
        <w:tc>
          <w:tcPr>
            <w:tcW w:w="709" w:type="dxa"/>
            <w:vMerge/>
          </w:tcPr>
          <w:p w14:paraId="0EB39867" w14:textId="77777777" w:rsidR="007A4EC7" w:rsidRPr="001273C1" w:rsidRDefault="007A4EC7" w:rsidP="00696D0D">
            <w:pPr>
              <w:rPr>
                <w:rFonts w:cstheme="minorHAnsi"/>
              </w:rPr>
            </w:pPr>
          </w:p>
        </w:tc>
        <w:tc>
          <w:tcPr>
            <w:tcW w:w="1276" w:type="dxa"/>
          </w:tcPr>
          <w:p w14:paraId="1AEA64F0"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2D2F0389" w14:textId="77777777" w:rsidR="007A4EC7" w:rsidRPr="00281024" w:rsidRDefault="007A4EC7" w:rsidP="00696D0D">
            <w:pPr>
              <w:contextualSpacing/>
              <w:rPr>
                <w:rFonts w:cstheme="minorHAnsi"/>
              </w:rPr>
            </w:pPr>
            <w:r w:rsidRPr="00281024">
              <w:rPr>
                <w:rFonts w:cstheme="minorHAnsi"/>
              </w:rPr>
              <w:t xml:space="preserve">Locate </w:t>
            </w:r>
            <w:r>
              <w:rPr>
                <w:rFonts w:cstheme="minorHAnsi"/>
              </w:rPr>
              <w:t>using a combination of keywords.</w:t>
            </w:r>
          </w:p>
          <w:p w14:paraId="7FA76905" w14:textId="77777777" w:rsidR="007A4EC7" w:rsidRPr="001273C1" w:rsidRDefault="007A4EC7" w:rsidP="00696D0D">
            <w:pPr>
              <w:contextualSpacing/>
              <w:rPr>
                <w:rFonts w:cstheme="minorHAnsi"/>
              </w:rPr>
            </w:pPr>
            <w:r w:rsidRPr="00281024">
              <w:rPr>
                <w:rFonts w:cstheme="minorHAnsi"/>
              </w:rPr>
              <w:t>A negative sign indicates a credit invoice.</w:t>
            </w:r>
          </w:p>
        </w:tc>
      </w:tr>
      <w:tr w:rsidR="007A4EC7" w:rsidRPr="001273C1" w14:paraId="5183714B" w14:textId="77777777" w:rsidTr="00696D0D">
        <w:tc>
          <w:tcPr>
            <w:tcW w:w="709" w:type="dxa"/>
            <w:vMerge/>
          </w:tcPr>
          <w:p w14:paraId="238B6241" w14:textId="77777777" w:rsidR="007A4EC7" w:rsidRPr="001273C1" w:rsidRDefault="007A4EC7" w:rsidP="00696D0D">
            <w:pPr>
              <w:rPr>
                <w:rFonts w:cstheme="minorHAnsi"/>
              </w:rPr>
            </w:pPr>
          </w:p>
        </w:tc>
        <w:tc>
          <w:tcPr>
            <w:tcW w:w="1276" w:type="dxa"/>
          </w:tcPr>
          <w:p w14:paraId="35450C37"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34F26117" w14:textId="77777777" w:rsidR="007A4EC7" w:rsidRPr="00281024" w:rsidRDefault="007A4EC7" w:rsidP="00696D0D">
            <w:r>
              <w:t>&lt;whole units&gt;.&lt;cents&gt;</w:t>
            </w:r>
          </w:p>
        </w:tc>
      </w:tr>
      <w:tr w:rsidR="007A4EC7" w:rsidRPr="001273C1" w14:paraId="45BE0FCF" w14:textId="77777777" w:rsidTr="00696D0D">
        <w:tc>
          <w:tcPr>
            <w:tcW w:w="709" w:type="dxa"/>
            <w:vMerge/>
          </w:tcPr>
          <w:p w14:paraId="3A9E1E17" w14:textId="77777777" w:rsidR="007A4EC7" w:rsidRPr="001273C1" w:rsidRDefault="007A4EC7" w:rsidP="00696D0D">
            <w:pPr>
              <w:rPr>
                <w:rFonts w:cstheme="minorHAnsi"/>
              </w:rPr>
            </w:pPr>
          </w:p>
        </w:tc>
        <w:tc>
          <w:tcPr>
            <w:tcW w:w="1276" w:type="dxa"/>
          </w:tcPr>
          <w:p w14:paraId="5EF53C02"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010C08E6" w14:textId="0970E780" w:rsidR="007A4EC7" w:rsidRPr="001273C1" w:rsidRDefault="007A4EC7" w:rsidP="00696D0D">
            <w:pPr>
              <w:contextualSpacing/>
              <w:rPr>
                <w:rFonts w:cstheme="minorHAnsi"/>
              </w:rPr>
            </w:pPr>
            <w:r>
              <w:object w:dxaOrig="1440" w:dyaOrig="1440" w14:anchorId="14D61EBD">
                <v:shape id="_x0000_i1378" type="#_x0000_t75" style="width:31.5pt;height:18pt" o:ole="">
                  <v:imagedata r:id="rId35" o:title=""/>
                </v:shape>
                <w:control r:id="rId110" w:name="TextBox5111111111111110" w:shapeid="_x0000_i1378"/>
              </w:object>
            </w:r>
          </w:p>
        </w:tc>
      </w:tr>
      <w:tr w:rsidR="007A4EC7" w:rsidRPr="001273C1" w14:paraId="7A3B2CA1" w14:textId="77777777" w:rsidTr="00696D0D">
        <w:tc>
          <w:tcPr>
            <w:tcW w:w="709" w:type="dxa"/>
            <w:vMerge/>
          </w:tcPr>
          <w:p w14:paraId="27715124" w14:textId="77777777" w:rsidR="007A4EC7" w:rsidRPr="001273C1" w:rsidRDefault="007A4EC7" w:rsidP="00696D0D">
            <w:pPr>
              <w:rPr>
                <w:rFonts w:cstheme="minorHAnsi"/>
              </w:rPr>
            </w:pPr>
          </w:p>
        </w:tc>
        <w:tc>
          <w:tcPr>
            <w:tcW w:w="1276" w:type="dxa"/>
          </w:tcPr>
          <w:p w14:paraId="4142A852" w14:textId="77777777" w:rsidR="007A4EC7" w:rsidRPr="00AD0A96" w:rsidRDefault="007A4EC7" w:rsidP="00696D0D">
            <w:pPr>
              <w:contextualSpacing/>
              <w:rPr>
                <w:rFonts w:cstheme="minorHAnsi"/>
              </w:rPr>
            </w:pPr>
            <w:r>
              <w:rPr>
                <w:rFonts w:cstheme="minorHAnsi"/>
              </w:rPr>
              <w:t>Notes</w:t>
            </w:r>
          </w:p>
        </w:tc>
        <w:tc>
          <w:tcPr>
            <w:tcW w:w="7648" w:type="dxa"/>
            <w:gridSpan w:val="6"/>
          </w:tcPr>
          <w:p w14:paraId="35402E40" w14:textId="77777777" w:rsidR="007A4EC7" w:rsidRDefault="007A4EC7" w:rsidP="00696D0D">
            <w:pPr>
              <w:contextualSpacing/>
            </w:pPr>
            <w:r>
              <w:t>The decimal separator is automatically as a comma depending on your regional settings.</w:t>
            </w:r>
          </w:p>
        </w:tc>
      </w:tr>
    </w:tbl>
    <w:p w14:paraId="3B37C75F" w14:textId="77777777" w:rsidR="007A4EC7" w:rsidRDefault="007A4EC7" w:rsidP="009F68D7">
      <w:pPr>
        <w:pStyle w:val="BodyText"/>
        <w:ind w:left="0"/>
      </w:pPr>
    </w:p>
    <w:p w14:paraId="588F31D8" w14:textId="77777777" w:rsidR="007A4EC7" w:rsidRDefault="007A4EC7" w:rsidP="007A4EC7">
      <w:pPr>
        <w:pStyle w:val="BodyText"/>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0733144B"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08781D70" w14:textId="72C965CC" w:rsidR="007A4EC7" w:rsidRPr="001273C1" w:rsidRDefault="007A4EC7" w:rsidP="00696D0D">
            <w:pPr>
              <w:rPr>
                <w:rFonts w:cstheme="minorHAnsi"/>
              </w:rPr>
            </w:pPr>
            <w:r>
              <w:rPr>
                <w:rFonts w:cstheme="minorHAnsi"/>
              </w:rPr>
              <w:t>H1</w:t>
            </w:r>
            <w:r w:rsidR="0006790E">
              <w:rPr>
                <w:rFonts w:cstheme="minorHAnsi"/>
              </w:rPr>
              <w:t>3</w:t>
            </w:r>
          </w:p>
        </w:tc>
        <w:tc>
          <w:tcPr>
            <w:tcW w:w="1276" w:type="dxa"/>
          </w:tcPr>
          <w:p w14:paraId="030E0FBB" w14:textId="77777777" w:rsidR="007A4EC7" w:rsidRPr="00AD0A96" w:rsidRDefault="007A4EC7" w:rsidP="00696D0D">
            <w:pPr>
              <w:rPr>
                <w:rFonts w:cstheme="minorHAnsi"/>
                <w:b/>
              </w:rPr>
            </w:pPr>
            <w:r w:rsidRPr="00AD0A96">
              <w:rPr>
                <w:rFonts w:cstheme="minorHAnsi"/>
                <w:b/>
              </w:rPr>
              <w:t>Field Name</w:t>
            </w:r>
          </w:p>
        </w:tc>
        <w:tc>
          <w:tcPr>
            <w:tcW w:w="1423" w:type="dxa"/>
          </w:tcPr>
          <w:p w14:paraId="4D7E3BB2" w14:textId="77777777" w:rsidR="007A4EC7" w:rsidRPr="00AD0A96" w:rsidRDefault="007A4EC7" w:rsidP="00696D0D">
            <w:pPr>
              <w:pStyle w:val="Heading4"/>
            </w:pPr>
            <w:bookmarkStart w:id="255" w:name="_Toc83127208"/>
            <w:r w:rsidRPr="00436618">
              <w:t>Purchase Order Number</w:t>
            </w:r>
            <w:bookmarkEnd w:id="255"/>
          </w:p>
        </w:tc>
        <w:tc>
          <w:tcPr>
            <w:tcW w:w="845" w:type="dxa"/>
          </w:tcPr>
          <w:p w14:paraId="7EC4EF6F" w14:textId="77777777" w:rsidR="007A4EC7" w:rsidRPr="00AD0A96" w:rsidRDefault="007A4EC7" w:rsidP="00696D0D">
            <w:pPr>
              <w:rPr>
                <w:rFonts w:cstheme="minorHAnsi"/>
                <w:b/>
              </w:rPr>
            </w:pPr>
            <w:r w:rsidRPr="00AD0A96">
              <w:rPr>
                <w:rFonts w:cstheme="minorHAnsi"/>
                <w:b/>
              </w:rPr>
              <w:t>Field type</w:t>
            </w:r>
          </w:p>
        </w:tc>
        <w:tc>
          <w:tcPr>
            <w:tcW w:w="1645" w:type="dxa"/>
          </w:tcPr>
          <w:p w14:paraId="64226903" w14:textId="77777777" w:rsidR="007A4EC7" w:rsidRPr="00AD0A96" w:rsidRDefault="007A4EC7" w:rsidP="00696D0D">
            <w:pPr>
              <w:rPr>
                <w:rFonts w:cstheme="minorHAnsi"/>
              </w:rPr>
            </w:pPr>
            <w:r w:rsidRPr="00AD0A96">
              <w:rPr>
                <w:rFonts w:cstheme="minorHAnsi"/>
              </w:rPr>
              <w:t>Alphanumeric</w:t>
            </w:r>
          </w:p>
        </w:tc>
        <w:tc>
          <w:tcPr>
            <w:tcW w:w="906" w:type="dxa"/>
          </w:tcPr>
          <w:p w14:paraId="17238351" w14:textId="77777777" w:rsidR="007A4EC7" w:rsidRPr="00AD0A96" w:rsidRDefault="007A4EC7" w:rsidP="00696D0D">
            <w:pPr>
              <w:rPr>
                <w:rFonts w:cstheme="minorHAnsi"/>
                <w:b/>
              </w:rPr>
            </w:pPr>
            <w:r w:rsidRPr="00AD0A96">
              <w:rPr>
                <w:rFonts w:cstheme="minorHAnsi"/>
                <w:b/>
              </w:rPr>
              <w:t>Default value</w:t>
            </w:r>
          </w:p>
        </w:tc>
        <w:tc>
          <w:tcPr>
            <w:tcW w:w="1276" w:type="dxa"/>
          </w:tcPr>
          <w:p w14:paraId="48716B21" w14:textId="77777777" w:rsidR="007A4EC7" w:rsidRPr="001273C1" w:rsidRDefault="007A4EC7" w:rsidP="00696D0D">
            <w:pPr>
              <w:rPr>
                <w:rFonts w:cstheme="minorHAnsi"/>
              </w:rPr>
            </w:pPr>
            <w:r>
              <w:rPr>
                <w:rFonts w:cstheme="minorHAnsi"/>
              </w:rPr>
              <w:t>&lt;Blank&gt;</w:t>
            </w:r>
          </w:p>
        </w:tc>
        <w:tc>
          <w:tcPr>
            <w:tcW w:w="1553" w:type="dxa"/>
          </w:tcPr>
          <w:p w14:paraId="4227AD60" w14:textId="0FBEFB98" w:rsidR="007A4EC7" w:rsidRPr="001273C1" w:rsidRDefault="00D742F0" w:rsidP="00696D0D">
            <w:pPr>
              <w:rPr>
                <w:rFonts w:cstheme="minorHAnsi"/>
              </w:rPr>
            </w:pPr>
            <w:sdt>
              <w:sdtPr>
                <w:rPr>
                  <w:rFonts w:cstheme="minorHAnsi"/>
                </w:rPr>
                <w:id w:val="-666323662"/>
                <w14:checkbox>
                  <w14:checked w14:val="1"/>
                  <w14:checkedState w14:val="2612" w14:font="MS Gothic"/>
                  <w14:uncheckedState w14:val="2610" w14:font="MS Gothic"/>
                </w14:checkbox>
              </w:sdtPr>
              <w:sdtEndPr/>
              <w:sdtContent>
                <w:r w:rsidR="00452886">
                  <w:rPr>
                    <w:rFonts w:ascii="MS Gothic" w:eastAsia="MS Gothic" w:hAnsi="MS Gothic" w:cstheme="minorHAnsi" w:hint="eastAsia"/>
                  </w:rPr>
                  <w:t>☒</w:t>
                </w:r>
              </w:sdtContent>
            </w:sdt>
            <w:r w:rsidR="007A4EC7">
              <w:rPr>
                <w:rFonts w:cstheme="minorHAnsi"/>
              </w:rPr>
              <w:t xml:space="preserve"> Mandatory</w:t>
            </w:r>
          </w:p>
        </w:tc>
      </w:tr>
      <w:tr w:rsidR="007A4EC7" w:rsidRPr="001273C1" w14:paraId="4B35AE17" w14:textId="77777777" w:rsidTr="00696D0D">
        <w:tc>
          <w:tcPr>
            <w:tcW w:w="709" w:type="dxa"/>
            <w:vMerge w:val="restart"/>
          </w:tcPr>
          <w:p w14:paraId="4D9E419C" w14:textId="77777777" w:rsidR="007A4EC7" w:rsidRPr="001273C1" w:rsidRDefault="007A4EC7" w:rsidP="00696D0D">
            <w:pPr>
              <w:rPr>
                <w:rFonts w:cstheme="minorHAnsi"/>
              </w:rPr>
            </w:pPr>
          </w:p>
        </w:tc>
        <w:tc>
          <w:tcPr>
            <w:tcW w:w="1276" w:type="dxa"/>
          </w:tcPr>
          <w:p w14:paraId="4B47D8A2"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1E4EAC53" w14:textId="77777777" w:rsidR="007A4EC7" w:rsidRPr="001273C1" w:rsidRDefault="007A4EC7" w:rsidP="00696D0D">
            <w:pPr>
              <w:rPr>
                <w:rFonts w:cstheme="minorHAnsi"/>
              </w:rPr>
            </w:pPr>
            <w:r w:rsidRPr="00436618">
              <w:rPr>
                <w:rFonts w:cstheme="minorHAnsi"/>
              </w:rPr>
              <w:t>Purchase</w:t>
            </w:r>
            <w:r>
              <w:rPr>
                <w:rFonts w:cstheme="minorHAnsi"/>
              </w:rPr>
              <w:t xml:space="preserve"> Order Number from the invoice.</w:t>
            </w:r>
          </w:p>
        </w:tc>
      </w:tr>
      <w:tr w:rsidR="007A4EC7" w:rsidRPr="001273C1" w14:paraId="7637C65A" w14:textId="77777777" w:rsidTr="00696D0D">
        <w:tc>
          <w:tcPr>
            <w:tcW w:w="709" w:type="dxa"/>
            <w:vMerge/>
          </w:tcPr>
          <w:p w14:paraId="65647C33" w14:textId="77777777" w:rsidR="007A4EC7" w:rsidRPr="001273C1" w:rsidRDefault="007A4EC7" w:rsidP="00696D0D">
            <w:pPr>
              <w:rPr>
                <w:rFonts w:cstheme="minorHAnsi"/>
              </w:rPr>
            </w:pPr>
          </w:p>
        </w:tc>
        <w:tc>
          <w:tcPr>
            <w:tcW w:w="1276" w:type="dxa"/>
          </w:tcPr>
          <w:p w14:paraId="5AFD942E" w14:textId="77777777" w:rsidR="007A4EC7" w:rsidRPr="001273C1" w:rsidRDefault="007A4EC7" w:rsidP="00696D0D">
            <w:pPr>
              <w:contextualSpacing/>
              <w:rPr>
                <w:rFonts w:cstheme="minorHAnsi"/>
              </w:rPr>
            </w:pPr>
            <w:r w:rsidRPr="00AD0A96">
              <w:rPr>
                <w:rFonts w:cstheme="minorHAnsi"/>
              </w:rPr>
              <w:t>Source</w:t>
            </w:r>
          </w:p>
        </w:tc>
        <w:tc>
          <w:tcPr>
            <w:tcW w:w="7648" w:type="dxa"/>
            <w:gridSpan w:val="6"/>
          </w:tcPr>
          <w:p w14:paraId="4D2A98E1" w14:textId="77777777" w:rsidR="007A4EC7" w:rsidRPr="001273C1" w:rsidRDefault="007A4EC7" w:rsidP="00696D0D">
            <w:pPr>
              <w:contextualSpacing/>
              <w:rPr>
                <w:rFonts w:cstheme="minorHAnsi"/>
              </w:rPr>
            </w:pPr>
            <w:r>
              <w:rPr>
                <w:rFonts w:cstheme="minorHAnsi"/>
              </w:rPr>
              <w:t>See the validation rules</w:t>
            </w:r>
          </w:p>
        </w:tc>
      </w:tr>
      <w:tr w:rsidR="007A4EC7" w:rsidRPr="001273C1" w14:paraId="64305D1D" w14:textId="77777777" w:rsidTr="00696D0D">
        <w:tc>
          <w:tcPr>
            <w:tcW w:w="709" w:type="dxa"/>
            <w:vMerge/>
          </w:tcPr>
          <w:p w14:paraId="54C169FF" w14:textId="77777777" w:rsidR="007A4EC7" w:rsidRPr="001273C1" w:rsidRDefault="007A4EC7" w:rsidP="00696D0D">
            <w:pPr>
              <w:rPr>
                <w:rFonts w:cstheme="minorHAnsi"/>
              </w:rPr>
            </w:pPr>
          </w:p>
        </w:tc>
        <w:tc>
          <w:tcPr>
            <w:tcW w:w="1276" w:type="dxa"/>
          </w:tcPr>
          <w:p w14:paraId="1B0C4CDB"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41ED32A5" w14:textId="77777777" w:rsidR="007A4EC7" w:rsidRDefault="007A4EC7" w:rsidP="00696D0D">
            <w:pPr>
              <w:contextualSpacing/>
              <w:rPr>
                <w:rFonts w:cstheme="minorHAnsi"/>
              </w:rPr>
            </w:pPr>
            <w:r w:rsidRPr="00436618">
              <w:rPr>
                <w:rFonts w:cstheme="minorHAnsi"/>
              </w:rPr>
              <w:t>Selection options below are in order of priority:</w:t>
            </w:r>
          </w:p>
          <w:p w14:paraId="43BCA98D" w14:textId="4CD0036D" w:rsidR="007A4EC7" w:rsidRDefault="00D742F0" w:rsidP="00696D0D">
            <w:pPr>
              <w:autoSpaceDE w:val="0"/>
              <w:autoSpaceDN w:val="0"/>
              <w:rPr>
                <w:lang w:val="en-GB"/>
              </w:rPr>
            </w:pPr>
            <w:sdt>
              <w:sdtPr>
                <w:rPr>
                  <w:rFonts w:cstheme="minorHAnsi"/>
                </w:rPr>
                <w:id w:val="-1986157233"/>
                <w14:checkbox>
                  <w14:checked w14:val="0"/>
                  <w14:checkedState w14:val="2612" w14:font="MS Gothic"/>
                  <w14:uncheckedState w14:val="2610" w14:font="MS Gothic"/>
                </w14:checkbox>
              </w:sdtPr>
              <w:sdtEndPr/>
              <w:sdtContent>
                <w:r w:rsidR="00125845">
                  <w:rPr>
                    <w:rFonts w:ascii="MS Gothic" w:eastAsia="MS Gothic" w:hAnsi="MS Gothic" w:cstheme="minorHAnsi" w:hint="eastAsia"/>
                  </w:rPr>
                  <w:t>☐</w:t>
                </w:r>
              </w:sdtContent>
            </w:sdt>
            <w:r w:rsidR="007A4EC7">
              <w:rPr>
                <w:rFonts w:cstheme="minorHAnsi"/>
              </w:rPr>
              <w:t xml:space="preserve"> </w:t>
            </w:r>
            <w:r w:rsidR="007A4EC7" w:rsidRPr="00436618">
              <w:rPr>
                <w:rFonts w:cstheme="minorHAnsi"/>
              </w:rPr>
              <w:t>Capture from the invoice</w:t>
            </w:r>
            <w:r w:rsidR="007A4EC7">
              <w:rPr>
                <w:rFonts w:cstheme="minorHAnsi"/>
              </w:rPr>
              <w:t xml:space="preserve"> and validate against the Order </w:t>
            </w:r>
            <w:r w:rsidR="00993FE0">
              <w:rPr>
                <w:rFonts w:cstheme="minorHAnsi"/>
              </w:rPr>
              <w:t>extract</w:t>
            </w:r>
            <w:r w:rsidR="007A4EC7">
              <w:rPr>
                <w:rFonts w:cstheme="minorHAnsi"/>
              </w:rPr>
              <w:t>(</w:t>
            </w:r>
            <w:r w:rsidR="007A4EC7">
              <w:rPr>
                <w:rFonts w:ascii="Arial" w:hAnsi="Arial" w:cs="Arial"/>
                <w:i/>
                <w:iCs/>
                <w:szCs w:val="20"/>
              </w:rPr>
              <w:t>if no other options are selected below then integrity checks with the extract will be mandatory, supplier matching may be re-evaluated accordingly)</w:t>
            </w:r>
          </w:p>
          <w:p w14:paraId="0F16886E" w14:textId="4CACB4F9" w:rsidR="007A4EC7" w:rsidRDefault="00D742F0" w:rsidP="00696D0D">
            <w:pPr>
              <w:contextualSpacing/>
              <w:rPr>
                <w:rFonts w:cstheme="minorHAnsi"/>
              </w:rPr>
            </w:pPr>
            <w:sdt>
              <w:sdtPr>
                <w:rPr>
                  <w:rFonts w:cstheme="minorHAnsi"/>
                </w:rPr>
                <w:id w:val="1883742739"/>
                <w14:checkbox>
                  <w14:checked w14:val="1"/>
                  <w14:checkedState w14:val="2612" w14:font="MS Gothic"/>
                  <w14:uncheckedState w14:val="2610" w14:font="MS Gothic"/>
                </w14:checkbox>
              </w:sdtPr>
              <w:sdtEndPr/>
              <w:sdtContent>
                <w:r w:rsidR="00125845">
                  <w:rPr>
                    <w:rFonts w:ascii="MS Gothic" w:eastAsia="MS Gothic" w:hAnsi="MS Gothic" w:cstheme="minorHAnsi" w:hint="eastAsia"/>
                  </w:rPr>
                  <w:t>☒</w:t>
                </w:r>
              </w:sdtContent>
            </w:sdt>
            <w:r w:rsidR="007A4EC7">
              <w:rPr>
                <w:rFonts w:cstheme="minorHAnsi"/>
              </w:rPr>
              <w:t xml:space="preserve"> Capture from the invoice based on the order format (see below)</w:t>
            </w:r>
            <w:r w:rsidR="00993FE0">
              <w:rPr>
                <w:rFonts w:cstheme="minorHAnsi"/>
              </w:rPr>
              <w:t xml:space="preserve"> and/or keywords</w:t>
            </w:r>
          </w:p>
          <w:p w14:paraId="6E7C99C2" w14:textId="77777777" w:rsidR="007A4EC7" w:rsidRDefault="00D742F0" w:rsidP="00696D0D">
            <w:pPr>
              <w:contextualSpacing/>
              <w:rPr>
                <w:rFonts w:cstheme="minorHAnsi"/>
              </w:rPr>
            </w:pPr>
            <w:sdt>
              <w:sdtPr>
                <w:rPr>
                  <w:rFonts w:cstheme="minorHAnsi"/>
                </w:rPr>
                <w:id w:val="-1574420746"/>
                <w14:checkbox>
                  <w14:checked w14:val="0"/>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Populate from the order extract – possible when only one order exists for the supplier</w:t>
            </w:r>
          </w:p>
          <w:p w14:paraId="3D23915A" w14:textId="77777777" w:rsidR="007A4EC7" w:rsidRDefault="007A4EC7" w:rsidP="00696D0D">
            <w:pPr>
              <w:contextualSpacing/>
              <w:rPr>
                <w:rFonts w:cstheme="minorHAnsi"/>
              </w:rPr>
            </w:pPr>
          </w:p>
          <w:p w14:paraId="188BF680" w14:textId="77777777" w:rsidR="007A4EC7" w:rsidRDefault="007A4EC7" w:rsidP="00696D0D">
            <w:pPr>
              <w:contextualSpacing/>
              <w:rPr>
                <w:rFonts w:cstheme="minorHAnsi"/>
              </w:rPr>
            </w:pPr>
            <w:r w:rsidRPr="00436618">
              <w:rPr>
                <w:rFonts w:cstheme="minorHAnsi"/>
                <w:b/>
              </w:rPr>
              <w:t>Options</w:t>
            </w:r>
            <w:r>
              <w:rPr>
                <w:rFonts w:cstheme="minorHAnsi"/>
              </w:rPr>
              <w:t>:</w:t>
            </w:r>
          </w:p>
          <w:p w14:paraId="4C7C46F2" w14:textId="16E4245F" w:rsidR="007A4EC7" w:rsidRDefault="00D742F0" w:rsidP="00696D0D">
            <w:pPr>
              <w:contextualSpacing/>
              <w:rPr>
                <w:rFonts w:cstheme="minorHAnsi"/>
              </w:rPr>
            </w:pPr>
            <w:sdt>
              <w:sdtPr>
                <w:rPr>
                  <w:rFonts w:cstheme="minorHAnsi"/>
                </w:rPr>
                <w:id w:val="1147245421"/>
                <w14:checkbox>
                  <w14:checked w14:val="1"/>
                  <w14:checkedState w14:val="2612" w14:font="MS Gothic"/>
                  <w14:uncheckedState w14:val="2610" w14:font="MS Gothic"/>
                </w14:checkbox>
              </w:sdtPr>
              <w:sdtEndPr/>
              <w:sdtContent>
                <w:r w:rsidR="0006790E">
                  <w:rPr>
                    <w:rFonts w:ascii="MS Gothic" w:eastAsia="MS Gothic" w:hAnsi="MS Gothic" w:cstheme="minorHAnsi" w:hint="eastAsia"/>
                  </w:rPr>
                  <w:t>☒</w:t>
                </w:r>
              </w:sdtContent>
            </w:sdt>
            <w:r w:rsidR="007A4EC7">
              <w:rPr>
                <w:rFonts w:cstheme="minorHAnsi"/>
              </w:rPr>
              <w:t xml:space="preserve"> Remove Spaces</w:t>
            </w:r>
          </w:p>
          <w:p w14:paraId="56BA7F77" w14:textId="77777777" w:rsidR="007A4EC7" w:rsidRDefault="00D742F0" w:rsidP="00696D0D">
            <w:pPr>
              <w:contextualSpacing/>
              <w:rPr>
                <w:rFonts w:cstheme="minorHAnsi"/>
              </w:rPr>
            </w:pPr>
            <w:sdt>
              <w:sdtPr>
                <w:rPr>
                  <w:rFonts w:cstheme="minorHAnsi"/>
                </w:rPr>
                <w:id w:val="-897201472"/>
                <w14:checkbox>
                  <w14:checked w14:val="0"/>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Remove all non-alphanumeric characters</w:t>
            </w:r>
          </w:p>
          <w:p w14:paraId="4BB8D1FF" w14:textId="77777777" w:rsidR="007A4EC7" w:rsidRDefault="007A4EC7" w:rsidP="00696D0D">
            <w:pPr>
              <w:contextualSpacing/>
              <w:rPr>
                <w:rFonts w:cstheme="minorHAnsi"/>
              </w:rPr>
            </w:pPr>
          </w:p>
          <w:p w14:paraId="0C5CEE58" w14:textId="4ED881FC" w:rsidR="00993FE0" w:rsidRPr="001273C1" w:rsidRDefault="007A4EC7" w:rsidP="00696D0D">
            <w:pPr>
              <w:contextualSpacing/>
              <w:rPr>
                <w:rFonts w:cstheme="minorHAnsi"/>
              </w:rPr>
            </w:pPr>
            <w:r w:rsidRPr="00436618">
              <w:rPr>
                <w:rFonts w:cstheme="minorHAnsi"/>
              </w:rPr>
              <w:t xml:space="preserve">If multiple values with equal validity are detected, </w:t>
            </w:r>
            <w:r>
              <w:rPr>
                <w:rFonts w:cstheme="minorHAnsi"/>
              </w:rPr>
              <w:t>select the first order number from the document</w:t>
            </w:r>
            <w:r w:rsidRPr="00436618">
              <w:rPr>
                <w:rFonts w:cstheme="minorHAnsi"/>
              </w:rPr>
              <w:t>.</w:t>
            </w:r>
          </w:p>
        </w:tc>
      </w:tr>
      <w:tr w:rsidR="007A4EC7" w:rsidRPr="001273C1" w14:paraId="5681CAFD" w14:textId="77777777" w:rsidTr="00696D0D">
        <w:tc>
          <w:tcPr>
            <w:tcW w:w="709" w:type="dxa"/>
            <w:vMerge/>
          </w:tcPr>
          <w:p w14:paraId="2E7115C0" w14:textId="77777777" w:rsidR="007A4EC7" w:rsidRPr="001273C1" w:rsidRDefault="007A4EC7" w:rsidP="00696D0D">
            <w:pPr>
              <w:rPr>
                <w:rFonts w:cstheme="minorHAnsi"/>
              </w:rPr>
            </w:pPr>
          </w:p>
        </w:tc>
        <w:tc>
          <w:tcPr>
            <w:tcW w:w="1276" w:type="dxa"/>
          </w:tcPr>
          <w:p w14:paraId="435C3606"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439164C3" w14:textId="3562DC85" w:rsidR="007A4EC7" w:rsidRDefault="007A4EC7" w:rsidP="00696D0D">
            <w:r>
              <w:object w:dxaOrig="1440" w:dyaOrig="1440" w14:anchorId="33BD2A3C">
                <v:shape id="_x0000_i1379" type="#_x0000_t75" style="width:46.5pt;height:12pt" o:ole="">
                  <v:imagedata r:id="rId111" o:title=""/>
                </v:shape>
                <w:control r:id="rId112" w:name="Label4" w:shapeid="_x0000_i1379"/>
              </w:object>
            </w:r>
            <w:r>
              <w:object w:dxaOrig="1440" w:dyaOrig="1440" w14:anchorId="7B0A20AD">
                <v:shape id="_x0000_i1380" type="#_x0000_t75" style="width:342pt;height:18pt" o:ole="">
                  <v:imagedata r:id="rId113" o:title=""/>
                </v:shape>
                <w:control r:id="rId114" w:name="TextBox4" w:shapeid="_x0000_i1380"/>
              </w:object>
            </w:r>
          </w:p>
          <w:p w14:paraId="3BD36BD9" w14:textId="7DC239F8" w:rsidR="007A4EC7" w:rsidRDefault="007A4EC7" w:rsidP="00696D0D">
            <w:r>
              <w:object w:dxaOrig="1440" w:dyaOrig="1440" w14:anchorId="4E9487BB">
                <v:shape id="_x0000_i1381" type="#_x0000_t75" style="width:46.5pt;height:13.5pt" o:ole="">
                  <v:imagedata r:id="rId115" o:title=""/>
                </v:shape>
                <w:control r:id="rId116" w:name="Label1" w:shapeid="_x0000_i1381"/>
              </w:object>
            </w:r>
            <w:r>
              <w:object w:dxaOrig="1440" w:dyaOrig="1440" w14:anchorId="3327E694">
                <v:shape id="_x0000_i1382" type="#_x0000_t75" style="width:28.5pt;height:18pt" o:ole="">
                  <v:imagedata r:id="rId101" o:title=""/>
                </v:shape>
                <w:control r:id="rId117" w:name="TextBox2" w:shapeid="_x0000_i1382"/>
              </w:object>
            </w:r>
            <w:r>
              <w:object w:dxaOrig="1440" w:dyaOrig="1440" w14:anchorId="1CC586D9">
                <v:shape id="_x0000_i1383" type="#_x0000_t75" style="width:15.75pt;height:13.5pt" o:ole="">
                  <v:imagedata r:id="rId90" o:title=""/>
                </v:shape>
                <w:control r:id="rId118" w:name="Label2" w:shapeid="_x0000_i1383"/>
              </w:object>
            </w:r>
            <w:r>
              <w:object w:dxaOrig="1440" w:dyaOrig="1440" w14:anchorId="60D2E675">
                <v:shape id="_x0000_i1384" type="#_x0000_t75" style="width:27.75pt;height:18pt" o:ole="">
                  <v:imagedata r:id="rId52" o:title=""/>
                </v:shape>
                <w:control r:id="rId119" w:name="TextBox3" w:shapeid="_x0000_i1384"/>
              </w:object>
            </w:r>
            <w:r>
              <w:object w:dxaOrig="1440" w:dyaOrig="1440" w14:anchorId="15DFF61E">
                <v:shape id="_x0000_i1385" type="#_x0000_t75" style="width:1in;height:13.5pt" o:ole="">
                  <v:imagedata r:id="rId120" o:title=""/>
                </v:shape>
                <w:control r:id="rId121" w:name="Label3" w:shapeid="_x0000_i1385"/>
              </w:object>
            </w:r>
          </w:p>
          <w:p w14:paraId="38DD49F6" w14:textId="77777777" w:rsidR="007A4EC7" w:rsidRDefault="007A4EC7" w:rsidP="00696D0D"/>
          <w:p w14:paraId="1C6B2BF3" w14:textId="77777777" w:rsidR="007A4EC7" w:rsidRPr="001273C1" w:rsidRDefault="007A4EC7" w:rsidP="00696D0D">
            <w:pPr>
              <w:contextualSpacing/>
              <w:rPr>
                <w:rFonts w:cstheme="minorHAnsi"/>
              </w:rPr>
            </w:pPr>
            <w:r>
              <w:t>Keys (N = Number and C = Char)</w:t>
            </w:r>
          </w:p>
        </w:tc>
      </w:tr>
      <w:tr w:rsidR="007A4EC7" w:rsidRPr="001273C1" w14:paraId="6F30E785" w14:textId="77777777" w:rsidTr="00696D0D">
        <w:tc>
          <w:tcPr>
            <w:tcW w:w="709" w:type="dxa"/>
            <w:vMerge/>
          </w:tcPr>
          <w:p w14:paraId="4C553136" w14:textId="77777777" w:rsidR="007A4EC7" w:rsidRPr="001273C1" w:rsidRDefault="007A4EC7" w:rsidP="00696D0D">
            <w:pPr>
              <w:rPr>
                <w:rFonts w:cstheme="minorHAnsi"/>
              </w:rPr>
            </w:pPr>
          </w:p>
        </w:tc>
        <w:tc>
          <w:tcPr>
            <w:tcW w:w="1276" w:type="dxa"/>
          </w:tcPr>
          <w:p w14:paraId="7B4DD4A2"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73E339E4" w14:textId="6400CC29" w:rsidR="007A4EC7" w:rsidRPr="001273C1" w:rsidRDefault="007A4EC7" w:rsidP="00696D0D">
            <w:pPr>
              <w:contextualSpacing/>
              <w:rPr>
                <w:rFonts w:cstheme="minorHAnsi"/>
              </w:rPr>
            </w:pPr>
            <w:r>
              <w:object w:dxaOrig="1440" w:dyaOrig="1440" w14:anchorId="4BF187AF">
                <v:shape id="_x0000_i1386" type="#_x0000_t75" style="width:31.5pt;height:18pt" o:ole="">
                  <v:imagedata r:id="rId35" o:title=""/>
                </v:shape>
                <w:control r:id="rId122" w:name="TextBox5111111111111113" w:shapeid="_x0000_i1386"/>
              </w:object>
            </w:r>
          </w:p>
        </w:tc>
      </w:tr>
    </w:tbl>
    <w:p w14:paraId="5EC54838" w14:textId="77777777" w:rsidR="007A4EC7" w:rsidRDefault="007A4EC7" w:rsidP="007A4EC7">
      <w:pPr>
        <w:pStyle w:val="BodyText"/>
        <w:ind w:left="0"/>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00CA241E"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517086B3" w14:textId="7D42F886" w:rsidR="007A4EC7" w:rsidRPr="001273C1" w:rsidRDefault="007A4EC7" w:rsidP="00696D0D">
            <w:pPr>
              <w:rPr>
                <w:rFonts w:cstheme="minorHAnsi"/>
              </w:rPr>
            </w:pPr>
            <w:bookmarkStart w:id="256" w:name="_Hlk100071810"/>
            <w:r>
              <w:rPr>
                <w:rFonts w:cstheme="minorHAnsi"/>
              </w:rPr>
              <w:lastRenderedPageBreak/>
              <w:t>H1</w:t>
            </w:r>
            <w:r w:rsidR="0006790E">
              <w:rPr>
                <w:rFonts w:cstheme="minorHAnsi"/>
              </w:rPr>
              <w:t>4</w:t>
            </w:r>
          </w:p>
        </w:tc>
        <w:tc>
          <w:tcPr>
            <w:tcW w:w="1276" w:type="dxa"/>
          </w:tcPr>
          <w:p w14:paraId="64EC729E" w14:textId="77777777" w:rsidR="007A4EC7" w:rsidRPr="00AD0A96" w:rsidRDefault="007A4EC7" w:rsidP="00696D0D">
            <w:pPr>
              <w:rPr>
                <w:rFonts w:cstheme="minorHAnsi"/>
                <w:b/>
              </w:rPr>
            </w:pPr>
            <w:r w:rsidRPr="00AD0A96">
              <w:rPr>
                <w:rFonts w:cstheme="minorHAnsi"/>
                <w:b/>
              </w:rPr>
              <w:t>Field Name</w:t>
            </w:r>
          </w:p>
        </w:tc>
        <w:tc>
          <w:tcPr>
            <w:tcW w:w="1423" w:type="dxa"/>
          </w:tcPr>
          <w:p w14:paraId="5DF5FF53" w14:textId="2D11FE88" w:rsidR="007A4EC7" w:rsidRPr="00AD0A96" w:rsidRDefault="007A4EC7" w:rsidP="00696D0D">
            <w:pPr>
              <w:pStyle w:val="Heading4"/>
            </w:pPr>
            <w:bookmarkStart w:id="257" w:name="_Toc83127209"/>
            <w:r w:rsidRPr="002B74F4">
              <w:t>Contract Number</w:t>
            </w:r>
            <w:r>
              <w:t xml:space="preserve"> </w:t>
            </w:r>
            <w:r w:rsidRPr="002B74F4">
              <w:t>/</w:t>
            </w:r>
            <w:r>
              <w:t xml:space="preserve"> </w:t>
            </w:r>
            <w:r w:rsidRPr="002B74F4">
              <w:t>Payment plan</w:t>
            </w:r>
            <w:r w:rsidR="009F68D7">
              <w:t>/ Account Number</w:t>
            </w:r>
            <w:bookmarkEnd w:id="257"/>
          </w:p>
        </w:tc>
        <w:tc>
          <w:tcPr>
            <w:tcW w:w="845" w:type="dxa"/>
          </w:tcPr>
          <w:p w14:paraId="4150EA85" w14:textId="77777777" w:rsidR="007A4EC7" w:rsidRPr="00AD0A96" w:rsidRDefault="007A4EC7" w:rsidP="00696D0D">
            <w:pPr>
              <w:rPr>
                <w:rFonts w:cstheme="minorHAnsi"/>
                <w:b/>
              </w:rPr>
            </w:pPr>
            <w:r w:rsidRPr="00AD0A96">
              <w:rPr>
                <w:rFonts w:cstheme="minorHAnsi"/>
                <w:b/>
              </w:rPr>
              <w:t>Field type</w:t>
            </w:r>
          </w:p>
        </w:tc>
        <w:tc>
          <w:tcPr>
            <w:tcW w:w="1645" w:type="dxa"/>
          </w:tcPr>
          <w:p w14:paraId="5841C236" w14:textId="77777777" w:rsidR="007A4EC7" w:rsidRPr="00AD0A96" w:rsidRDefault="007A4EC7" w:rsidP="00696D0D">
            <w:pPr>
              <w:rPr>
                <w:rFonts w:cstheme="minorHAnsi"/>
              </w:rPr>
            </w:pPr>
            <w:r w:rsidRPr="00AD0A96">
              <w:rPr>
                <w:rFonts w:cstheme="minorHAnsi"/>
              </w:rPr>
              <w:t>Alphanumeric</w:t>
            </w:r>
          </w:p>
        </w:tc>
        <w:tc>
          <w:tcPr>
            <w:tcW w:w="906" w:type="dxa"/>
          </w:tcPr>
          <w:p w14:paraId="6DC47FE9" w14:textId="77777777" w:rsidR="007A4EC7" w:rsidRPr="00AD0A96" w:rsidRDefault="007A4EC7" w:rsidP="00696D0D">
            <w:pPr>
              <w:rPr>
                <w:rFonts w:cstheme="minorHAnsi"/>
                <w:b/>
              </w:rPr>
            </w:pPr>
            <w:r w:rsidRPr="00AD0A96">
              <w:rPr>
                <w:rFonts w:cstheme="minorHAnsi"/>
                <w:b/>
              </w:rPr>
              <w:t>Default value</w:t>
            </w:r>
          </w:p>
        </w:tc>
        <w:tc>
          <w:tcPr>
            <w:tcW w:w="1276" w:type="dxa"/>
          </w:tcPr>
          <w:p w14:paraId="266BF5DF" w14:textId="77777777" w:rsidR="007A4EC7" w:rsidRPr="001273C1" w:rsidRDefault="007A4EC7" w:rsidP="00696D0D">
            <w:pPr>
              <w:rPr>
                <w:rFonts w:cstheme="minorHAnsi"/>
              </w:rPr>
            </w:pPr>
            <w:r>
              <w:rPr>
                <w:rFonts w:cstheme="minorHAnsi"/>
              </w:rPr>
              <w:t>&lt;Blank&gt;</w:t>
            </w:r>
          </w:p>
        </w:tc>
        <w:tc>
          <w:tcPr>
            <w:tcW w:w="1553" w:type="dxa"/>
          </w:tcPr>
          <w:p w14:paraId="16C438F7" w14:textId="77777777" w:rsidR="007A4EC7" w:rsidRPr="001273C1" w:rsidRDefault="00D742F0" w:rsidP="00696D0D">
            <w:pPr>
              <w:rPr>
                <w:rFonts w:cstheme="minorHAnsi"/>
              </w:rPr>
            </w:pPr>
            <w:sdt>
              <w:sdtPr>
                <w:rPr>
                  <w:rFonts w:cstheme="minorHAnsi"/>
                </w:rPr>
                <w:id w:val="1440034751"/>
                <w14:checkbox>
                  <w14:checked w14:val="0"/>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Mandatory</w:t>
            </w:r>
          </w:p>
        </w:tc>
      </w:tr>
      <w:tr w:rsidR="007A4EC7" w:rsidRPr="001273C1" w14:paraId="458B9021" w14:textId="77777777" w:rsidTr="00696D0D">
        <w:tc>
          <w:tcPr>
            <w:tcW w:w="709" w:type="dxa"/>
            <w:vMerge w:val="restart"/>
          </w:tcPr>
          <w:p w14:paraId="65D831D8" w14:textId="77777777" w:rsidR="007A4EC7" w:rsidRPr="001273C1" w:rsidRDefault="007A4EC7" w:rsidP="00696D0D">
            <w:pPr>
              <w:rPr>
                <w:rFonts w:cstheme="minorHAnsi"/>
              </w:rPr>
            </w:pPr>
          </w:p>
        </w:tc>
        <w:tc>
          <w:tcPr>
            <w:tcW w:w="1276" w:type="dxa"/>
          </w:tcPr>
          <w:p w14:paraId="31FD05FC"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52DB63AC" w14:textId="77777777" w:rsidR="007A4EC7" w:rsidRPr="001273C1" w:rsidRDefault="007A4EC7" w:rsidP="00696D0D">
            <w:pPr>
              <w:rPr>
                <w:rFonts w:cstheme="minorHAnsi"/>
              </w:rPr>
            </w:pPr>
            <w:r w:rsidRPr="002B74F4">
              <w:rPr>
                <w:rFonts w:cstheme="minorHAnsi"/>
              </w:rPr>
              <w:t>Co</w:t>
            </w:r>
            <w:r>
              <w:rPr>
                <w:rFonts w:cstheme="minorHAnsi"/>
              </w:rPr>
              <w:t>ntract Number or Payment Plan from the invoice.</w:t>
            </w:r>
          </w:p>
        </w:tc>
      </w:tr>
      <w:tr w:rsidR="007A4EC7" w:rsidRPr="001273C1" w14:paraId="70BC7B09" w14:textId="77777777" w:rsidTr="00696D0D">
        <w:tc>
          <w:tcPr>
            <w:tcW w:w="709" w:type="dxa"/>
            <w:vMerge/>
          </w:tcPr>
          <w:p w14:paraId="1625293E" w14:textId="77777777" w:rsidR="007A4EC7" w:rsidRPr="001273C1" w:rsidRDefault="007A4EC7" w:rsidP="00696D0D">
            <w:pPr>
              <w:rPr>
                <w:rFonts w:cstheme="minorHAnsi"/>
              </w:rPr>
            </w:pPr>
          </w:p>
        </w:tc>
        <w:tc>
          <w:tcPr>
            <w:tcW w:w="1276" w:type="dxa"/>
          </w:tcPr>
          <w:p w14:paraId="2AABEE8A" w14:textId="77777777" w:rsidR="007A4EC7" w:rsidRPr="001273C1" w:rsidRDefault="007A4EC7" w:rsidP="00696D0D">
            <w:pPr>
              <w:contextualSpacing/>
              <w:rPr>
                <w:rFonts w:cstheme="minorHAnsi"/>
              </w:rPr>
            </w:pPr>
            <w:r w:rsidRPr="00AD0A96">
              <w:rPr>
                <w:rFonts w:cstheme="minorHAnsi"/>
              </w:rPr>
              <w:t>Source</w:t>
            </w:r>
          </w:p>
        </w:tc>
        <w:tc>
          <w:tcPr>
            <w:tcW w:w="7648" w:type="dxa"/>
            <w:gridSpan w:val="6"/>
          </w:tcPr>
          <w:p w14:paraId="20EAF4C2" w14:textId="77777777" w:rsidR="007A4EC7" w:rsidRPr="001273C1" w:rsidRDefault="007A4EC7" w:rsidP="00696D0D">
            <w:pPr>
              <w:contextualSpacing/>
              <w:rPr>
                <w:rFonts w:cstheme="minorHAnsi"/>
              </w:rPr>
            </w:pPr>
            <w:r w:rsidRPr="002C1A3B">
              <w:rPr>
                <w:rFonts w:cstheme="minorHAnsi" w:hint="eastAsia"/>
              </w:rPr>
              <w:t>See the options below</w:t>
            </w:r>
          </w:p>
        </w:tc>
      </w:tr>
      <w:tr w:rsidR="007A4EC7" w:rsidRPr="001273C1" w14:paraId="632BB059" w14:textId="77777777" w:rsidTr="00696D0D">
        <w:tc>
          <w:tcPr>
            <w:tcW w:w="709" w:type="dxa"/>
            <w:vMerge/>
          </w:tcPr>
          <w:p w14:paraId="09C8E9D4" w14:textId="77777777" w:rsidR="007A4EC7" w:rsidRPr="001273C1" w:rsidRDefault="007A4EC7" w:rsidP="00696D0D">
            <w:pPr>
              <w:rPr>
                <w:rFonts w:cstheme="minorHAnsi"/>
              </w:rPr>
            </w:pPr>
          </w:p>
        </w:tc>
        <w:tc>
          <w:tcPr>
            <w:tcW w:w="1276" w:type="dxa"/>
          </w:tcPr>
          <w:p w14:paraId="7BBF30AB"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70BB1B56" w14:textId="77777777" w:rsidR="007A4EC7" w:rsidRDefault="007A4EC7" w:rsidP="00696D0D">
            <w:pPr>
              <w:contextualSpacing/>
              <w:rPr>
                <w:rFonts w:cstheme="minorHAnsi"/>
              </w:rPr>
            </w:pPr>
            <w:r>
              <w:rPr>
                <w:rFonts w:cstheme="minorHAnsi"/>
              </w:rPr>
              <w:t>Selection options below are in order of priority:</w:t>
            </w:r>
          </w:p>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454"/>
              <w:gridCol w:w="6968"/>
            </w:tblGrid>
            <w:tr w:rsidR="007A4EC7" w14:paraId="486026AE" w14:textId="77777777" w:rsidTr="00696D0D">
              <w:trPr>
                <w:trHeight w:val="690"/>
              </w:trPr>
              <w:sdt>
                <w:sdtPr>
                  <w:rPr>
                    <w:rFonts w:cstheme="minorHAnsi"/>
                  </w:rPr>
                  <w:id w:val="-1797673739"/>
                  <w14:checkbox>
                    <w14:checked w14:val="0"/>
                    <w14:checkedState w14:val="2612" w14:font="MS Gothic"/>
                    <w14:uncheckedState w14:val="2610" w14:font="MS Gothic"/>
                  </w14:checkbox>
                </w:sdtPr>
                <w:sdtEndPr/>
                <w:sdtContent>
                  <w:tc>
                    <w:tcPr>
                      <w:tcW w:w="454" w:type="dxa"/>
                      <w:vAlign w:val="center"/>
                    </w:tcPr>
                    <w:p w14:paraId="55149EF6" w14:textId="2B072046" w:rsidR="007A4EC7" w:rsidRDefault="00125845" w:rsidP="00696D0D">
                      <w:pPr>
                        <w:contextualSpacing/>
                        <w:rPr>
                          <w:rFonts w:cstheme="minorHAnsi"/>
                        </w:rPr>
                      </w:pPr>
                      <w:r>
                        <w:rPr>
                          <w:rFonts w:ascii="MS Gothic" w:eastAsia="MS Gothic" w:hAnsi="MS Gothic" w:cstheme="minorHAnsi" w:hint="eastAsia"/>
                        </w:rPr>
                        <w:t>☐</w:t>
                      </w:r>
                    </w:p>
                  </w:tc>
                </w:sdtContent>
              </w:sdt>
              <w:tc>
                <w:tcPr>
                  <w:tcW w:w="6968" w:type="dxa"/>
                </w:tcPr>
                <w:p w14:paraId="132332CA" w14:textId="77777777" w:rsidR="007A4EC7" w:rsidRDefault="007A4EC7" w:rsidP="00696D0D">
                  <w:pPr>
                    <w:contextualSpacing/>
                    <w:rPr>
                      <w:rFonts w:cstheme="minorHAnsi"/>
                    </w:rPr>
                  </w:pPr>
                  <w:r w:rsidRPr="002B74F4">
                    <w:rPr>
                      <w:rFonts w:cstheme="minorHAnsi"/>
                    </w:rPr>
                    <w:t>Match Contract Num</w:t>
                  </w:r>
                  <w:r>
                    <w:rPr>
                      <w:rFonts w:cstheme="minorHAnsi"/>
                    </w:rPr>
                    <w:t>ber</w:t>
                  </w:r>
                  <w:r w:rsidRPr="002B74F4">
                    <w:rPr>
                      <w:rFonts w:cstheme="minorHAnsi"/>
                    </w:rPr>
                    <w:t xml:space="preserve"> on the invoice with value in the extract and populate with value from the extract</w:t>
                  </w:r>
                  <w:r>
                    <w:rPr>
                      <w:rFonts w:cstheme="minorHAnsi"/>
                    </w:rPr>
                    <w:t xml:space="preserve"> </w:t>
                  </w:r>
                  <w:r w:rsidRPr="002B74F4">
                    <w:rPr>
                      <w:rFonts w:cstheme="minorHAnsi"/>
                    </w:rPr>
                    <w:t>(if no other options are selected below then integrity checks with the extract will be mandatory)</w:t>
                  </w:r>
                </w:p>
              </w:tc>
            </w:tr>
            <w:tr w:rsidR="007A4EC7" w14:paraId="0ED1C43E" w14:textId="77777777" w:rsidTr="00696D0D">
              <w:trPr>
                <w:trHeight w:val="690"/>
              </w:trPr>
              <w:sdt>
                <w:sdtPr>
                  <w:rPr>
                    <w:rFonts w:cstheme="minorHAnsi"/>
                  </w:rPr>
                  <w:id w:val="1790240086"/>
                  <w14:checkbox>
                    <w14:checked w14:val="1"/>
                    <w14:checkedState w14:val="2612" w14:font="MS Gothic"/>
                    <w14:uncheckedState w14:val="2610" w14:font="MS Gothic"/>
                  </w14:checkbox>
                </w:sdtPr>
                <w:sdtEndPr/>
                <w:sdtContent>
                  <w:tc>
                    <w:tcPr>
                      <w:tcW w:w="454" w:type="dxa"/>
                      <w:vAlign w:val="center"/>
                    </w:tcPr>
                    <w:p w14:paraId="2BB8BD00" w14:textId="48770AC2" w:rsidR="007A4EC7" w:rsidRDefault="00125845" w:rsidP="00696D0D">
                      <w:pPr>
                        <w:contextualSpacing/>
                        <w:rPr>
                          <w:rFonts w:cstheme="minorHAnsi"/>
                        </w:rPr>
                      </w:pPr>
                      <w:r>
                        <w:rPr>
                          <w:rFonts w:ascii="MS Gothic" w:eastAsia="MS Gothic" w:hAnsi="MS Gothic" w:cstheme="minorHAnsi" w:hint="eastAsia"/>
                        </w:rPr>
                        <w:t>☒</w:t>
                      </w:r>
                    </w:p>
                  </w:tc>
                </w:sdtContent>
              </w:sdt>
              <w:tc>
                <w:tcPr>
                  <w:tcW w:w="6968" w:type="dxa"/>
                </w:tcPr>
                <w:p w14:paraId="69377008" w14:textId="77777777" w:rsidR="007A4EC7" w:rsidRDefault="007A4EC7" w:rsidP="00696D0D">
                  <w:pPr>
                    <w:contextualSpacing/>
                    <w:rPr>
                      <w:rFonts w:cstheme="minorHAnsi"/>
                    </w:rPr>
                  </w:pPr>
                  <w:r w:rsidRPr="002B74F4">
                    <w:rPr>
                      <w:rFonts w:cstheme="minorHAnsi"/>
                    </w:rPr>
                    <w:t>Capture from invoice using keywords and format</w:t>
                  </w:r>
                </w:p>
              </w:tc>
            </w:tr>
            <w:tr w:rsidR="007A4EC7" w14:paraId="4AF7779B" w14:textId="77777777" w:rsidTr="00696D0D">
              <w:trPr>
                <w:trHeight w:val="690"/>
              </w:trPr>
              <w:sdt>
                <w:sdtPr>
                  <w:rPr>
                    <w:rFonts w:cstheme="minorHAnsi"/>
                  </w:rPr>
                  <w:id w:val="2004630342"/>
                  <w14:checkbox>
                    <w14:checked w14:val="0"/>
                    <w14:checkedState w14:val="2612" w14:font="MS Gothic"/>
                    <w14:uncheckedState w14:val="2610" w14:font="MS Gothic"/>
                  </w14:checkbox>
                </w:sdtPr>
                <w:sdtEndPr/>
                <w:sdtContent>
                  <w:tc>
                    <w:tcPr>
                      <w:tcW w:w="454" w:type="dxa"/>
                      <w:vAlign w:val="center"/>
                    </w:tcPr>
                    <w:p w14:paraId="20623021" w14:textId="77777777" w:rsidR="007A4EC7" w:rsidRDefault="007A4EC7" w:rsidP="00696D0D">
                      <w:pPr>
                        <w:contextualSpacing/>
                        <w:rPr>
                          <w:rFonts w:cstheme="minorHAnsi"/>
                        </w:rPr>
                      </w:pPr>
                      <w:r>
                        <w:rPr>
                          <w:rFonts w:ascii="MS Gothic" w:eastAsia="MS Gothic" w:hAnsi="MS Gothic" w:cstheme="minorHAnsi" w:hint="eastAsia"/>
                        </w:rPr>
                        <w:t>☐</w:t>
                      </w:r>
                    </w:p>
                  </w:tc>
                </w:sdtContent>
              </w:sdt>
              <w:tc>
                <w:tcPr>
                  <w:tcW w:w="6968" w:type="dxa"/>
                </w:tcPr>
                <w:p w14:paraId="71DD1EE7" w14:textId="77777777" w:rsidR="007A4EC7" w:rsidRDefault="007A4EC7" w:rsidP="00696D0D">
                  <w:pPr>
                    <w:contextualSpacing/>
                    <w:rPr>
                      <w:rFonts w:cstheme="minorHAnsi"/>
                    </w:rPr>
                  </w:pPr>
                  <w:r w:rsidRPr="0045259F">
                    <w:rPr>
                      <w:rFonts w:cstheme="minorHAnsi"/>
                    </w:rPr>
                    <w:t>Capture from invoice using only format (all valid formats MUST be provided)</w:t>
                  </w:r>
                </w:p>
              </w:tc>
            </w:tr>
            <w:tr w:rsidR="007A4EC7" w14:paraId="5EFFB658" w14:textId="77777777" w:rsidTr="00696D0D">
              <w:trPr>
                <w:trHeight w:val="690"/>
              </w:trPr>
              <w:tc>
                <w:tcPr>
                  <w:tcW w:w="454" w:type="dxa"/>
                  <w:vAlign w:val="center"/>
                </w:tcPr>
                <w:p w14:paraId="12B46089" w14:textId="77777777" w:rsidR="007A4EC7" w:rsidRDefault="00D742F0" w:rsidP="00696D0D">
                  <w:pPr>
                    <w:contextualSpacing/>
                    <w:rPr>
                      <w:rFonts w:cstheme="minorHAnsi"/>
                    </w:rPr>
                  </w:pPr>
                  <w:sdt>
                    <w:sdtPr>
                      <w:rPr>
                        <w:rFonts w:cstheme="minorHAnsi"/>
                      </w:rPr>
                      <w:id w:val="1393156957"/>
                      <w14:checkbox>
                        <w14:checked w14:val="0"/>
                        <w14:checkedState w14:val="2612" w14:font="MS Gothic"/>
                        <w14:uncheckedState w14:val="2610" w14:font="MS Gothic"/>
                      </w14:checkbox>
                    </w:sdtPr>
                    <w:sdtEndPr/>
                    <w:sdtContent>
                      <w:r w:rsidR="007A4EC7">
                        <w:rPr>
                          <w:rFonts w:ascii="MS Gothic" w:eastAsia="MS Gothic" w:hAnsi="MS Gothic" w:cstheme="minorHAnsi" w:hint="eastAsia"/>
                        </w:rPr>
                        <w:t>☐</w:t>
                      </w:r>
                    </w:sdtContent>
                  </w:sdt>
                </w:p>
              </w:tc>
              <w:tc>
                <w:tcPr>
                  <w:tcW w:w="6968" w:type="dxa"/>
                </w:tcPr>
                <w:p w14:paraId="2CE81879" w14:textId="77777777" w:rsidR="007A4EC7" w:rsidRDefault="007A4EC7" w:rsidP="00696D0D">
                  <w:pPr>
                    <w:contextualSpacing/>
                    <w:rPr>
                      <w:rFonts w:cstheme="minorHAnsi"/>
                    </w:rPr>
                  </w:pPr>
                  <w:r w:rsidRPr="0045259F">
                    <w:rPr>
                      <w:rFonts w:cstheme="minorHAnsi"/>
                    </w:rPr>
                    <w:t>Populate from the ContractExtract if only one ContractNum exists for this supplier</w:t>
                  </w:r>
                  <w:r>
                    <w:rPr>
                      <w:rFonts w:cstheme="minorHAnsi"/>
                    </w:rPr>
                    <w:t xml:space="preserve"> </w:t>
                  </w:r>
                  <w:r w:rsidRPr="002B74F4">
                    <w:rPr>
                      <w:rFonts w:cstheme="minorHAnsi"/>
                    </w:rPr>
                    <w:t>(mandatory matches of SupplierExtract for VatRegNum/BankAcct are recommended for this option)</w:t>
                  </w:r>
                </w:p>
              </w:tc>
            </w:tr>
          </w:tbl>
          <w:p w14:paraId="13032663" w14:textId="77777777" w:rsidR="007A4EC7" w:rsidRPr="002B74F4" w:rsidRDefault="007A4EC7" w:rsidP="00696D0D">
            <w:pPr>
              <w:contextualSpacing/>
              <w:rPr>
                <w:rFonts w:cstheme="minorHAnsi"/>
              </w:rPr>
            </w:pPr>
          </w:p>
          <w:p w14:paraId="7AE46453" w14:textId="77777777" w:rsidR="007A4EC7" w:rsidRPr="0045259F" w:rsidRDefault="007A4EC7" w:rsidP="00696D0D">
            <w:pPr>
              <w:contextualSpacing/>
              <w:rPr>
                <w:rFonts w:cstheme="minorHAnsi"/>
                <w:b/>
              </w:rPr>
            </w:pPr>
            <w:r w:rsidRPr="0045259F">
              <w:rPr>
                <w:rFonts w:cstheme="minorHAnsi"/>
                <w:b/>
              </w:rPr>
              <w:t>Options:</w:t>
            </w:r>
          </w:p>
          <w:p w14:paraId="26E9C57B" w14:textId="3A5F6567" w:rsidR="007A4EC7" w:rsidRPr="002B74F4" w:rsidRDefault="00D742F0" w:rsidP="00696D0D">
            <w:pPr>
              <w:contextualSpacing/>
              <w:rPr>
                <w:rFonts w:cstheme="minorHAnsi"/>
              </w:rPr>
            </w:pPr>
            <w:sdt>
              <w:sdtPr>
                <w:rPr>
                  <w:rFonts w:cstheme="minorHAnsi"/>
                </w:rPr>
                <w:id w:val="-2068633771"/>
                <w14:checkbox>
                  <w14:checked w14:val="1"/>
                  <w14:checkedState w14:val="2612" w14:font="MS Gothic"/>
                  <w14:uncheckedState w14:val="2610" w14:font="MS Gothic"/>
                </w14:checkbox>
              </w:sdtPr>
              <w:sdtEndPr/>
              <w:sdtContent>
                <w:r w:rsidR="0006790E">
                  <w:rPr>
                    <w:rFonts w:ascii="MS Gothic" w:eastAsia="MS Gothic" w:hAnsi="MS Gothic" w:cstheme="minorHAnsi" w:hint="eastAsia"/>
                  </w:rPr>
                  <w:t>☒</w:t>
                </w:r>
              </w:sdtContent>
            </w:sdt>
            <w:r w:rsidR="007A4EC7" w:rsidRPr="002B74F4">
              <w:rPr>
                <w:rFonts w:cstheme="minorHAnsi"/>
              </w:rPr>
              <w:t xml:space="preserve"> Remove spaces</w:t>
            </w:r>
          </w:p>
          <w:p w14:paraId="7149C6F0" w14:textId="77777777" w:rsidR="007A4EC7" w:rsidRPr="002B74F4" w:rsidRDefault="00D742F0" w:rsidP="00696D0D">
            <w:pPr>
              <w:contextualSpacing/>
              <w:rPr>
                <w:rFonts w:cstheme="minorHAnsi"/>
              </w:rPr>
            </w:pPr>
            <w:sdt>
              <w:sdtPr>
                <w:rPr>
                  <w:rFonts w:cstheme="minorHAnsi"/>
                </w:rPr>
                <w:id w:val="-140736828"/>
                <w14:checkbox>
                  <w14:checked w14:val="0"/>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sidRPr="002B74F4">
              <w:rPr>
                <w:rFonts w:cstheme="minorHAnsi"/>
              </w:rPr>
              <w:t xml:space="preserve"> Remove all non-alphanumeric characters</w:t>
            </w:r>
          </w:p>
          <w:p w14:paraId="3661DB6D" w14:textId="77777777" w:rsidR="007A4EC7" w:rsidRPr="001273C1" w:rsidRDefault="007A4EC7" w:rsidP="00696D0D">
            <w:pPr>
              <w:contextualSpacing/>
              <w:rPr>
                <w:rFonts w:cstheme="minorHAnsi"/>
              </w:rPr>
            </w:pPr>
          </w:p>
        </w:tc>
      </w:tr>
      <w:tr w:rsidR="007A4EC7" w:rsidRPr="001273C1" w14:paraId="04C85F0E" w14:textId="77777777" w:rsidTr="00696D0D">
        <w:tc>
          <w:tcPr>
            <w:tcW w:w="709" w:type="dxa"/>
            <w:vMerge/>
          </w:tcPr>
          <w:p w14:paraId="1E1938AD" w14:textId="77777777" w:rsidR="007A4EC7" w:rsidRPr="001273C1" w:rsidRDefault="007A4EC7" w:rsidP="00696D0D">
            <w:pPr>
              <w:rPr>
                <w:rFonts w:cstheme="minorHAnsi"/>
              </w:rPr>
            </w:pPr>
          </w:p>
        </w:tc>
        <w:tc>
          <w:tcPr>
            <w:tcW w:w="1276" w:type="dxa"/>
          </w:tcPr>
          <w:p w14:paraId="489FFF5E"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3D148DAB" w14:textId="5C963F66" w:rsidR="007A4EC7" w:rsidRDefault="007A4EC7" w:rsidP="00696D0D">
            <w:r>
              <w:object w:dxaOrig="1440" w:dyaOrig="1440" w14:anchorId="0BEF138D">
                <v:shape id="_x0000_i1387" type="#_x0000_t75" style="width:46.5pt;height:12pt" o:ole="">
                  <v:imagedata r:id="rId123" o:title=""/>
                </v:shape>
                <w:control r:id="rId124" w:name="Label41" w:shapeid="_x0000_i1387"/>
              </w:object>
            </w:r>
            <w:r>
              <w:object w:dxaOrig="1440" w:dyaOrig="1440" w14:anchorId="6DCDCCEE">
                <v:shape id="_x0000_i1388" type="#_x0000_t75" style="width:342pt;height:18pt" o:ole="">
                  <v:imagedata r:id="rId113" o:title=""/>
                </v:shape>
                <w:control r:id="rId125" w:name="TextBox41" w:shapeid="_x0000_i1388"/>
              </w:object>
            </w:r>
          </w:p>
          <w:p w14:paraId="588BAEC3" w14:textId="491BD1B8" w:rsidR="007A4EC7" w:rsidRDefault="007A4EC7" w:rsidP="00696D0D">
            <w:r>
              <w:object w:dxaOrig="1440" w:dyaOrig="1440" w14:anchorId="0B3BB5F5">
                <v:shape id="_x0000_i1389" type="#_x0000_t75" style="width:46.5pt;height:13.5pt" o:ole="">
                  <v:imagedata r:id="rId115" o:title=""/>
                </v:shape>
                <w:control r:id="rId126" w:name="Label11" w:shapeid="_x0000_i1389"/>
              </w:object>
            </w:r>
            <w:r>
              <w:object w:dxaOrig="1440" w:dyaOrig="1440" w14:anchorId="0CC03646">
                <v:shape id="_x0000_i1390" type="#_x0000_t75" style="width:28.5pt;height:18pt" o:ole="">
                  <v:imagedata r:id="rId127" o:title=""/>
                </v:shape>
                <w:control r:id="rId128" w:name="TextBox21" w:shapeid="_x0000_i1390"/>
              </w:object>
            </w:r>
            <w:r>
              <w:object w:dxaOrig="1440" w:dyaOrig="1440" w14:anchorId="44EECCBC">
                <v:shape id="_x0000_i1391" type="#_x0000_t75" style="width:15.75pt;height:13.5pt" o:ole="">
                  <v:imagedata r:id="rId129" o:title=""/>
                </v:shape>
                <w:control r:id="rId130" w:name="Label21" w:shapeid="_x0000_i1391"/>
              </w:object>
            </w:r>
            <w:r>
              <w:object w:dxaOrig="1440" w:dyaOrig="1440" w14:anchorId="18310FB5">
                <v:shape id="_x0000_i1392" type="#_x0000_t75" style="width:27.75pt;height:18pt" o:ole="">
                  <v:imagedata r:id="rId52" o:title=""/>
                </v:shape>
                <w:control r:id="rId131" w:name="TextBox31" w:shapeid="_x0000_i1392"/>
              </w:object>
            </w:r>
            <w:r>
              <w:object w:dxaOrig="1440" w:dyaOrig="1440" w14:anchorId="2D344A34">
                <v:shape id="_x0000_i1393" type="#_x0000_t75" style="width:1in;height:13.5pt" o:ole="">
                  <v:imagedata r:id="rId120" o:title=""/>
                </v:shape>
                <w:control r:id="rId132" w:name="Label31" w:shapeid="_x0000_i1393"/>
              </w:object>
            </w:r>
          </w:p>
          <w:p w14:paraId="01BC6049" w14:textId="77777777" w:rsidR="007A4EC7" w:rsidRDefault="007A4EC7" w:rsidP="00696D0D"/>
          <w:p w14:paraId="32C68425" w14:textId="77777777" w:rsidR="007A4EC7" w:rsidRPr="001273C1" w:rsidRDefault="007A4EC7" w:rsidP="00696D0D">
            <w:pPr>
              <w:contextualSpacing/>
              <w:rPr>
                <w:rFonts w:cstheme="minorHAnsi"/>
              </w:rPr>
            </w:pPr>
            <w:r>
              <w:t>Keys (N = Number and C = Char)</w:t>
            </w:r>
          </w:p>
        </w:tc>
      </w:tr>
      <w:tr w:rsidR="007A4EC7" w:rsidRPr="001273C1" w14:paraId="23B62025" w14:textId="77777777" w:rsidTr="00696D0D">
        <w:tc>
          <w:tcPr>
            <w:tcW w:w="709" w:type="dxa"/>
            <w:vMerge/>
          </w:tcPr>
          <w:p w14:paraId="15F35DE0" w14:textId="77777777" w:rsidR="007A4EC7" w:rsidRPr="001273C1" w:rsidRDefault="007A4EC7" w:rsidP="00696D0D">
            <w:pPr>
              <w:rPr>
                <w:rFonts w:cstheme="minorHAnsi"/>
              </w:rPr>
            </w:pPr>
          </w:p>
        </w:tc>
        <w:tc>
          <w:tcPr>
            <w:tcW w:w="1276" w:type="dxa"/>
          </w:tcPr>
          <w:p w14:paraId="34652049"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2694560E" w14:textId="5742CE6C" w:rsidR="007A4EC7" w:rsidRPr="001273C1" w:rsidRDefault="007A4EC7" w:rsidP="00696D0D">
            <w:pPr>
              <w:contextualSpacing/>
              <w:rPr>
                <w:rFonts w:cstheme="minorHAnsi"/>
              </w:rPr>
            </w:pPr>
            <w:r>
              <w:object w:dxaOrig="1440" w:dyaOrig="1440" w14:anchorId="4A0F7040">
                <v:shape id="_x0000_i1394" type="#_x0000_t75" style="width:31.5pt;height:18pt" o:ole="">
                  <v:imagedata r:id="rId35" o:title=""/>
                </v:shape>
                <w:control r:id="rId133" w:name="TextBox5111111111111114" w:shapeid="_x0000_i1394"/>
              </w:object>
            </w:r>
          </w:p>
        </w:tc>
      </w:tr>
      <w:bookmarkEnd w:id="256"/>
    </w:tbl>
    <w:p w14:paraId="1CFBE2BE" w14:textId="112EDDBC" w:rsidR="007A4EC7" w:rsidRDefault="007A4EC7" w:rsidP="007A4EC7">
      <w:pPr>
        <w:pStyle w:val="BodyText"/>
        <w:ind w:left="0"/>
      </w:pPr>
    </w:p>
    <w:p w14:paraId="4DFD2314" w14:textId="3CD814E1" w:rsidR="00993FE0" w:rsidRDefault="00993FE0" w:rsidP="007A4EC7">
      <w:pPr>
        <w:pStyle w:val="BodyText"/>
        <w:ind w:left="0"/>
      </w:pPr>
    </w:p>
    <w:p w14:paraId="48A5BFEC" w14:textId="77777777" w:rsidR="00993FE0" w:rsidRDefault="00993FE0" w:rsidP="007A4EC7">
      <w:pPr>
        <w:pStyle w:val="BodyText"/>
        <w:ind w:left="0"/>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65FEB493"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06364873" w14:textId="6BB46ABE" w:rsidR="007A4EC7" w:rsidRPr="001273C1" w:rsidRDefault="007A4EC7" w:rsidP="00696D0D">
            <w:pPr>
              <w:rPr>
                <w:rFonts w:cstheme="minorHAnsi"/>
              </w:rPr>
            </w:pPr>
            <w:r>
              <w:rPr>
                <w:rFonts w:cstheme="minorHAnsi"/>
              </w:rPr>
              <w:t>H1</w:t>
            </w:r>
            <w:r w:rsidR="0006790E">
              <w:rPr>
                <w:rFonts w:cstheme="minorHAnsi"/>
              </w:rPr>
              <w:t>5</w:t>
            </w:r>
          </w:p>
        </w:tc>
        <w:tc>
          <w:tcPr>
            <w:tcW w:w="1276" w:type="dxa"/>
          </w:tcPr>
          <w:p w14:paraId="6B862ACF" w14:textId="77777777" w:rsidR="007A4EC7" w:rsidRPr="00AD0A96" w:rsidRDefault="007A4EC7" w:rsidP="00696D0D">
            <w:pPr>
              <w:rPr>
                <w:rFonts w:cstheme="minorHAnsi"/>
                <w:b/>
              </w:rPr>
            </w:pPr>
            <w:r w:rsidRPr="00AD0A96">
              <w:rPr>
                <w:rFonts w:cstheme="minorHAnsi"/>
                <w:b/>
              </w:rPr>
              <w:t>Field Name</w:t>
            </w:r>
          </w:p>
        </w:tc>
        <w:tc>
          <w:tcPr>
            <w:tcW w:w="1423" w:type="dxa"/>
          </w:tcPr>
          <w:p w14:paraId="15252889" w14:textId="77777777" w:rsidR="007A4EC7" w:rsidRPr="00AD0A96" w:rsidRDefault="007A4EC7" w:rsidP="00696D0D">
            <w:pPr>
              <w:pStyle w:val="Heading4"/>
            </w:pPr>
            <w:bookmarkStart w:id="258" w:name="_Toc83127210"/>
            <w:r w:rsidRPr="0045259F">
              <w:t>Buyer Reference</w:t>
            </w:r>
            <w:bookmarkEnd w:id="258"/>
          </w:p>
        </w:tc>
        <w:tc>
          <w:tcPr>
            <w:tcW w:w="845" w:type="dxa"/>
          </w:tcPr>
          <w:p w14:paraId="4D90C172" w14:textId="77777777" w:rsidR="007A4EC7" w:rsidRPr="00AD0A96" w:rsidRDefault="007A4EC7" w:rsidP="00696D0D">
            <w:pPr>
              <w:rPr>
                <w:rFonts w:cstheme="minorHAnsi"/>
                <w:b/>
              </w:rPr>
            </w:pPr>
            <w:r w:rsidRPr="00AD0A96">
              <w:rPr>
                <w:rFonts w:cstheme="minorHAnsi"/>
                <w:b/>
              </w:rPr>
              <w:t>Field type</w:t>
            </w:r>
          </w:p>
        </w:tc>
        <w:tc>
          <w:tcPr>
            <w:tcW w:w="1645" w:type="dxa"/>
          </w:tcPr>
          <w:p w14:paraId="455A1CAA" w14:textId="77777777" w:rsidR="007A4EC7" w:rsidRPr="00AD0A96" w:rsidRDefault="007A4EC7" w:rsidP="00696D0D">
            <w:pPr>
              <w:rPr>
                <w:rFonts w:cstheme="minorHAnsi"/>
              </w:rPr>
            </w:pPr>
            <w:r w:rsidRPr="00AD0A96">
              <w:rPr>
                <w:rFonts w:cstheme="minorHAnsi"/>
              </w:rPr>
              <w:t>Alphanumeric</w:t>
            </w:r>
          </w:p>
        </w:tc>
        <w:tc>
          <w:tcPr>
            <w:tcW w:w="906" w:type="dxa"/>
          </w:tcPr>
          <w:p w14:paraId="2D0A6EF7" w14:textId="77777777" w:rsidR="007A4EC7" w:rsidRPr="00AD0A96" w:rsidRDefault="007A4EC7" w:rsidP="00696D0D">
            <w:pPr>
              <w:rPr>
                <w:rFonts w:cstheme="minorHAnsi"/>
                <w:b/>
              </w:rPr>
            </w:pPr>
            <w:r w:rsidRPr="00AD0A96">
              <w:rPr>
                <w:rFonts w:cstheme="minorHAnsi"/>
                <w:b/>
              </w:rPr>
              <w:t>Default value</w:t>
            </w:r>
          </w:p>
        </w:tc>
        <w:tc>
          <w:tcPr>
            <w:tcW w:w="1276" w:type="dxa"/>
          </w:tcPr>
          <w:p w14:paraId="044FBEF8" w14:textId="77777777" w:rsidR="007A4EC7" w:rsidRPr="001273C1" w:rsidRDefault="007A4EC7" w:rsidP="00696D0D">
            <w:pPr>
              <w:rPr>
                <w:rFonts w:cstheme="minorHAnsi"/>
              </w:rPr>
            </w:pPr>
            <w:r>
              <w:rPr>
                <w:rFonts w:cstheme="minorHAnsi"/>
              </w:rPr>
              <w:t>&lt;BLANK&gt;</w:t>
            </w:r>
          </w:p>
        </w:tc>
        <w:tc>
          <w:tcPr>
            <w:tcW w:w="1553" w:type="dxa"/>
          </w:tcPr>
          <w:p w14:paraId="025DDD48" w14:textId="77777777" w:rsidR="007A4EC7" w:rsidRPr="001273C1" w:rsidRDefault="00D742F0" w:rsidP="00696D0D">
            <w:pPr>
              <w:rPr>
                <w:rFonts w:cstheme="minorHAnsi"/>
              </w:rPr>
            </w:pPr>
            <w:sdt>
              <w:sdtPr>
                <w:rPr>
                  <w:rFonts w:cstheme="minorHAnsi"/>
                </w:rPr>
                <w:id w:val="1662892325"/>
                <w14:checkbox>
                  <w14:checked w14:val="0"/>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Mandatory</w:t>
            </w:r>
          </w:p>
        </w:tc>
      </w:tr>
      <w:tr w:rsidR="007A4EC7" w:rsidRPr="001273C1" w14:paraId="3D88C355" w14:textId="77777777" w:rsidTr="00696D0D">
        <w:tc>
          <w:tcPr>
            <w:tcW w:w="709" w:type="dxa"/>
            <w:vMerge w:val="restart"/>
          </w:tcPr>
          <w:p w14:paraId="776245B1" w14:textId="77777777" w:rsidR="007A4EC7" w:rsidRPr="001273C1" w:rsidRDefault="007A4EC7" w:rsidP="00696D0D">
            <w:pPr>
              <w:rPr>
                <w:rFonts w:cstheme="minorHAnsi"/>
              </w:rPr>
            </w:pPr>
          </w:p>
        </w:tc>
        <w:tc>
          <w:tcPr>
            <w:tcW w:w="1276" w:type="dxa"/>
          </w:tcPr>
          <w:p w14:paraId="1018836D"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1776A446" w14:textId="77777777" w:rsidR="007A4EC7" w:rsidRPr="001273C1" w:rsidRDefault="007A4EC7" w:rsidP="00696D0D">
            <w:pPr>
              <w:rPr>
                <w:rFonts w:cstheme="minorHAnsi"/>
              </w:rPr>
            </w:pPr>
            <w:r w:rsidRPr="0045259F">
              <w:rPr>
                <w:rFonts w:cstheme="minorHAnsi"/>
              </w:rPr>
              <w:t>Typically, t</w:t>
            </w:r>
            <w:r>
              <w:rPr>
                <w:rFonts w:cstheme="minorHAnsi"/>
              </w:rPr>
              <w:t xml:space="preserve">he name of the contact person. </w:t>
            </w:r>
          </w:p>
        </w:tc>
      </w:tr>
      <w:tr w:rsidR="007A4EC7" w:rsidRPr="001273C1" w14:paraId="2A04BD5B" w14:textId="77777777" w:rsidTr="00696D0D">
        <w:tc>
          <w:tcPr>
            <w:tcW w:w="709" w:type="dxa"/>
            <w:vMerge/>
          </w:tcPr>
          <w:p w14:paraId="42BA6CAB" w14:textId="77777777" w:rsidR="007A4EC7" w:rsidRPr="001273C1" w:rsidRDefault="007A4EC7" w:rsidP="00696D0D">
            <w:pPr>
              <w:rPr>
                <w:rFonts w:cstheme="minorHAnsi"/>
              </w:rPr>
            </w:pPr>
          </w:p>
        </w:tc>
        <w:tc>
          <w:tcPr>
            <w:tcW w:w="1276" w:type="dxa"/>
          </w:tcPr>
          <w:p w14:paraId="04E7BF55" w14:textId="77777777" w:rsidR="007A4EC7" w:rsidRPr="001273C1" w:rsidRDefault="007A4EC7" w:rsidP="00696D0D">
            <w:pPr>
              <w:contextualSpacing/>
              <w:rPr>
                <w:rFonts w:cstheme="minorHAnsi"/>
              </w:rPr>
            </w:pPr>
            <w:r w:rsidRPr="00AD0A96">
              <w:rPr>
                <w:rFonts w:cstheme="minorHAnsi"/>
              </w:rPr>
              <w:t>Source</w:t>
            </w:r>
          </w:p>
        </w:tc>
        <w:tc>
          <w:tcPr>
            <w:tcW w:w="7648" w:type="dxa"/>
            <w:gridSpan w:val="6"/>
          </w:tcPr>
          <w:p w14:paraId="49A3BFDF" w14:textId="77777777" w:rsidR="007A4EC7" w:rsidRPr="001273C1" w:rsidRDefault="007A4EC7" w:rsidP="00696D0D">
            <w:pPr>
              <w:contextualSpacing/>
              <w:rPr>
                <w:rFonts w:cstheme="minorHAnsi"/>
              </w:rPr>
            </w:pPr>
            <w:r w:rsidRPr="00EC7C77">
              <w:rPr>
                <w:rFonts w:cstheme="minorHAnsi" w:hint="eastAsia"/>
              </w:rPr>
              <w:t>See options below</w:t>
            </w:r>
          </w:p>
        </w:tc>
      </w:tr>
      <w:tr w:rsidR="007A4EC7" w:rsidRPr="001273C1" w14:paraId="2765AF29" w14:textId="77777777" w:rsidTr="00696D0D">
        <w:tc>
          <w:tcPr>
            <w:tcW w:w="709" w:type="dxa"/>
            <w:vMerge/>
          </w:tcPr>
          <w:p w14:paraId="12E122C1" w14:textId="77777777" w:rsidR="007A4EC7" w:rsidRPr="001273C1" w:rsidRDefault="007A4EC7" w:rsidP="00696D0D">
            <w:pPr>
              <w:rPr>
                <w:rFonts w:cstheme="minorHAnsi"/>
              </w:rPr>
            </w:pPr>
          </w:p>
        </w:tc>
        <w:tc>
          <w:tcPr>
            <w:tcW w:w="1276" w:type="dxa"/>
          </w:tcPr>
          <w:p w14:paraId="61FEFFA8"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0EA2BD0E" w14:textId="77777777" w:rsidR="007A4EC7" w:rsidRDefault="007A4EC7" w:rsidP="00696D0D">
            <w:pPr>
              <w:contextualSpacing/>
              <w:rPr>
                <w:rFonts w:cstheme="minorHAnsi"/>
              </w:rPr>
            </w:pPr>
            <w:r w:rsidRPr="00117784">
              <w:rPr>
                <w:rFonts w:cstheme="minorHAnsi"/>
              </w:rPr>
              <w:t xml:space="preserve">Selection options </w:t>
            </w:r>
            <w:r>
              <w:rPr>
                <w:rFonts w:cstheme="minorHAnsi"/>
              </w:rPr>
              <w:t>below are in order of priority:</w:t>
            </w:r>
          </w:p>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596"/>
              <w:gridCol w:w="6826"/>
            </w:tblGrid>
            <w:tr w:rsidR="007A4EC7" w14:paraId="772DF8DC" w14:textId="77777777" w:rsidTr="00696D0D">
              <w:trPr>
                <w:trHeight w:val="690"/>
              </w:trPr>
              <w:sdt>
                <w:sdtPr>
                  <w:rPr>
                    <w:rFonts w:cstheme="minorHAnsi"/>
                  </w:rPr>
                  <w:id w:val="-171105329"/>
                  <w14:checkbox>
                    <w14:checked w14:val="0"/>
                    <w14:checkedState w14:val="2612" w14:font="MS Gothic"/>
                    <w14:uncheckedState w14:val="2610" w14:font="MS Gothic"/>
                  </w14:checkbox>
                </w:sdtPr>
                <w:sdtEndPr/>
                <w:sdtContent>
                  <w:tc>
                    <w:tcPr>
                      <w:tcW w:w="596" w:type="dxa"/>
                      <w:vAlign w:val="center"/>
                    </w:tcPr>
                    <w:p w14:paraId="143B8094" w14:textId="77777777" w:rsidR="007A4EC7" w:rsidRDefault="007A4EC7" w:rsidP="00696D0D">
                      <w:pPr>
                        <w:contextualSpacing/>
                        <w:rPr>
                          <w:rFonts w:cstheme="minorHAnsi"/>
                        </w:rPr>
                      </w:pPr>
                      <w:r>
                        <w:rPr>
                          <w:rFonts w:ascii="MS Gothic" w:eastAsia="MS Gothic" w:hAnsi="MS Gothic" w:cstheme="minorHAnsi" w:hint="eastAsia"/>
                        </w:rPr>
                        <w:t>☐</w:t>
                      </w:r>
                    </w:p>
                  </w:tc>
                </w:sdtContent>
              </w:sdt>
              <w:tc>
                <w:tcPr>
                  <w:tcW w:w="6826" w:type="dxa"/>
                </w:tcPr>
                <w:p w14:paraId="49C073F9" w14:textId="77777777" w:rsidR="007A4EC7" w:rsidRDefault="007A4EC7" w:rsidP="00696D0D">
                  <w:pPr>
                    <w:contextualSpacing/>
                    <w:rPr>
                      <w:rFonts w:cstheme="minorHAnsi"/>
                    </w:rPr>
                  </w:pPr>
                  <w:r w:rsidRPr="00117784">
                    <w:rPr>
                      <w:rFonts w:cstheme="minorHAnsi"/>
                    </w:rPr>
                    <w:t>Match Buyer Ref on the invoice with value in the extract and populate with value from the extract</w:t>
                  </w:r>
                  <w:r>
                    <w:rPr>
                      <w:rFonts w:cstheme="minorHAnsi"/>
                    </w:rPr>
                    <w:t xml:space="preserve">. </w:t>
                  </w:r>
                  <w:r w:rsidRPr="00117784">
                    <w:rPr>
                      <w:rFonts w:cstheme="minorHAnsi"/>
                    </w:rPr>
                    <w:t>(if no other options are selected below then integrity checks with the extract will be mandatory)</w:t>
                  </w:r>
                </w:p>
              </w:tc>
            </w:tr>
            <w:tr w:rsidR="007A4EC7" w14:paraId="4D58D66F" w14:textId="77777777" w:rsidTr="00696D0D">
              <w:trPr>
                <w:trHeight w:val="690"/>
              </w:trPr>
              <w:sdt>
                <w:sdtPr>
                  <w:rPr>
                    <w:rFonts w:cstheme="minorHAnsi"/>
                  </w:rPr>
                  <w:id w:val="57830101"/>
                  <w14:checkbox>
                    <w14:checked w14:val="1"/>
                    <w14:checkedState w14:val="2612" w14:font="MS Gothic"/>
                    <w14:uncheckedState w14:val="2610" w14:font="MS Gothic"/>
                  </w14:checkbox>
                </w:sdtPr>
                <w:sdtEndPr/>
                <w:sdtContent>
                  <w:tc>
                    <w:tcPr>
                      <w:tcW w:w="596" w:type="dxa"/>
                      <w:vAlign w:val="center"/>
                    </w:tcPr>
                    <w:p w14:paraId="39B11538" w14:textId="77777777" w:rsidR="007A4EC7" w:rsidRDefault="007A4EC7" w:rsidP="00696D0D">
                      <w:pPr>
                        <w:contextualSpacing/>
                        <w:rPr>
                          <w:rFonts w:cstheme="minorHAnsi"/>
                        </w:rPr>
                      </w:pPr>
                      <w:r>
                        <w:rPr>
                          <w:rFonts w:ascii="MS Gothic" w:eastAsia="MS Gothic" w:hAnsi="MS Gothic" w:cstheme="minorHAnsi" w:hint="eastAsia"/>
                        </w:rPr>
                        <w:t>☒</w:t>
                      </w:r>
                    </w:p>
                  </w:tc>
                </w:sdtContent>
              </w:sdt>
              <w:tc>
                <w:tcPr>
                  <w:tcW w:w="6826" w:type="dxa"/>
                </w:tcPr>
                <w:p w14:paraId="5987E494" w14:textId="77777777" w:rsidR="007A4EC7" w:rsidRDefault="007A4EC7" w:rsidP="00696D0D">
                  <w:pPr>
                    <w:contextualSpacing/>
                    <w:rPr>
                      <w:rFonts w:cstheme="minorHAnsi"/>
                    </w:rPr>
                  </w:pPr>
                  <w:r w:rsidRPr="00117784">
                    <w:rPr>
                      <w:rFonts w:cstheme="minorHAnsi"/>
                    </w:rPr>
                    <w:t>Capture from invoice using keywords and format</w:t>
                  </w:r>
                </w:p>
              </w:tc>
            </w:tr>
            <w:tr w:rsidR="007A4EC7" w14:paraId="25A9FFA3" w14:textId="77777777" w:rsidTr="00696D0D">
              <w:trPr>
                <w:trHeight w:val="690"/>
              </w:trPr>
              <w:sdt>
                <w:sdtPr>
                  <w:rPr>
                    <w:rFonts w:cstheme="minorHAnsi"/>
                  </w:rPr>
                  <w:id w:val="96063930"/>
                  <w14:checkbox>
                    <w14:checked w14:val="0"/>
                    <w14:checkedState w14:val="2612" w14:font="MS Gothic"/>
                    <w14:uncheckedState w14:val="2610" w14:font="MS Gothic"/>
                  </w14:checkbox>
                </w:sdtPr>
                <w:sdtEndPr/>
                <w:sdtContent>
                  <w:tc>
                    <w:tcPr>
                      <w:tcW w:w="596" w:type="dxa"/>
                      <w:vAlign w:val="center"/>
                    </w:tcPr>
                    <w:p w14:paraId="642743E7" w14:textId="77777777" w:rsidR="007A4EC7" w:rsidRDefault="007A4EC7" w:rsidP="00696D0D">
                      <w:pPr>
                        <w:contextualSpacing/>
                        <w:rPr>
                          <w:rFonts w:cstheme="minorHAnsi"/>
                        </w:rPr>
                      </w:pPr>
                      <w:r>
                        <w:rPr>
                          <w:rFonts w:ascii="MS Gothic" w:eastAsia="MS Gothic" w:hAnsi="MS Gothic" w:cstheme="minorHAnsi" w:hint="eastAsia"/>
                        </w:rPr>
                        <w:t>☐</w:t>
                      </w:r>
                    </w:p>
                  </w:tc>
                </w:sdtContent>
              </w:sdt>
              <w:tc>
                <w:tcPr>
                  <w:tcW w:w="6826" w:type="dxa"/>
                </w:tcPr>
                <w:p w14:paraId="5164DE1E" w14:textId="77777777" w:rsidR="007A4EC7" w:rsidRDefault="007A4EC7" w:rsidP="00696D0D">
                  <w:pPr>
                    <w:contextualSpacing/>
                    <w:rPr>
                      <w:rFonts w:cstheme="minorHAnsi"/>
                    </w:rPr>
                  </w:pPr>
                  <w:r w:rsidRPr="00117784">
                    <w:rPr>
                      <w:rFonts w:cstheme="minorHAnsi"/>
                    </w:rPr>
                    <w:t>Capture from invoice using only format (all valid formats MUST be provided)</w:t>
                  </w:r>
                </w:p>
              </w:tc>
            </w:tr>
            <w:tr w:rsidR="007A4EC7" w14:paraId="5ADD9FB9" w14:textId="77777777" w:rsidTr="00696D0D">
              <w:trPr>
                <w:trHeight w:val="690"/>
              </w:trPr>
              <w:sdt>
                <w:sdtPr>
                  <w:rPr>
                    <w:rFonts w:cstheme="minorHAnsi"/>
                  </w:rPr>
                  <w:id w:val="338827540"/>
                  <w14:checkbox>
                    <w14:checked w14:val="0"/>
                    <w14:checkedState w14:val="2612" w14:font="MS Gothic"/>
                    <w14:uncheckedState w14:val="2610" w14:font="MS Gothic"/>
                  </w14:checkbox>
                </w:sdtPr>
                <w:sdtEndPr/>
                <w:sdtContent>
                  <w:tc>
                    <w:tcPr>
                      <w:tcW w:w="596" w:type="dxa"/>
                      <w:vAlign w:val="center"/>
                    </w:tcPr>
                    <w:p w14:paraId="05C0E8C9" w14:textId="77777777" w:rsidR="007A4EC7" w:rsidRDefault="007A4EC7" w:rsidP="00696D0D">
                      <w:pPr>
                        <w:contextualSpacing/>
                        <w:rPr>
                          <w:rFonts w:cstheme="minorHAnsi"/>
                        </w:rPr>
                      </w:pPr>
                      <w:r>
                        <w:rPr>
                          <w:rFonts w:ascii="MS Gothic" w:eastAsia="MS Gothic" w:hAnsi="MS Gothic" w:cstheme="minorHAnsi" w:hint="eastAsia"/>
                        </w:rPr>
                        <w:t>☐</w:t>
                      </w:r>
                    </w:p>
                  </w:tc>
                </w:sdtContent>
              </w:sdt>
              <w:tc>
                <w:tcPr>
                  <w:tcW w:w="6826" w:type="dxa"/>
                </w:tcPr>
                <w:p w14:paraId="54AF0EF5" w14:textId="77777777" w:rsidR="007A4EC7" w:rsidRDefault="007A4EC7" w:rsidP="00696D0D">
                  <w:pPr>
                    <w:contextualSpacing/>
                    <w:rPr>
                      <w:rFonts w:cstheme="minorHAnsi"/>
                    </w:rPr>
                  </w:pPr>
                  <w:r w:rsidRPr="00117784">
                    <w:rPr>
                      <w:rFonts w:cstheme="minorHAnsi"/>
                    </w:rPr>
                    <w:t>Populate from the BuyerRefExtract if only one Buyer exists for this supplier</w:t>
                  </w:r>
                  <w:r>
                    <w:rPr>
                      <w:rFonts w:cstheme="minorHAnsi"/>
                    </w:rPr>
                    <w:t xml:space="preserve">. </w:t>
                  </w:r>
                  <w:r w:rsidRPr="00117784">
                    <w:rPr>
                      <w:rFonts w:cstheme="minorHAnsi"/>
                    </w:rPr>
                    <w:t>(mandatory matches of SupplierExtract for VatRegNum/BankAcct a</w:t>
                  </w:r>
                  <w:r>
                    <w:rPr>
                      <w:rFonts w:cstheme="minorHAnsi"/>
                    </w:rPr>
                    <w:t>re recommended for this option)</w:t>
                  </w:r>
                </w:p>
              </w:tc>
            </w:tr>
          </w:tbl>
          <w:p w14:paraId="03456A6E" w14:textId="77777777" w:rsidR="007A4EC7" w:rsidRDefault="007A4EC7" w:rsidP="00696D0D">
            <w:pPr>
              <w:contextualSpacing/>
              <w:rPr>
                <w:rFonts w:cstheme="minorHAnsi"/>
              </w:rPr>
            </w:pPr>
          </w:p>
          <w:p w14:paraId="1910B8DB" w14:textId="77777777" w:rsidR="007A4EC7" w:rsidRPr="00117784" w:rsidRDefault="007A4EC7" w:rsidP="00696D0D">
            <w:pPr>
              <w:contextualSpacing/>
              <w:rPr>
                <w:rFonts w:cstheme="minorHAnsi"/>
                <w:b/>
              </w:rPr>
            </w:pPr>
            <w:r w:rsidRPr="00117784">
              <w:rPr>
                <w:rFonts w:cstheme="minorHAnsi"/>
                <w:b/>
              </w:rPr>
              <w:t>Options:</w:t>
            </w:r>
          </w:p>
          <w:p w14:paraId="31907A8F" w14:textId="6BDA68AF" w:rsidR="007A4EC7" w:rsidRPr="00117784" w:rsidRDefault="00D742F0" w:rsidP="00696D0D">
            <w:pPr>
              <w:contextualSpacing/>
              <w:rPr>
                <w:rFonts w:cstheme="minorHAnsi"/>
              </w:rPr>
            </w:pPr>
            <w:sdt>
              <w:sdtPr>
                <w:rPr>
                  <w:rFonts w:cstheme="minorHAnsi"/>
                </w:rPr>
                <w:id w:val="86665037"/>
                <w14:checkbox>
                  <w14:checked w14:val="1"/>
                  <w14:checkedState w14:val="2612" w14:font="MS Gothic"/>
                  <w14:uncheckedState w14:val="2610" w14:font="MS Gothic"/>
                </w14:checkbox>
              </w:sdtPr>
              <w:sdtEndPr/>
              <w:sdtContent>
                <w:r w:rsidR="00125845">
                  <w:rPr>
                    <w:rFonts w:ascii="MS Gothic" w:eastAsia="MS Gothic" w:hAnsi="MS Gothic" w:cstheme="minorHAnsi" w:hint="eastAsia"/>
                  </w:rPr>
                  <w:t>☒</w:t>
                </w:r>
              </w:sdtContent>
            </w:sdt>
            <w:r w:rsidR="007A4EC7" w:rsidRPr="00117784">
              <w:rPr>
                <w:rFonts w:cstheme="minorHAnsi"/>
              </w:rPr>
              <w:t xml:space="preserve"> Remove spaces</w:t>
            </w:r>
          </w:p>
          <w:p w14:paraId="0EBA97FE" w14:textId="77777777" w:rsidR="007A4EC7" w:rsidRPr="001273C1" w:rsidRDefault="00D742F0" w:rsidP="00696D0D">
            <w:pPr>
              <w:contextualSpacing/>
              <w:rPr>
                <w:rFonts w:cstheme="minorHAnsi"/>
              </w:rPr>
            </w:pPr>
            <w:sdt>
              <w:sdtPr>
                <w:rPr>
                  <w:rFonts w:cstheme="minorHAnsi"/>
                </w:rPr>
                <w:id w:val="-194154041"/>
                <w14:checkbox>
                  <w14:checked w14:val="0"/>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sidRPr="00117784">
              <w:rPr>
                <w:rFonts w:cstheme="minorHAnsi"/>
              </w:rPr>
              <w:t xml:space="preserve"> Remove all non-alphanumeric characters</w:t>
            </w:r>
          </w:p>
        </w:tc>
      </w:tr>
      <w:tr w:rsidR="007A4EC7" w:rsidRPr="001273C1" w14:paraId="10C27E44" w14:textId="77777777" w:rsidTr="00696D0D">
        <w:tc>
          <w:tcPr>
            <w:tcW w:w="709" w:type="dxa"/>
            <w:vMerge/>
          </w:tcPr>
          <w:p w14:paraId="02FD811B" w14:textId="77777777" w:rsidR="007A4EC7" w:rsidRPr="001273C1" w:rsidRDefault="007A4EC7" w:rsidP="00696D0D">
            <w:pPr>
              <w:rPr>
                <w:rFonts w:cstheme="minorHAnsi"/>
              </w:rPr>
            </w:pPr>
          </w:p>
        </w:tc>
        <w:tc>
          <w:tcPr>
            <w:tcW w:w="1276" w:type="dxa"/>
          </w:tcPr>
          <w:p w14:paraId="524E87AE"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29B7F1C3" w14:textId="3C751214" w:rsidR="007A4EC7" w:rsidRPr="001273C1" w:rsidRDefault="007A4EC7" w:rsidP="00696D0D">
            <w:pPr>
              <w:contextualSpacing/>
              <w:rPr>
                <w:rFonts w:cstheme="minorHAnsi"/>
              </w:rPr>
            </w:pPr>
            <w:r>
              <w:object w:dxaOrig="1440" w:dyaOrig="1440" w14:anchorId="4D522C67">
                <v:shape id="_x0000_i1395" type="#_x0000_t75" style="width:36.75pt;height:13.5pt" o:ole="">
                  <v:imagedata r:id="rId27" o:title=""/>
                </v:shape>
                <w:control r:id="rId134" w:name="Label1121116" w:shapeid="_x0000_i1395"/>
              </w:object>
            </w:r>
            <w:r>
              <w:object w:dxaOrig="1440" w:dyaOrig="1440" w14:anchorId="647E4D7F">
                <v:shape id="_x0000_i1396" type="#_x0000_t75" alt="Minimum Length" style="width:28.5pt;height:18pt" o:ole="" fillcolor="red">
                  <v:fill opacity="41943f"/>
                  <v:imagedata r:id="rId29" o:title=""/>
                </v:shape>
                <w:control r:id="rId135" w:name="TextBox2121116" w:shapeid="_x0000_i1396"/>
              </w:object>
            </w:r>
            <w:r>
              <w:object w:dxaOrig="1440" w:dyaOrig="1440" w14:anchorId="5C6FF86C">
                <v:shape id="_x0000_i1397" type="#_x0000_t75" style="width:15.75pt;height:13.5pt" o:ole="">
                  <v:imagedata r:id="rId31" o:title=""/>
                </v:shape>
                <w:control r:id="rId136" w:name="Label2121116" w:shapeid="_x0000_i1397"/>
              </w:object>
            </w:r>
            <w:r>
              <w:object w:dxaOrig="1440" w:dyaOrig="1440" w14:anchorId="4E9A27AB">
                <v:shape id="_x0000_i1398" type="#_x0000_t75" style="width:27.75pt;height:18pt" o:ole="">
                  <v:imagedata r:id="rId52" o:title=""/>
                </v:shape>
                <w:control r:id="rId137" w:name="TextBox3121116" w:shapeid="_x0000_i1398"/>
              </w:object>
            </w:r>
          </w:p>
        </w:tc>
      </w:tr>
      <w:tr w:rsidR="007A4EC7" w:rsidRPr="001273C1" w14:paraId="2E00772F" w14:textId="77777777" w:rsidTr="00696D0D">
        <w:tc>
          <w:tcPr>
            <w:tcW w:w="709" w:type="dxa"/>
            <w:vMerge/>
          </w:tcPr>
          <w:p w14:paraId="1072A191" w14:textId="77777777" w:rsidR="007A4EC7" w:rsidRPr="001273C1" w:rsidRDefault="007A4EC7" w:rsidP="00696D0D">
            <w:pPr>
              <w:rPr>
                <w:rFonts w:cstheme="minorHAnsi"/>
              </w:rPr>
            </w:pPr>
          </w:p>
        </w:tc>
        <w:tc>
          <w:tcPr>
            <w:tcW w:w="1276" w:type="dxa"/>
          </w:tcPr>
          <w:p w14:paraId="18ACE742"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3C308F91" w14:textId="7F88E024" w:rsidR="007A4EC7" w:rsidRPr="001273C1" w:rsidRDefault="007A4EC7" w:rsidP="00696D0D">
            <w:pPr>
              <w:contextualSpacing/>
              <w:rPr>
                <w:rFonts w:cstheme="minorHAnsi"/>
              </w:rPr>
            </w:pPr>
            <w:r>
              <w:object w:dxaOrig="1440" w:dyaOrig="1440" w14:anchorId="0AF09C32">
                <v:shape id="_x0000_i1399" type="#_x0000_t75" style="width:31.5pt;height:18pt" o:ole="">
                  <v:imagedata r:id="rId35" o:title=""/>
                </v:shape>
                <w:control r:id="rId138" w:name="TextBox5111111111111115" w:shapeid="_x0000_i1399"/>
              </w:object>
            </w:r>
          </w:p>
        </w:tc>
      </w:tr>
    </w:tbl>
    <w:p w14:paraId="62E900D1" w14:textId="574DC2B4" w:rsidR="007A4EC7" w:rsidRDefault="007A4EC7" w:rsidP="007A4EC7">
      <w:pPr>
        <w:pStyle w:val="BodyText"/>
        <w:ind w:left="0"/>
      </w:pPr>
    </w:p>
    <w:p w14:paraId="5D335E50" w14:textId="4D061A21" w:rsidR="00751F8F" w:rsidRDefault="00751F8F" w:rsidP="007A4EC7">
      <w:pPr>
        <w:pStyle w:val="BodyText"/>
        <w:ind w:left="0"/>
      </w:pPr>
    </w:p>
    <w:tbl>
      <w:tblPr>
        <w:tblStyle w:val="BW1Large"/>
        <w:tblW w:w="9782"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20"/>
        <w:gridCol w:w="1295"/>
        <w:gridCol w:w="1445"/>
        <w:gridCol w:w="858"/>
        <w:gridCol w:w="1670"/>
        <w:gridCol w:w="920"/>
        <w:gridCol w:w="1295"/>
        <w:gridCol w:w="1579"/>
      </w:tblGrid>
      <w:tr w:rsidR="00751F8F" w:rsidRPr="001273C1" w14:paraId="372B9A7C" w14:textId="77777777" w:rsidTr="002E0858">
        <w:trPr>
          <w:cnfStyle w:val="100000000000" w:firstRow="1" w:lastRow="0" w:firstColumn="0" w:lastColumn="0" w:oddVBand="0" w:evenVBand="0" w:oddHBand="0" w:evenHBand="0" w:firstRowFirstColumn="0" w:firstRowLastColumn="0" w:lastRowFirstColumn="0" w:lastRowLastColumn="0"/>
          <w:trHeight w:val="479"/>
        </w:trPr>
        <w:tc>
          <w:tcPr>
            <w:tcW w:w="720" w:type="dxa"/>
          </w:tcPr>
          <w:p w14:paraId="540FCCBA" w14:textId="5E6FED9E" w:rsidR="00751F8F" w:rsidRPr="001273C1" w:rsidRDefault="00751F8F" w:rsidP="002E0858">
            <w:pPr>
              <w:rPr>
                <w:rFonts w:cstheme="minorHAnsi"/>
              </w:rPr>
            </w:pPr>
            <w:r>
              <w:rPr>
                <w:rFonts w:cstheme="minorHAnsi"/>
              </w:rPr>
              <w:t>H1</w:t>
            </w:r>
            <w:r w:rsidR="007676E2">
              <w:rPr>
                <w:rFonts w:cstheme="minorHAnsi"/>
              </w:rPr>
              <w:t>6</w:t>
            </w:r>
          </w:p>
        </w:tc>
        <w:tc>
          <w:tcPr>
            <w:tcW w:w="1295" w:type="dxa"/>
          </w:tcPr>
          <w:p w14:paraId="7D2DDEB2" w14:textId="77777777" w:rsidR="00751F8F" w:rsidRPr="00AD0A96" w:rsidRDefault="00751F8F" w:rsidP="002E0858">
            <w:pPr>
              <w:rPr>
                <w:rFonts w:cstheme="minorHAnsi"/>
                <w:b/>
              </w:rPr>
            </w:pPr>
            <w:r w:rsidRPr="00AD0A96">
              <w:rPr>
                <w:rFonts w:cstheme="minorHAnsi"/>
                <w:b/>
              </w:rPr>
              <w:t>Field Name</w:t>
            </w:r>
          </w:p>
        </w:tc>
        <w:tc>
          <w:tcPr>
            <w:tcW w:w="1445" w:type="dxa"/>
          </w:tcPr>
          <w:p w14:paraId="63C55EC7" w14:textId="4FBC7B4D" w:rsidR="00751F8F" w:rsidRPr="00AD0A96" w:rsidRDefault="0006790E" w:rsidP="002E0858">
            <w:pPr>
              <w:pStyle w:val="Heading4"/>
            </w:pPr>
            <w:bookmarkStart w:id="259" w:name="_Toc83127212"/>
            <w:r>
              <w:t>Buyer’s</w:t>
            </w:r>
            <w:r w:rsidR="0043263F">
              <w:t xml:space="preserve"> TIN/VAT registration Number</w:t>
            </w:r>
            <w:bookmarkEnd w:id="259"/>
            <w:r w:rsidR="00751F8F">
              <w:t xml:space="preserve"> </w:t>
            </w:r>
          </w:p>
        </w:tc>
        <w:tc>
          <w:tcPr>
            <w:tcW w:w="858" w:type="dxa"/>
          </w:tcPr>
          <w:p w14:paraId="25D1EBE9" w14:textId="77777777" w:rsidR="00751F8F" w:rsidRPr="00AD0A96" w:rsidRDefault="00751F8F" w:rsidP="002E0858">
            <w:pPr>
              <w:rPr>
                <w:rFonts w:cstheme="minorHAnsi"/>
                <w:b/>
              </w:rPr>
            </w:pPr>
            <w:r w:rsidRPr="00AD0A96">
              <w:rPr>
                <w:rFonts w:cstheme="minorHAnsi"/>
                <w:b/>
              </w:rPr>
              <w:t>Field type</w:t>
            </w:r>
          </w:p>
        </w:tc>
        <w:tc>
          <w:tcPr>
            <w:tcW w:w="1670" w:type="dxa"/>
          </w:tcPr>
          <w:p w14:paraId="0154078A" w14:textId="77777777" w:rsidR="00751F8F" w:rsidRPr="00AD0A96" w:rsidRDefault="00751F8F" w:rsidP="002E0858">
            <w:pPr>
              <w:rPr>
                <w:rFonts w:cstheme="minorHAnsi"/>
              </w:rPr>
            </w:pPr>
            <w:r w:rsidRPr="00AD0A96">
              <w:rPr>
                <w:rFonts w:cstheme="minorHAnsi"/>
              </w:rPr>
              <w:t>Alphanumeric</w:t>
            </w:r>
          </w:p>
        </w:tc>
        <w:tc>
          <w:tcPr>
            <w:tcW w:w="920" w:type="dxa"/>
          </w:tcPr>
          <w:p w14:paraId="0FB1EDF6" w14:textId="77777777" w:rsidR="00751F8F" w:rsidRPr="00AD0A96" w:rsidRDefault="00751F8F" w:rsidP="002E0858">
            <w:pPr>
              <w:rPr>
                <w:rFonts w:cstheme="minorHAnsi"/>
                <w:b/>
              </w:rPr>
            </w:pPr>
            <w:r w:rsidRPr="00AD0A96">
              <w:rPr>
                <w:rFonts w:cstheme="minorHAnsi"/>
                <w:b/>
              </w:rPr>
              <w:t>Default value</w:t>
            </w:r>
          </w:p>
        </w:tc>
        <w:tc>
          <w:tcPr>
            <w:tcW w:w="1295" w:type="dxa"/>
          </w:tcPr>
          <w:p w14:paraId="3802AC05" w14:textId="4E0B2E51" w:rsidR="00751F8F" w:rsidRPr="001273C1" w:rsidRDefault="00AA42EB" w:rsidP="002E0858">
            <w:pPr>
              <w:rPr>
                <w:rFonts w:cstheme="minorHAnsi"/>
              </w:rPr>
            </w:pPr>
            <w:r>
              <w:rPr>
                <w:rFonts w:cstheme="minorHAnsi"/>
              </w:rPr>
              <w:t>C</w:t>
            </w:r>
            <w:r w:rsidR="00DD7C68">
              <w:rPr>
                <w:rFonts w:cstheme="minorHAnsi"/>
              </w:rPr>
              <w:t>9</w:t>
            </w:r>
            <w:r>
              <w:rPr>
                <w:rFonts w:cstheme="minorHAnsi"/>
              </w:rPr>
              <w:t>9999</w:t>
            </w:r>
            <w:r w:rsidR="00DD7C68">
              <w:rPr>
                <w:rFonts w:cstheme="minorHAnsi"/>
              </w:rPr>
              <w:t>9999</w:t>
            </w:r>
          </w:p>
        </w:tc>
        <w:tc>
          <w:tcPr>
            <w:tcW w:w="1577" w:type="dxa"/>
          </w:tcPr>
          <w:p w14:paraId="598DFCE4" w14:textId="4042E62D" w:rsidR="00751F8F" w:rsidRPr="001273C1" w:rsidRDefault="00D742F0" w:rsidP="002E0858">
            <w:pPr>
              <w:rPr>
                <w:rFonts w:cstheme="minorHAnsi"/>
              </w:rPr>
            </w:pPr>
            <w:sdt>
              <w:sdtPr>
                <w:rPr>
                  <w:rFonts w:cstheme="minorHAnsi"/>
                </w:rPr>
                <w:id w:val="-1627234721"/>
                <w14:checkbox>
                  <w14:checked w14:val="1"/>
                  <w14:checkedState w14:val="2612" w14:font="MS Gothic"/>
                  <w14:uncheckedState w14:val="2610" w14:font="MS Gothic"/>
                </w14:checkbox>
              </w:sdtPr>
              <w:sdtEndPr/>
              <w:sdtContent>
                <w:r w:rsidR="00AA42EB">
                  <w:rPr>
                    <w:rFonts w:ascii="MS Gothic" w:eastAsia="MS Gothic" w:hAnsi="MS Gothic" w:cstheme="minorHAnsi" w:hint="eastAsia"/>
                  </w:rPr>
                  <w:t>☒</w:t>
                </w:r>
              </w:sdtContent>
            </w:sdt>
            <w:r w:rsidR="00751F8F">
              <w:rPr>
                <w:rFonts w:cstheme="minorHAnsi"/>
              </w:rPr>
              <w:t xml:space="preserve"> Mandatory</w:t>
            </w:r>
          </w:p>
        </w:tc>
      </w:tr>
      <w:tr w:rsidR="00751F8F" w:rsidRPr="001273C1" w14:paraId="09486CA5" w14:textId="77777777" w:rsidTr="002E0858">
        <w:trPr>
          <w:trHeight w:val="541"/>
        </w:trPr>
        <w:tc>
          <w:tcPr>
            <w:tcW w:w="720" w:type="dxa"/>
            <w:vMerge w:val="restart"/>
          </w:tcPr>
          <w:p w14:paraId="1ED250DB" w14:textId="77777777" w:rsidR="00751F8F" w:rsidRPr="001273C1" w:rsidRDefault="00751F8F" w:rsidP="002E0858">
            <w:pPr>
              <w:rPr>
                <w:rFonts w:cstheme="minorHAnsi"/>
              </w:rPr>
            </w:pPr>
          </w:p>
        </w:tc>
        <w:tc>
          <w:tcPr>
            <w:tcW w:w="1295" w:type="dxa"/>
          </w:tcPr>
          <w:p w14:paraId="057491D1" w14:textId="77777777" w:rsidR="00751F8F" w:rsidRPr="001273C1" w:rsidRDefault="00751F8F" w:rsidP="002E0858">
            <w:pPr>
              <w:contextualSpacing/>
              <w:rPr>
                <w:rFonts w:cstheme="minorHAnsi"/>
              </w:rPr>
            </w:pPr>
            <w:r w:rsidRPr="00AD0A96">
              <w:rPr>
                <w:rFonts w:cstheme="minorHAnsi"/>
              </w:rPr>
              <w:t>Field description</w:t>
            </w:r>
          </w:p>
        </w:tc>
        <w:tc>
          <w:tcPr>
            <w:tcW w:w="7767" w:type="dxa"/>
            <w:gridSpan w:val="6"/>
          </w:tcPr>
          <w:p w14:paraId="640AB180" w14:textId="78EF47D2" w:rsidR="00751F8F" w:rsidRPr="001273C1" w:rsidRDefault="0043263F" w:rsidP="002E0858">
            <w:pPr>
              <w:rPr>
                <w:rFonts w:cstheme="minorHAnsi"/>
              </w:rPr>
            </w:pPr>
            <w:r>
              <w:rPr>
                <w:rFonts w:cstheme="minorHAnsi"/>
              </w:rPr>
              <w:t>Buyer’s Vat registration Number</w:t>
            </w:r>
          </w:p>
        </w:tc>
      </w:tr>
      <w:tr w:rsidR="00751F8F" w:rsidRPr="001273C1" w14:paraId="5A7D9F7B" w14:textId="77777777" w:rsidTr="002E0858">
        <w:trPr>
          <w:trHeight w:val="356"/>
        </w:trPr>
        <w:tc>
          <w:tcPr>
            <w:tcW w:w="720" w:type="dxa"/>
            <w:vMerge/>
          </w:tcPr>
          <w:p w14:paraId="3A7CB40F" w14:textId="77777777" w:rsidR="00751F8F" w:rsidRPr="001273C1" w:rsidRDefault="00751F8F" w:rsidP="002E0858">
            <w:pPr>
              <w:rPr>
                <w:rFonts w:cstheme="minorHAnsi"/>
              </w:rPr>
            </w:pPr>
          </w:p>
        </w:tc>
        <w:tc>
          <w:tcPr>
            <w:tcW w:w="1295" w:type="dxa"/>
          </w:tcPr>
          <w:p w14:paraId="5D146D2D" w14:textId="77777777" w:rsidR="00751F8F" w:rsidRPr="001273C1" w:rsidRDefault="00751F8F" w:rsidP="002E0858">
            <w:pPr>
              <w:contextualSpacing/>
              <w:rPr>
                <w:rFonts w:cstheme="minorHAnsi"/>
              </w:rPr>
            </w:pPr>
            <w:r w:rsidRPr="00AD0A96">
              <w:rPr>
                <w:rFonts w:cstheme="minorHAnsi"/>
              </w:rPr>
              <w:t>Source</w:t>
            </w:r>
          </w:p>
        </w:tc>
        <w:tc>
          <w:tcPr>
            <w:tcW w:w="7767" w:type="dxa"/>
            <w:gridSpan w:val="6"/>
          </w:tcPr>
          <w:p w14:paraId="73AD4D5B" w14:textId="70A49DA9" w:rsidR="00751F8F" w:rsidRPr="001273C1" w:rsidRDefault="0043263F" w:rsidP="002E0858">
            <w:pPr>
              <w:contextualSpacing/>
              <w:rPr>
                <w:rFonts w:cstheme="minorHAnsi"/>
              </w:rPr>
            </w:pPr>
            <w:r>
              <w:rPr>
                <w:rFonts w:cstheme="minorHAnsi"/>
              </w:rPr>
              <w:t>Capture from Invoice</w:t>
            </w:r>
          </w:p>
        </w:tc>
      </w:tr>
      <w:tr w:rsidR="00751F8F" w:rsidRPr="001273C1" w14:paraId="203CA3AC" w14:textId="77777777" w:rsidTr="002E0858">
        <w:trPr>
          <w:trHeight w:val="603"/>
        </w:trPr>
        <w:tc>
          <w:tcPr>
            <w:tcW w:w="720" w:type="dxa"/>
            <w:vMerge/>
          </w:tcPr>
          <w:p w14:paraId="205C229A" w14:textId="77777777" w:rsidR="00751F8F" w:rsidRPr="001273C1" w:rsidRDefault="00751F8F" w:rsidP="002E0858">
            <w:pPr>
              <w:rPr>
                <w:rFonts w:cstheme="minorHAnsi"/>
              </w:rPr>
            </w:pPr>
          </w:p>
        </w:tc>
        <w:tc>
          <w:tcPr>
            <w:tcW w:w="1295" w:type="dxa"/>
          </w:tcPr>
          <w:p w14:paraId="09A83D86" w14:textId="77777777" w:rsidR="00751F8F" w:rsidRPr="001273C1" w:rsidRDefault="00751F8F" w:rsidP="002E0858">
            <w:pPr>
              <w:contextualSpacing/>
              <w:rPr>
                <w:rFonts w:cstheme="minorHAnsi"/>
              </w:rPr>
            </w:pPr>
            <w:r w:rsidRPr="00AD0A96">
              <w:rPr>
                <w:rFonts w:cstheme="minorHAnsi"/>
              </w:rPr>
              <w:t>Validation rules</w:t>
            </w:r>
          </w:p>
        </w:tc>
        <w:tc>
          <w:tcPr>
            <w:tcW w:w="7767" w:type="dxa"/>
            <w:gridSpan w:val="6"/>
          </w:tcPr>
          <w:p w14:paraId="164CED69" w14:textId="314435E4" w:rsidR="00751F8F" w:rsidRPr="001273C1" w:rsidRDefault="00AA42EB" w:rsidP="002E0858">
            <w:pPr>
              <w:contextualSpacing/>
              <w:rPr>
                <w:rFonts w:cstheme="minorHAnsi"/>
              </w:rPr>
            </w:pPr>
            <w:r>
              <w:rPr>
                <w:rFonts w:cstheme="minorHAnsi"/>
              </w:rPr>
              <w:t>Validate against company extracts</w:t>
            </w:r>
          </w:p>
        </w:tc>
      </w:tr>
      <w:tr w:rsidR="00751F8F" w:rsidRPr="001273C1" w14:paraId="70E785B6" w14:textId="77777777" w:rsidTr="002E0858">
        <w:trPr>
          <w:trHeight w:val="603"/>
        </w:trPr>
        <w:tc>
          <w:tcPr>
            <w:tcW w:w="720" w:type="dxa"/>
            <w:vMerge/>
          </w:tcPr>
          <w:p w14:paraId="515FBEBF" w14:textId="77777777" w:rsidR="00751F8F" w:rsidRPr="001273C1" w:rsidRDefault="00751F8F" w:rsidP="002E0858">
            <w:pPr>
              <w:rPr>
                <w:rFonts w:cstheme="minorHAnsi"/>
              </w:rPr>
            </w:pPr>
          </w:p>
        </w:tc>
        <w:tc>
          <w:tcPr>
            <w:tcW w:w="1295" w:type="dxa"/>
          </w:tcPr>
          <w:p w14:paraId="6125873E" w14:textId="77777777" w:rsidR="00751F8F" w:rsidRPr="00AD0A96" w:rsidRDefault="00751F8F" w:rsidP="002E0858">
            <w:pPr>
              <w:contextualSpacing/>
              <w:rPr>
                <w:rFonts w:cstheme="minorHAnsi"/>
              </w:rPr>
            </w:pPr>
            <w:r>
              <w:rPr>
                <w:rFonts w:cstheme="minorHAnsi"/>
              </w:rPr>
              <w:t>Field Format</w:t>
            </w:r>
          </w:p>
        </w:tc>
        <w:tc>
          <w:tcPr>
            <w:tcW w:w="7767" w:type="dxa"/>
            <w:gridSpan w:val="6"/>
          </w:tcPr>
          <w:p w14:paraId="77C237E7" w14:textId="3FCC2E71" w:rsidR="00751F8F" w:rsidRPr="001273C1" w:rsidRDefault="00751F8F" w:rsidP="002E0858">
            <w:pPr>
              <w:contextualSpacing/>
              <w:rPr>
                <w:rFonts w:cstheme="minorHAnsi"/>
              </w:rPr>
            </w:pPr>
            <w:r>
              <w:object w:dxaOrig="1440" w:dyaOrig="1440" w14:anchorId="330B3E46">
                <v:shape id="_x0000_i1400" type="#_x0000_t75" style="width:36.75pt;height:13.5pt" o:ole="">
                  <v:imagedata r:id="rId27" o:title=""/>
                </v:shape>
                <w:control r:id="rId139" w:name="Label11211172" w:shapeid="_x0000_i1400"/>
              </w:object>
            </w:r>
            <w:r>
              <w:object w:dxaOrig="1440" w:dyaOrig="1440" w14:anchorId="5160E489">
                <v:shape id="_x0000_i1401" type="#_x0000_t75" alt="Minimum Length" style="width:28.5pt;height:18pt" o:ole="" fillcolor="red">
                  <v:fill opacity="41943f"/>
                  <v:imagedata r:id="rId29" o:title=""/>
                </v:shape>
                <w:control r:id="rId140" w:name="TextBox21211172" w:shapeid="_x0000_i1401"/>
              </w:object>
            </w:r>
            <w:r>
              <w:object w:dxaOrig="1440" w:dyaOrig="1440" w14:anchorId="0D2C4532">
                <v:shape id="_x0000_i1402" type="#_x0000_t75" style="width:15.75pt;height:13.5pt" o:ole="">
                  <v:imagedata r:id="rId31" o:title=""/>
                </v:shape>
                <w:control r:id="rId141" w:name="Label21211172" w:shapeid="_x0000_i1402"/>
              </w:object>
            </w:r>
            <w:r>
              <w:object w:dxaOrig="1440" w:dyaOrig="1440" w14:anchorId="76675871">
                <v:shape id="_x0000_i1403" type="#_x0000_t75" style="width:27.75pt;height:18pt" o:ole="">
                  <v:imagedata r:id="rId52" o:title=""/>
                </v:shape>
                <w:control r:id="rId142" w:name="TextBox31211172" w:shapeid="_x0000_i1403"/>
              </w:object>
            </w:r>
          </w:p>
        </w:tc>
      </w:tr>
      <w:tr w:rsidR="00751F8F" w:rsidRPr="001273C1" w14:paraId="50F32F32" w14:textId="77777777" w:rsidTr="002E0858">
        <w:trPr>
          <w:trHeight w:val="557"/>
        </w:trPr>
        <w:tc>
          <w:tcPr>
            <w:tcW w:w="720" w:type="dxa"/>
            <w:vMerge/>
          </w:tcPr>
          <w:p w14:paraId="7D018D6D" w14:textId="77777777" w:rsidR="00751F8F" w:rsidRPr="001273C1" w:rsidRDefault="00751F8F" w:rsidP="002E0858">
            <w:pPr>
              <w:rPr>
                <w:rFonts w:cstheme="minorHAnsi"/>
              </w:rPr>
            </w:pPr>
          </w:p>
        </w:tc>
        <w:tc>
          <w:tcPr>
            <w:tcW w:w="1295" w:type="dxa"/>
          </w:tcPr>
          <w:p w14:paraId="3F9B879B" w14:textId="77777777" w:rsidR="00751F8F" w:rsidRPr="001273C1" w:rsidRDefault="00751F8F" w:rsidP="002E0858">
            <w:pPr>
              <w:contextualSpacing/>
              <w:rPr>
                <w:rFonts w:cstheme="minorHAnsi"/>
              </w:rPr>
            </w:pPr>
            <w:r w:rsidRPr="00AD0A96">
              <w:rPr>
                <w:rFonts w:cstheme="minorHAnsi"/>
              </w:rPr>
              <w:t>Special Rules</w:t>
            </w:r>
          </w:p>
        </w:tc>
        <w:tc>
          <w:tcPr>
            <w:tcW w:w="7767" w:type="dxa"/>
            <w:gridSpan w:val="6"/>
          </w:tcPr>
          <w:p w14:paraId="4CAE2CA2" w14:textId="4561BF41" w:rsidR="00751F8F" w:rsidRPr="001273C1" w:rsidRDefault="00751F8F" w:rsidP="002E0858">
            <w:pPr>
              <w:contextualSpacing/>
              <w:rPr>
                <w:rFonts w:cstheme="minorHAnsi"/>
              </w:rPr>
            </w:pPr>
            <w:r>
              <w:object w:dxaOrig="1440" w:dyaOrig="1440" w14:anchorId="75B8D99D">
                <v:shape id="_x0000_i1404" type="#_x0000_t75" style="width:31.5pt;height:18pt" o:ole="">
                  <v:imagedata r:id="rId35" o:title=""/>
                </v:shape>
                <w:control r:id="rId143" w:name="TextBox51111111111111162" w:shapeid="_x0000_i1404"/>
              </w:object>
            </w:r>
          </w:p>
        </w:tc>
      </w:tr>
    </w:tbl>
    <w:p w14:paraId="7E254CCF" w14:textId="63AFC9FB" w:rsidR="00751F8F" w:rsidRDefault="00751F8F" w:rsidP="007A4EC7">
      <w:pPr>
        <w:pStyle w:val="BodyText"/>
        <w:ind w:left="0"/>
      </w:pPr>
    </w:p>
    <w:p w14:paraId="69E48E27" w14:textId="2DA40DAB" w:rsidR="00751F8F" w:rsidRDefault="00751F8F" w:rsidP="007A4EC7">
      <w:pPr>
        <w:pStyle w:val="BodyText"/>
        <w:ind w:left="0"/>
      </w:pPr>
    </w:p>
    <w:tbl>
      <w:tblPr>
        <w:tblStyle w:val="BW1Large"/>
        <w:tblW w:w="9782"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Change w:id="260" w:author="Aavriti Jain" w:date="2022-07-21T14:10:00Z">
          <w:tblPr>
            <w:tblStyle w:val="BW1Large"/>
            <w:tblW w:w="9782"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PrChange>
      </w:tblPr>
      <w:tblGrid>
        <w:gridCol w:w="618"/>
        <w:gridCol w:w="801"/>
        <w:gridCol w:w="236"/>
        <w:gridCol w:w="236"/>
        <w:gridCol w:w="236"/>
        <w:gridCol w:w="236"/>
        <w:gridCol w:w="236"/>
        <w:gridCol w:w="7183"/>
        <w:tblGridChange w:id="261">
          <w:tblGrid>
            <w:gridCol w:w="30"/>
            <w:gridCol w:w="5"/>
            <w:gridCol w:w="583"/>
            <w:gridCol w:w="87"/>
            <w:gridCol w:w="50"/>
            <w:gridCol w:w="664"/>
            <w:gridCol w:w="171"/>
            <w:gridCol w:w="65"/>
            <w:gridCol w:w="236"/>
            <w:gridCol w:w="159"/>
            <w:gridCol w:w="46"/>
            <w:gridCol w:w="31"/>
            <w:gridCol w:w="205"/>
            <w:gridCol w:w="31"/>
            <w:gridCol w:w="205"/>
            <w:gridCol w:w="31"/>
            <w:gridCol w:w="205"/>
            <w:gridCol w:w="236"/>
            <w:gridCol w:w="6742"/>
            <w:gridCol w:w="30"/>
            <w:gridCol w:w="5"/>
          </w:tblGrid>
        </w:tblGridChange>
      </w:tblGrid>
      <w:tr w:rsidR="00E35CC0" w:rsidRPr="001273C1" w14:paraId="08D3218E" w14:textId="77777777" w:rsidTr="00E35CC0">
        <w:trPr>
          <w:cnfStyle w:val="100000000000" w:firstRow="1" w:lastRow="0" w:firstColumn="0" w:lastColumn="0" w:oddVBand="0" w:evenVBand="0" w:oddHBand="0" w:evenHBand="0" w:firstRowFirstColumn="0" w:firstRowLastColumn="0" w:lastRowFirstColumn="0" w:lastRowLastColumn="0"/>
          <w:trHeight w:val="2373"/>
          <w:trPrChange w:id="262" w:author="Aavriti Jain" w:date="2022-07-21T14:10:00Z">
            <w:trPr>
              <w:gridBefore w:val="1"/>
              <w:gridAfter w:val="0"/>
              <w:trHeight w:val="25"/>
            </w:trPr>
          </w:trPrChange>
        </w:trPr>
        <w:tc>
          <w:tcPr>
            <w:tcW w:w="0" w:type="dxa"/>
            <w:tcPrChange w:id="263" w:author="Aavriti Jain" w:date="2022-07-21T14:10:00Z">
              <w:tcPr>
                <w:tcW w:w="675" w:type="dxa"/>
                <w:gridSpan w:val="3"/>
              </w:tcPr>
            </w:tcPrChange>
          </w:tcPr>
          <w:p w14:paraId="2D10F06A" w14:textId="12F2F15D" w:rsidR="00751F8F" w:rsidRPr="001273C1" w:rsidRDefault="00751F8F" w:rsidP="002E0858">
            <w:pPr>
              <w:cnfStyle w:val="100000000000" w:firstRow="1" w:lastRow="0" w:firstColumn="0" w:lastColumn="0" w:oddVBand="0" w:evenVBand="0" w:oddHBand="0" w:evenHBand="0" w:firstRowFirstColumn="0" w:firstRowLastColumn="0" w:lastRowFirstColumn="0" w:lastRowLastColumn="0"/>
              <w:rPr>
                <w:rFonts w:cstheme="minorHAnsi"/>
              </w:rPr>
            </w:pPr>
            <w:bookmarkStart w:id="264" w:name="_Hlk100062598"/>
            <w:r>
              <w:rPr>
                <w:rFonts w:cstheme="minorHAnsi"/>
              </w:rPr>
              <w:t>H</w:t>
            </w:r>
            <w:r w:rsidR="0006790E">
              <w:rPr>
                <w:rFonts w:cstheme="minorHAnsi"/>
              </w:rPr>
              <w:t>1</w:t>
            </w:r>
            <w:r w:rsidR="007676E2">
              <w:rPr>
                <w:rFonts w:cstheme="minorHAnsi"/>
              </w:rPr>
              <w:t>7</w:t>
            </w:r>
          </w:p>
        </w:tc>
        <w:tc>
          <w:tcPr>
            <w:tcW w:w="0" w:type="dxa"/>
            <w:tcPrChange w:id="265" w:author="Aavriti Jain" w:date="2022-07-21T14:10:00Z">
              <w:tcPr>
                <w:tcW w:w="885" w:type="dxa"/>
                <w:gridSpan w:val="3"/>
              </w:tcPr>
            </w:tcPrChange>
          </w:tcPr>
          <w:p w14:paraId="7DE3E4B3" w14:textId="77777777" w:rsidR="00751F8F" w:rsidRPr="00AD0A96" w:rsidRDefault="00751F8F" w:rsidP="002E0858">
            <w:pPr>
              <w:cnfStyle w:val="100000000000" w:firstRow="1" w:lastRow="0" w:firstColumn="0" w:lastColumn="0" w:oddVBand="0" w:evenVBand="0" w:oddHBand="0" w:evenHBand="0" w:firstRowFirstColumn="0" w:firstRowLastColumn="0" w:lastRowFirstColumn="0" w:lastRowLastColumn="0"/>
              <w:rPr>
                <w:rFonts w:cstheme="minorHAnsi"/>
                <w:b/>
              </w:rPr>
            </w:pPr>
            <w:r w:rsidRPr="00AD0A96">
              <w:rPr>
                <w:rFonts w:cstheme="minorHAnsi"/>
                <w:b/>
              </w:rPr>
              <w:t>Field Name</w:t>
            </w:r>
          </w:p>
        </w:tc>
        <w:tc>
          <w:tcPr>
            <w:tcW w:w="0" w:type="dxa"/>
            <w:tcPrChange w:id="266" w:author="Aavriti Jain" w:date="2022-07-21T14:10:00Z">
              <w:tcPr>
                <w:tcW w:w="506" w:type="dxa"/>
                <w:gridSpan w:val="4"/>
              </w:tcPr>
            </w:tcPrChange>
          </w:tcPr>
          <w:p w14:paraId="2AC9B132" w14:textId="087EE27E" w:rsidR="00751F8F" w:rsidRPr="00AD0A96" w:rsidRDefault="0043263F" w:rsidP="002E0858">
            <w:pPr>
              <w:pStyle w:val="Heading4"/>
              <w:cnfStyle w:val="100000000000" w:firstRow="1" w:lastRow="0" w:firstColumn="0" w:lastColumn="0" w:oddVBand="0" w:evenVBand="0" w:oddHBand="0" w:evenHBand="0" w:firstRowFirstColumn="0" w:firstRowLastColumn="0" w:lastRowFirstColumn="0" w:lastRowLastColumn="0"/>
            </w:pPr>
            <w:bookmarkStart w:id="267" w:name="_Toc83127213"/>
            <w:r>
              <w:t>Ship/Bill to Addre</w:t>
            </w:r>
            <w:r>
              <w:lastRenderedPageBreak/>
              <w:t>ss</w:t>
            </w:r>
            <w:bookmarkEnd w:id="267"/>
          </w:p>
        </w:tc>
        <w:tc>
          <w:tcPr>
            <w:tcW w:w="0" w:type="dxa"/>
            <w:tcPrChange w:id="268" w:author="Aavriti Jain" w:date="2022-07-21T14:10:00Z">
              <w:tcPr>
                <w:tcW w:w="236" w:type="dxa"/>
                <w:gridSpan w:val="2"/>
              </w:tcPr>
            </w:tcPrChange>
          </w:tcPr>
          <w:p w14:paraId="169FA2E8" w14:textId="77777777" w:rsidR="00751F8F" w:rsidRPr="00AD0A96" w:rsidRDefault="00751F8F" w:rsidP="002E0858">
            <w:pPr>
              <w:cnfStyle w:val="100000000000" w:firstRow="1" w:lastRow="0" w:firstColumn="0" w:lastColumn="0" w:oddVBand="0" w:evenVBand="0" w:oddHBand="0" w:evenHBand="0" w:firstRowFirstColumn="0" w:firstRowLastColumn="0" w:lastRowFirstColumn="0" w:lastRowLastColumn="0"/>
              <w:rPr>
                <w:rFonts w:cstheme="minorHAnsi"/>
                <w:b/>
              </w:rPr>
            </w:pPr>
            <w:r w:rsidRPr="00AD0A96">
              <w:rPr>
                <w:rFonts w:cstheme="minorHAnsi"/>
                <w:b/>
              </w:rPr>
              <w:lastRenderedPageBreak/>
              <w:t>Field type</w:t>
            </w:r>
          </w:p>
        </w:tc>
        <w:tc>
          <w:tcPr>
            <w:tcW w:w="0" w:type="dxa"/>
            <w:tcPrChange w:id="269" w:author="Aavriti Jain" w:date="2022-07-21T14:10:00Z">
              <w:tcPr>
                <w:tcW w:w="236" w:type="dxa"/>
                <w:gridSpan w:val="2"/>
              </w:tcPr>
            </w:tcPrChange>
          </w:tcPr>
          <w:p w14:paraId="05396CA9" w14:textId="77777777" w:rsidR="00751F8F" w:rsidRPr="00AD0A96" w:rsidRDefault="00751F8F" w:rsidP="002E0858">
            <w:pPr>
              <w:cnfStyle w:val="100000000000" w:firstRow="1" w:lastRow="0" w:firstColumn="0" w:lastColumn="0" w:oddVBand="0" w:evenVBand="0" w:oddHBand="0" w:evenHBand="0" w:firstRowFirstColumn="0" w:firstRowLastColumn="0" w:lastRowFirstColumn="0" w:lastRowLastColumn="0"/>
              <w:rPr>
                <w:rFonts w:cstheme="minorHAnsi"/>
              </w:rPr>
            </w:pPr>
            <w:r w:rsidRPr="00AD0A96">
              <w:rPr>
                <w:rFonts w:cstheme="minorHAnsi"/>
              </w:rPr>
              <w:t>Alphanumeric</w:t>
            </w:r>
          </w:p>
        </w:tc>
        <w:tc>
          <w:tcPr>
            <w:tcW w:w="0" w:type="dxa"/>
            <w:tcPrChange w:id="270" w:author="Aavriti Jain" w:date="2022-07-21T14:10:00Z">
              <w:tcPr>
                <w:tcW w:w="236" w:type="dxa"/>
                <w:gridSpan w:val="2"/>
              </w:tcPr>
            </w:tcPrChange>
          </w:tcPr>
          <w:p w14:paraId="070A42B9" w14:textId="77777777" w:rsidR="00751F8F" w:rsidRPr="00AD0A96" w:rsidRDefault="00751F8F" w:rsidP="002E0858">
            <w:pPr>
              <w:cnfStyle w:val="100000000000" w:firstRow="1" w:lastRow="0" w:firstColumn="0" w:lastColumn="0" w:oddVBand="0" w:evenVBand="0" w:oddHBand="0" w:evenHBand="0" w:firstRowFirstColumn="0" w:firstRowLastColumn="0" w:lastRowFirstColumn="0" w:lastRowLastColumn="0"/>
              <w:rPr>
                <w:rFonts w:cstheme="minorHAnsi"/>
                <w:b/>
              </w:rPr>
            </w:pPr>
            <w:r w:rsidRPr="00AD0A96">
              <w:rPr>
                <w:rFonts w:cstheme="minorHAnsi"/>
                <w:b/>
              </w:rPr>
              <w:t>Default value</w:t>
            </w:r>
          </w:p>
        </w:tc>
        <w:tc>
          <w:tcPr>
            <w:tcW w:w="0" w:type="dxa"/>
            <w:tcPrChange w:id="271" w:author="Aavriti Jain" w:date="2022-07-21T14:10:00Z">
              <w:tcPr>
                <w:tcW w:w="236" w:type="dxa"/>
              </w:tcPr>
            </w:tcPrChange>
          </w:tcPr>
          <w:p w14:paraId="2FAE76F2" w14:textId="77777777" w:rsidR="00751F8F" w:rsidRPr="001273C1" w:rsidRDefault="00751F8F" w:rsidP="002E0858">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&lt;Blank&gt;</w:t>
            </w:r>
          </w:p>
        </w:tc>
        <w:tc>
          <w:tcPr>
            <w:tcW w:w="0" w:type="dxa"/>
            <w:tcPrChange w:id="272" w:author="Aavriti Jain" w:date="2022-07-21T14:10:00Z">
              <w:tcPr>
                <w:tcW w:w="6772" w:type="dxa"/>
                <w:gridSpan w:val="2"/>
              </w:tcPr>
            </w:tcPrChange>
          </w:tcPr>
          <w:p w14:paraId="5315DD2E" w14:textId="6A093E45" w:rsidR="00751F8F" w:rsidRPr="001273C1" w:rsidRDefault="00D742F0" w:rsidP="002E0858">
            <w:pPr>
              <w:cnfStyle w:val="100000000000" w:firstRow="1" w:lastRow="0" w:firstColumn="0" w:lastColumn="0" w:oddVBand="0" w:evenVBand="0" w:oddHBand="0" w:evenHBand="0" w:firstRowFirstColumn="0" w:firstRowLastColumn="0" w:lastRowFirstColumn="0" w:lastRowLastColumn="0"/>
              <w:rPr>
                <w:rFonts w:cstheme="minorHAnsi"/>
              </w:rPr>
            </w:pPr>
            <w:sdt>
              <w:sdtPr>
                <w:rPr>
                  <w:rFonts w:cstheme="minorHAnsi"/>
                </w:rPr>
                <w:id w:val="-1411614851"/>
                <w14:checkbox>
                  <w14:checked w14:val="0"/>
                  <w14:checkedState w14:val="2612" w14:font="MS Gothic"/>
                  <w14:uncheckedState w14:val="2610" w14:font="MS Gothic"/>
                </w14:checkbox>
              </w:sdtPr>
              <w:sdtEndPr/>
              <w:sdtContent>
                <w:r w:rsidR="00E35CC0">
                  <w:rPr>
                    <w:rFonts w:ascii="MS Gothic" w:eastAsia="MS Gothic" w:hAnsi="MS Gothic" w:cstheme="minorHAnsi" w:hint="eastAsia"/>
                  </w:rPr>
                  <w:t>☐</w:t>
                </w:r>
              </w:sdtContent>
            </w:sdt>
            <w:r w:rsidR="00751F8F">
              <w:rPr>
                <w:rFonts w:cstheme="minorHAnsi"/>
              </w:rPr>
              <w:t xml:space="preserve"> Mandatory</w:t>
            </w:r>
            <w:ins w:id="273" w:author="Aavriti Jain" w:date="2022-07-21T14:09:00Z">
              <w:r w:rsidR="00E35CC0">
                <w:rPr>
                  <w:rFonts w:cstheme="minorHAnsi"/>
                </w:rPr>
                <w:t xml:space="preserve">                    </w:t>
              </w:r>
            </w:ins>
          </w:p>
        </w:tc>
      </w:tr>
      <w:tr w:rsidR="00751F8F" w:rsidRPr="001273C1" w14:paraId="28CB20EE" w14:textId="77777777" w:rsidTr="00E35CC0">
        <w:trPr>
          <w:trHeight w:val="541"/>
          <w:trPrChange w:id="274" w:author="Aavriti Jain" w:date="2022-07-21T14:10:00Z">
            <w:trPr>
              <w:gridBefore w:val="2"/>
              <w:trHeight w:val="541"/>
            </w:trPr>
          </w:trPrChange>
        </w:trPr>
        <w:tc>
          <w:tcPr>
            <w:tcW w:w="675" w:type="dxa"/>
            <w:vMerge w:val="restart"/>
            <w:tcPrChange w:id="275" w:author="Aavriti Jain" w:date="2022-07-21T14:10:00Z">
              <w:tcPr>
                <w:tcW w:w="720" w:type="dxa"/>
                <w:gridSpan w:val="3"/>
                <w:vMerge w:val="restart"/>
              </w:tcPr>
            </w:tcPrChange>
          </w:tcPr>
          <w:p w14:paraId="26BAF105" w14:textId="77777777" w:rsidR="00751F8F" w:rsidRPr="001273C1" w:rsidRDefault="00751F8F" w:rsidP="002E0858">
            <w:pPr>
              <w:rPr>
                <w:rFonts w:cstheme="minorHAnsi"/>
              </w:rPr>
            </w:pPr>
          </w:p>
        </w:tc>
        <w:tc>
          <w:tcPr>
            <w:tcW w:w="885" w:type="dxa"/>
            <w:tcPrChange w:id="276" w:author="Aavriti Jain" w:date="2022-07-21T14:10:00Z">
              <w:tcPr>
                <w:tcW w:w="1295" w:type="dxa"/>
                <w:gridSpan w:val="5"/>
              </w:tcPr>
            </w:tcPrChange>
          </w:tcPr>
          <w:p w14:paraId="6CBD1BA3" w14:textId="77777777" w:rsidR="00751F8F" w:rsidRPr="001273C1" w:rsidRDefault="00751F8F" w:rsidP="002E0858">
            <w:pPr>
              <w:contextualSpacing/>
              <w:rPr>
                <w:rFonts w:cstheme="minorHAnsi"/>
              </w:rPr>
            </w:pPr>
            <w:r w:rsidRPr="00AD0A96">
              <w:rPr>
                <w:rFonts w:cstheme="minorHAnsi"/>
              </w:rPr>
              <w:t>Field description</w:t>
            </w:r>
          </w:p>
        </w:tc>
        <w:tc>
          <w:tcPr>
            <w:tcW w:w="8222" w:type="dxa"/>
            <w:gridSpan w:val="6"/>
            <w:tcPrChange w:id="277" w:author="Aavriti Jain" w:date="2022-07-21T14:10:00Z">
              <w:tcPr>
                <w:tcW w:w="7767" w:type="dxa"/>
                <w:gridSpan w:val="11"/>
              </w:tcPr>
            </w:tcPrChange>
          </w:tcPr>
          <w:p w14:paraId="2DDA3FB7" w14:textId="2951778C" w:rsidR="00751F8F" w:rsidRPr="001273C1" w:rsidRDefault="0043263F" w:rsidP="002E0858">
            <w:pPr>
              <w:rPr>
                <w:rFonts w:cstheme="minorHAnsi"/>
              </w:rPr>
            </w:pPr>
            <w:r>
              <w:rPr>
                <w:rFonts w:cstheme="minorHAnsi"/>
              </w:rPr>
              <w:t xml:space="preserve">Ship/Bill to address from Invoice. </w:t>
            </w:r>
          </w:p>
        </w:tc>
      </w:tr>
      <w:tr w:rsidR="00751F8F" w:rsidRPr="001273C1" w14:paraId="48B2CF51" w14:textId="77777777" w:rsidTr="00E35CC0">
        <w:trPr>
          <w:trHeight w:val="356"/>
          <w:trPrChange w:id="278" w:author="Aavriti Jain" w:date="2022-07-21T14:10:00Z">
            <w:trPr>
              <w:gridBefore w:val="2"/>
              <w:trHeight w:val="356"/>
            </w:trPr>
          </w:trPrChange>
        </w:trPr>
        <w:tc>
          <w:tcPr>
            <w:tcW w:w="675" w:type="dxa"/>
            <w:vMerge/>
            <w:tcPrChange w:id="279" w:author="Aavriti Jain" w:date="2022-07-21T14:10:00Z">
              <w:tcPr>
                <w:tcW w:w="720" w:type="dxa"/>
                <w:gridSpan w:val="3"/>
                <w:vMerge/>
              </w:tcPr>
            </w:tcPrChange>
          </w:tcPr>
          <w:p w14:paraId="13BB0EF3" w14:textId="77777777" w:rsidR="00751F8F" w:rsidRPr="001273C1" w:rsidRDefault="00751F8F" w:rsidP="002E0858">
            <w:pPr>
              <w:rPr>
                <w:rFonts w:cstheme="minorHAnsi"/>
              </w:rPr>
            </w:pPr>
          </w:p>
        </w:tc>
        <w:tc>
          <w:tcPr>
            <w:tcW w:w="885" w:type="dxa"/>
            <w:tcPrChange w:id="280" w:author="Aavriti Jain" w:date="2022-07-21T14:10:00Z">
              <w:tcPr>
                <w:tcW w:w="1295" w:type="dxa"/>
                <w:gridSpan w:val="5"/>
              </w:tcPr>
            </w:tcPrChange>
          </w:tcPr>
          <w:p w14:paraId="0A393482" w14:textId="77777777" w:rsidR="00751F8F" w:rsidRPr="001273C1" w:rsidRDefault="00751F8F" w:rsidP="002E0858">
            <w:pPr>
              <w:contextualSpacing/>
              <w:rPr>
                <w:rFonts w:cstheme="minorHAnsi"/>
              </w:rPr>
            </w:pPr>
            <w:r w:rsidRPr="00AD0A96">
              <w:rPr>
                <w:rFonts w:cstheme="minorHAnsi"/>
              </w:rPr>
              <w:t>Source</w:t>
            </w:r>
          </w:p>
        </w:tc>
        <w:tc>
          <w:tcPr>
            <w:tcW w:w="8222" w:type="dxa"/>
            <w:gridSpan w:val="6"/>
            <w:tcPrChange w:id="281" w:author="Aavriti Jain" w:date="2022-07-21T14:10:00Z">
              <w:tcPr>
                <w:tcW w:w="7767" w:type="dxa"/>
                <w:gridSpan w:val="11"/>
              </w:tcPr>
            </w:tcPrChange>
          </w:tcPr>
          <w:p w14:paraId="4FA0037E" w14:textId="47DD9EF0" w:rsidR="00751F8F" w:rsidRPr="001273C1" w:rsidRDefault="0043263F" w:rsidP="002E0858">
            <w:pPr>
              <w:contextualSpacing/>
              <w:rPr>
                <w:rFonts w:cstheme="minorHAnsi"/>
              </w:rPr>
            </w:pPr>
            <w:r>
              <w:rPr>
                <w:rFonts w:cstheme="minorHAnsi"/>
              </w:rPr>
              <w:t>Capture from Invoice</w:t>
            </w:r>
          </w:p>
        </w:tc>
      </w:tr>
      <w:tr w:rsidR="00751F8F" w:rsidRPr="001273C1" w14:paraId="238A67A4" w14:textId="77777777" w:rsidTr="00E35CC0">
        <w:trPr>
          <w:trHeight w:val="603"/>
          <w:trPrChange w:id="282" w:author="Aavriti Jain" w:date="2022-07-21T14:10:00Z">
            <w:trPr>
              <w:gridBefore w:val="2"/>
              <w:trHeight w:val="603"/>
            </w:trPr>
          </w:trPrChange>
        </w:trPr>
        <w:tc>
          <w:tcPr>
            <w:tcW w:w="675" w:type="dxa"/>
            <w:vMerge/>
            <w:tcPrChange w:id="283" w:author="Aavriti Jain" w:date="2022-07-21T14:10:00Z">
              <w:tcPr>
                <w:tcW w:w="720" w:type="dxa"/>
                <w:gridSpan w:val="3"/>
                <w:vMerge/>
              </w:tcPr>
            </w:tcPrChange>
          </w:tcPr>
          <w:p w14:paraId="0EC82867" w14:textId="77777777" w:rsidR="00751F8F" w:rsidRPr="001273C1" w:rsidRDefault="00751F8F" w:rsidP="002E0858">
            <w:pPr>
              <w:rPr>
                <w:rFonts w:cstheme="minorHAnsi"/>
              </w:rPr>
            </w:pPr>
          </w:p>
        </w:tc>
        <w:tc>
          <w:tcPr>
            <w:tcW w:w="885" w:type="dxa"/>
            <w:tcPrChange w:id="284" w:author="Aavriti Jain" w:date="2022-07-21T14:10:00Z">
              <w:tcPr>
                <w:tcW w:w="1295" w:type="dxa"/>
                <w:gridSpan w:val="5"/>
              </w:tcPr>
            </w:tcPrChange>
          </w:tcPr>
          <w:p w14:paraId="2FC29FF5" w14:textId="77777777" w:rsidR="00751F8F" w:rsidRPr="001273C1" w:rsidRDefault="00751F8F" w:rsidP="002E0858">
            <w:pPr>
              <w:contextualSpacing/>
              <w:rPr>
                <w:rFonts w:cstheme="minorHAnsi"/>
              </w:rPr>
            </w:pPr>
            <w:r w:rsidRPr="00AD0A96">
              <w:rPr>
                <w:rFonts w:cstheme="minorHAnsi"/>
              </w:rPr>
              <w:t>Validation rules</w:t>
            </w:r>
          </w:p>
        </w:tc>
        <w:tc>
          <w:tcPr>
            <w:tcW w:w="8222" w:type="dxa"/>
            <w:gridSpan w:val="6"/>
            <w:tcPrChange w:id="285" w:author="Aavriti Jain" w:date="2022-07-21T14:10:00Z">
              <w:tcPr>
                <w:tcW w:w="7767" w:type="dxa"/>
                <w:gridSpan w:val="11"/>
              </w:tcPr>
            </w:tcPrChange>
          </w:tcPr>
          <w:p w14:paraId="587F37BE" w14:textId="6537B5C3" w:rsidR="00EC1F8F" w:rsidRPr="001273C1" w:rsidRDefault="00EC1F8F" w:rsidP="002E0858">
            <w:pPr>
              <w:contextualSpacing/>
              <w:rPr>
                <w:rFonts w:cstheme="minorHAnsi"/>
              </w:rPr>
            </w:pPr>
            <w:r>
              <w:rPr>
                <w:rFonts w:cstheme="minorHAnsi"/>
              </w:rPr>
              <w:t>Sometimes keyword is missing but still capture whole address from Invoice header. Usually located on top 25% of Invoice area</w:t>
            </w:r>
          </w:p>
        </w:tc>
      </w:tr>
      <w:tr w:rsidR="00751F8F" w:rsidRPr="001273C1" w14:paraId="13D33210" w14:textId="77777777" w:rsidTr="00E35CC0">
        <w:trPr>
          <w:trHeight w:val="603"/>
        </w:trPr>
        <w:tc>
          <w:tcPr>
            <w:tcW w:w="675" w:type="dxa"/>
            <w:vMerge/>
          </w:tcPr>
          <w:p w14:paraId="0FB6BC79" w14:textId="77777777" w:rsidR="00751F8F" w:rsidRPr="001273C1" w:rsidRDefault="00751F8F" w:rsidP="002E0858">
            <w:pPr>
              <w:rPr>
                <w:rFonts w:cstheme="minorHAnsi"/>
              </w:rPr>
            </w:pPr>
          </w:p>
        </w:tc>
        <w:tc>
          <w:tcPr>
            <w:tcW w:w="885" w:type="dxa"/>
          </w:tcPr>
          <w:p w14:paraId="706922C7" w14:textId="77777777" w:rsidR="00751F8F" w:rsidRPr="00AD0A96" w:rsidRDefault="00751F8F" w:rsidP="002E0858">
            <w:pPr>
              <w:contextualSpacing/>
              <w:rPr>
                <w:rFonts w:cstheme="minorHAnsi"/>
              </w:rPr>
            </w:pPr>
            <w:r>
              <w:rPr>
                <w:rFonts w:cstheme="minorHAnsi"/>
              </w:rPr>
              <w:t>Field Format</w:t>
            </w:r>
          </w:p>
        </w:tc>
        <w:tc>
          <w:tcPr>
            <w:tcW w:w="8222" w:type="dxa"/>
            <w:gridSpan w:val="6"/>
          </w:tcPr>
          <w:p w14:paraId="0C682EAC" w14:textId="0D8C2747" w:rsidR="00751F8F" w:rsidRPr="001273C1" w:rsidRDefault="00751F8F" w:rsidP="002E0858">
            <w:pPr>
              <w:contextualSpacing/>
              <w:rPr>
                <w:rFonts w:cstheme="minorHAnsi"/>
              </w:rPr>
            </w:pPr>
            <w:r>
              <w:object w:dxaOrig="1440" w:dyaOrig="1440" w14:anchorId="5E308D3C">
                <v:shape id="_x0000_i1405" type="#_x0000_t75" style="width:36.75pt;height:13.5pt" o:ole="">
                  <v:imagedata r:id="rId27" o:title=""/>
                </v:shape>
                <w:control r:id="rId144" w:name="Label11211173" w:shapeid="_x0000_i1405"/>
              </w:object>
            </w:r>
            <w:r>
              <w:object w:dxaOrig="1440" w:dyaOrig="1440" w14:anchorId="07A71C67">
                <v:shape id="_x0000_i1406" type="#_x0000_t75" alt="Minimum Length" style="width:28.5pt;height:18pt" o:ole="" fillcolor="red">
                  <v:fill opacity="41943f"/>
                  <v:imagedata r:id="rId29" o:title=""/>
                </v:shape>
                <w:control r:id="rId145" w:name="TextBox21211173" w:shapeid="_x0000_i1406"/>
              </w:object>
            </w:r>
            <w:r>
              <w:object w:dxaOrig="1440" w:dyaOrig="1440" w14:anchorId="30F95A95">
                <v:shape id="_x0000_i1407" type="#_x0000_t75" style="width:15.75pt;height:13.5pt" o:ole="">
                  <v:imagedata r:id="rId146" o:title=""/>
                </v:shape>
                <w:control r:id="rId147" w:name="Label21211173" w:shapeid="_x0000_i1407"/>
              </w:object>
            </w:r>
            <w:r>
              <w:object w:dxaOrig="1440" w:dyaOrig="1440" w14:anchorId="6914E4B0">
                <v:shape id="_x0000_i1408" type="#_x0000_t75" style="width:27.75pt;height:18pt" o:ole="">
                  <v:imagedata r:id="rId148" o:title=""/>
                </v:shape>
                <w:control r:id="rId149" w:name="TextBox31211173" w:shapeid="_x0000_i1408"/>
              </w:object>
            </w:r>
          </w:p>
        </w:tc>
      </w:tr>
      <w:tr w:rsidR="00751F8F" w:rsidRPr="001273C1" w14:paraId="0B61FEDF" w14:textId="77777777" w:rsidTr="00E35CC0">
        <w:trPr>
          <w:trHeight w:val="557"/>
        </w:trPr>
        <w:tc>
          <w:tcPr>
            <w:tcW w:w="675" w:type="dxa"/>
            <w:vMerge/>
          </w:tcPr>
          <w:p w14:paraId="28343E6B" w14:textId="77777777" w:rsidR="00751F8F" w:rsidRPr="001273C1" w:rsidRDefault="00751F8F" w:rsidP="002E0858">
            <w:pPr>
              <w:rPr>
                <w:rFonts w:cstheme="minorHAnsi"/>
              </w:rPr>
            </w:pPr>
          </w:p>
        </w:tc>
        <w:tc>
          <w:tcPr>
            <w:tcW w:w="885" w:type="dxa"/>
          </w:tcPr>
          <w:p w14:paraId="774B67F5" w14:textId="77777777" w:rsidR="00751F8F" w:rsidRPr="001273C1" w:rsidRDefault="00751F8F" w:rsidP="002E0858">
            <w:pPr>
              <w:contextualSpacing/>
              <w:rPr>
                <w:rFonts w:cstheme="minorHAnsi"/>
              </w:rPr>
            </w:pPr>
            <w:r w:rsidRPr="00AD0A96">
              <w:rPr>
                <w:rFonts w:cstheme="minorHAnsi"/>
              </w:rPr>
              <w:t>Special Rules</w:t>
            </w:r>
          </w:p>
        </w:tc>
        <w:tc>
          <w:tcPr>
            <w:tcW w:w="8222" w:type="dxa"/>
            <w:gridSpan w:val="6"/>
          </w:tcPr>
          <w:p w14:paraId="22E02116" w14:textId="7890C205" w:rsidR="00751F8F" w:rsidRPr="001273C1" w:rsidRDefault="00751F8F" w:rsidP="002E0858">
            <w:pPr>
              <w:contextualSpacing/>
              <w:rPr>
                <w:rFonts w:cstheme="minorHAnsi"/>
              </w:rPr>
            </w:pPr>
            <w:r>
              <w:object w:dxaOrig="1440" w:dyaOrig="1440" w14:anchorId="6196169E">
                <v:shape id="_x0000_i1409" type="#_x0000_t75" style="width:173.25pt;height:18pt" o:ole="">
                  <v:imagedata r:id="rId150" o:title=""/>
                </v:shape>
                <w:control r:id="rId151" w:name="TextBox51111111111111163" w:shapeid="_x0000_i1409"/>
              </w:object>
            </w:r>
          </w:p>
        </w:tc>
      </w:tr>
      <w:bookmarkEnd w:id="264"/>
    </w:tbl>
    <w:p w14:paraId="4E5A474E" w14:textId="79C56261" w:rsidR="00751F8F" w:rsidRDefault="00751F8F" w:rsidP="007A4EC7">
      <w:pPr>
        <w:pStyle w:val="BodyText"/>
        <w:ind w:left="0"/>
      </w:pPr>
    </w:p>
    <w:p w14:paraId="245C10A3" w14:textId="4DF57354" w:rsidR="00EC1F8F" w:rsidRDefault="00EC1F8F" w:rsidP="007A4EC7">
      <w:pPr>
        <w:pStyle w:val="BodyText"/>
        <w:ind w:left="0"/>
      </w:pPr>
    </w:p>
    <w:tbl>
      <w:tblPr>
        <w:tblStyle w:val="BW1Large"/>
        <w:tblW w:w="9782"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20"/>
        <w:gridCol w:w="1295"/>
        <w:gridCol w:w="1246"/>
        <w:gridCol w:w="1057"/>
        <w:gridCol w:w="1670"/>
        <w:gridCol w:w="920"/>
        <w:gridCol w:w="1295"/>
        <w:gridCol w:w="1579"/>
      </w:tblGrid>
      <w:tr w:rsidR="00751F8F" w:rsidRPr="001273C1" w14:paraId="660C3C11" w14:textId="77777777" w:rsidTr="00DD7C68">
        <w:trPr>
          <w:cnfStyle w:val="100000000000" w:firstRow="1" w:lastRow="0" w:firstColumn="0" w:lastColumn="0" w:oddVBand="0" w:evenVBand="0" w:oddHBand="0" w:evenHBand="0" w:firstRowFirstColumn="0" w:firstRowLastColumn="0" w:lastRowFirstColumn="0" w:lastRowLastColumn="0"/>
          <w:trHeight w:val="479"/>
        </w:trPr>
        <w:tc>
          <w:tcPr>
            <w:tcW w:w="720" w:type="dxa"/>
          </w:tcPr>
          <w:p w14:paraId="172A2A63" w14:textId="6BFB3487" w:rsidR="00751F8F" w:rsidRPr="001273C1" w:rsidRDefault="00751F8F" w:rsidP="002E0858">
            <w:pPr>
              <w:rPr>
                <w:rFonts w:cstheme="minorHAnsi"/>
              </w:rPr>
            </w:pPr>
            <w:r>
              <w:rPr>
                <w:rFonts w:cstheme="minorHAnsi"/>
              </w:rPr>
              <w:t>H</w:t>
            </w:r>
            <w:r w:rsidR="0006790E">
              <w:rPr>
                <w:rFonts w:cstheme="minorHAnsi"/>
              </w:rPr>
              <w:t>1</w:t>
            </w:r>
            <w:r w:rsidR="007676E2">
              <w:rPr>
                <w:rFonts w:cstheme="minorHAnsi"/>
              </w:rPr>
              <w:t>8</w:t>
            </w:r>
          </w:p>
        </w:tc>
        <w:tc>
          <w:tcPr>
            <w:tcW w:w="1295" w:type="dxa"/>
          </w:tcPr>
          <w:p w14:paraId="47A8E657" w14:textId="77777777" w:rsidR="00751F8F" w:rsidRPr="00AD0A96" w:rsidRDefault="00751F8F" w:rsidP="002E0858">
            <w:pPr>
              <w:rPr>
                <w:rFonts w:cstheme="minorHAnsi"/>
                <w:b/>
              </w:rPr>
            </w:pPr>
            <w:r w:rsidRPr="00AD0A96">
              <w:rPr>
                <w:rFonts w:cstheme="minorHAnsi"/>
                <w:b/>
              </w:rPr>
              <w:t>Field Name</w:t>
            </w:r>
          </w:p>
        </w:tc>
        <w:tc>
          <w:tcPr>
            <w:tcW w:w="1246" w:type="dxa"/>
          </w:tcPr>
          <w:p w14:paraId="3599714C" w14:textId="258F4BB7" w:rsidR="00751F8F" w:rsidRPr="00AD0A96" w:rsidRDefault="00EC1F8F" w:rsidP="002E0858">
            <w:pPr>
              <w:pStyle w:val="Heading4"/>
            </w:pPr>
            <w:bookmarkStart w:id="286" w:name="_Toc83127214"/>
            <w:r>
              <w:t>Service/Billing Date period</w:t>
            </w:r>
            <w:bookmarkEnd w:id="286"/>
          </w:p>
        </w:tc>
        <w:tc>
          <w:tcPr>
            <w:tcW w:w="1057" w:type="dxa"/>
          </w:tcPr>
          <w:p w14:paraId="5A9C3458" w14:textId="77777777" w:rsidR="00751F8F" w:rsidRPr="00AD0A96" w:rsidRDefault="00751F8F" w:rsidP="002E0858">
            <w:pPr>
              <w:rPr>
                <w:rFonts w:cstheme="minorHAnsi"/>
                <w:b/>
              </w:rPr>
            </w:pPr>
            <w:r w:rsidRPr="00AD0A96">
              <w:rPr>
                <w:rFonts w:cstheme="minorHAnsi"/>
                <w:b/>
              </w:rPr>
              <w:t>Field type</w:t>
            </w:r>
          </w:p>
        </w:tc>
        <w:tc>
          <w:tcPr>
            <w:tcW w:w="1670" w:type="dxa"/>
          </w:tcPr>
          <w:p w14:paraId="3590F59A" w14:textId="77777777" w:rsidR="00751F8F" w:rsidRPr="00AD0A96" w:rsidRDefault="00751F8F" w:rsidP="002E0858">
            <w:pPr>
              <w:rPr>
                <w:rFonts w:cstheme="minorHAnsi"/>
              </w:rPr>
            </w:pPr>
            <w:r w:rsidRPr="00AD0A96">
              <w:rPr>
                <w:rFonts w:cstheme="minorHAnsi"/>
              </w:rPr>
              <w:t>Alphanumeric</w:t>
            </w:r>
          </w:p>
        </w:tc>
        <w:tc>
          <w:tcPr>
            <w:tcW w:w="920" w:type="dxa"/>
          </w:tcPr>
          <w:p w14:paraId="152AE26D" w14:textId="77777777" w:rsidR="00751F8F" w:rsidRPr="00AD0A96" w:rsidRDefault="00751F8F" w:rsidP="002E0858">
            <w:pPr>
              <w:rPr>
                <w:rFonts w:cstheme="minorHAnsi"/>
                <w:b/>
              </w:rPr>
            </w:pPr>
            <w:r w:rsidRPr="00AD0A96">
              <w:rPr>
                <w:rFonts w:cstheme="minorHAnsi"/>
                <w:b/>
              </w:rPr>
              <w:t>Default value</w:t>
            </w:r>
          </w:p>
        </w:tc>
        <w:tc>
          <w:tcPr>
            <w:tcW w:w="1295" w:type="dxa"/>
          </w:tcPr>
          <w:p w14:paraId="293D1C08" w14:textId="56015E0C" w:rsidR="00751F8F" w:rsidRPr="001273C1" w:rsidRDefault="00DD7C68" w:rsidP="002E0858">
            <w:pPr>
              <w:rPr>
                <w:rFonts w:cstheme="minorHAnsi"/>
              </w:rPr>
            </w:pPr>
            <w:r>
              <w:rPr>
                <w:rFonts w:cstheme="minorHAnsi"/>
              </w:rPr>
              <w:t>00/00/0000</w:t>
            </w:r>
          </w:p>
        </w:tc>
        <w:tc>
          <w:tcPr>
            <w:tcW w:w="1579" w:type="dxa"/>
          </w:tcPr>
          <w:p w14:paraId="28692DBC" w14:textId="77777777" w:rsidR="00751F8F" w:rsidRPr="001273C1" w:rsidRDefault="00D742F0" w:rsidP="002E0858">
            <w:pPr>
              <w:rPr>
                <w:rFonts w:cstheme="minorHAnsi"/>
              </w:rPr>
            </w:pPr>
            <w:sdt>
              <w:sdtPr>
                <w:rPr>
                  <w:rFonts w:cstheme="minorHAnsi"/>
                </w:rPr>
                <w:id w:val="-1484688166"/>
                <w14:checkbox>
                  <w14:checked w14:val="1"/>
                  <w14:checkedState w14:val="2612" w14:font="MS Gothic"/>
                  <w14:uncheckedState w14:val="2610" w14:font="MS Gothic"/>
                </w14:checkbox>
              </w:sdtPr>
              <w:sdtEndPr/>
              <w:sdtContent>
                <w:r w:rsidR="00751F8F">
                  <w:rPr>
                    <w:rFonts w:ascii="MS Gothic" w:eastAsia="MS Gothic" w:hAnsi="MS Gothic" w:cstheme="minorHAnsi" w:hint="eastAsia"/>
                  </w:rPr>
                  <w:t>☒</w:t>
                </w:r>
              </w:sdtContent>
            </w:sdt>
            <w:r w:rsidR="00751F8F">
              <w:rPr>
                <w:rFonts w:cstheme="minorHAnsi"/>
              </w:rPr>
              <w:t xml:space="preserve"> Mandatory</w:t>
            </w:r>
          </w:p>
        </w:tc>
      </w:tr>
      <w:tr w:rsidR="00751F8F" w:rsidRPr="001273C1" w14:paraId="0A8E3675" w14:textId="77777777" w:rsidTr="002E0858">
        <w:trPr>
          <w:trHeight w:val="541"/>
        </w:trPr>
        <w:tc>
          <w:tcPr>
            <w:tcW w:w="720" w:type="dxa"/>
            <w:vMerge w:val="restart"/>
          </w:tcPr>
          <w:p w14:paraId="7E694FE8" w14:textId="77777777" w:rsidR="00751F8F" w:rsidRPr="001273C1" w:rsidRDefault="00751F8F" w:rsidP="002E0858">
            <w:pPr>
              <w:rPr>
                <w:rFonts w:cstheme="minorHAnsi"/>
              </w:rPr>
            </w:pPr>
          </w:p>
        </w:tc>
        <w:tc>
          <w:tcPr>
            <w:tcW w:w="1295" w:type="dxa"/>
          </w:tcPr>
          <w:p w14:paraId="292B8187" w14:textId="77777777" w:rsidR="00751F8F" w:rsidRPr="001273C1" w:rsidRDefault="00751F8F" w:rsidP="002E0858">
            <w:pPr>
              <w:contextualSpacing/>
              <w:rPr>
                <w:rFonts w:cstheme="minorHAnsi"/>
              </w:rPr>
            </w:pPr>
            <w:r w:rsidRPr="00AD0A96">
              <w:rPr>
                <w:rFonts w:cstheme="minorHAnsi"/>
              </w:rPr>
              <w:t>Field description</w:t>
            </w:r>
          </w:p>
        </w:tc>
        <w:tc>
          <w:tcPr>
            <w:tcW w:w="7767" w:type="dxa"/>
            <w:gridSpan w:val="6"/>
          </w:tcPr>
          <w:p w14:paraId="0514D078" w14:textId="5AA61AD1" w:rsidR="00751F8F" w:rsidRPr="001273C1" w:rsidRDefault="00EC1F8F" w:rsidP="002E0858">
            <w:pPr>
              <w:rPr>
                <w:rFonts w:cstheme="minorHAnsi"/>
              </w:rPr>
            </w:pPr>
            <w:r>
              <w:rPr>
                <w:rFonts w:cstheme="minorHAnsi"/>
              </w:rPr>
              <w:t>Service Date, Billing date, Service period, Billing period, Date of delivery</w:t>
            </w:r>
          </w:p>
        </w:tc>
      </w:tr>
      <w:tr w:rsidR="00751F8F" w:rsidRPr="001273C1" w14:paraId="1AD54AF7" w14:textId="77777777" w:rsidTr="002E0858">
        <w:trPr>
          <w:trHeight w:val="356"/>
        </w:trPr>
        <w:tc>
          <w:tcPr>
            <w:tcW w:w="720" w:type="dxa"/>
            <w:vMerge/>
          </w:tcPr>
          <w:p w14:paraId="0CCBD616" w14:textId="77777777" w:rsidR="00751F8F" w:rsidRPr="001273C1" w:rsidRDefault="00751F8F" w:rsidP="002E0858">
            <w:pPr>
              <w:rPr>
                <w:rFonts w:cstheme="minorHAnsi"/>
              </w:rPr>
            </w:pPr>
          </w:p>
        </w:tc>
        <w:tc>
          <w:tcPr>
            <w:tcW w:w="1295" w:type="dxa"/>
          </w:tcPr>
          <w:p w14:paraId="02E0CA96" w14:textId="77777777" w:rsidR="00751F8F" w:rsidRPr="001273C1" w:rsidRDefault="00751F8F" w:rsidP="002E0858">
            <w:pPr>
              <w:contextualSpacing/>
              <w:rPr>
                <w:rFonts w:cstheme="minorHAnsi"/>
              </w:rPr>
            </w:pPr>
            <w:r w:rsidRPr="00AD0A96">
              <w:rPr>
                <w:rFonts w:cstheme="minorHAnsi"/>
              </w:rPr>
              <w:t>Source</w:t>
            </w:r>
          </w:p>
        </w:tc>
        <w:tc>
          <w:tcPr>
            <w:tcW w:w="7767" w:type="dxa"/>
            <w:gridSpan w:val="6"/>
          </w:tcPr>
          <w:p w14:paraId="62BF1C2F" w14:textId="77777777" w:rsidR="00751F8F" w:rsidRDefault="00EC1F8F" w:rsidP="002E0858">
            <w:pPr>
              <w:contextualSpacing/>
              <w:rPr>
                <w:ins w:id="287" w:author="Aavriti Jain" w:date="2022-07-22T12:11:00Z"/>
                <w:rFonts w:cstheme="minorHAnsi"/>
              </w:rPr>
            </w:pPr>
            <w:r>
              <w:rPr>
                <w:rFonts w:cstheme="minorHAnsi"/>
              </w:rPr>
              <w:t>Capture from Invoice</w:t>
            </w:r>
          </w:p>
          <w:p w14:paraId="04C87FA3" w14:textId="7888036D" w:rsidR="00E05CFA" w:rsidRPr="001273C1" w:rsidRDefault="00E05CFA" w:rsidP="002E0858">
            <w:pPr>
              <w:contextualSpacing/>
              <w:rPr>
                <w:rFonts w:cstheme="minorHAnsi"/>
              </w:rPr>
            </w:pPr>
            <w:ins w:id="288" w:author="Aavriti Jain" w:date="2022-07-22T12:11:00Z">
              <w:r>
                <w:rPr>
                  <w:rFonts w:cstheme="minorHAnsi"/>
                </w:rPr>
                <w:t>Please follow below keywords and from the CKG as well</w:t>
              </w:r>
            </w:ins>
          </w:p>
        </w:tc>
      </w:tr>
      <w:tr w:rsidR="00751F8F" w:rsidRPr="001273C1" w14:paraId="7221D574" w14:textId="77777777" w:rsidTr="002E0858">
        <w:trPr>
          <w:trHeight w:val="603"/>
        </w:trPr>
        <w:tc>
          <w:tcPr>
            <w:tcW w:w="720" w:type="dxa"/>
            <w:vMerge/>
          </w:tcPr>
          <w:p w14:paraId="03A9996D" w14:textId="77777777" w:rsidR="00751F8F" w:rsidRPr="001273C1" w:rsidRDefault="00751F8F" w:rsidP="002E0858">
            <w:pPr>
              <w:rPr>
                <w:rFonts w:cstheme="minorHAnsi"/>
              </w:rPr>
            </w:pPr>
          </w:p>
        </w:tc>
        <w:tc>
          <w:tcPr>
            <w:tcW w:w="1295" w:type="dxa"/>
          </w:tcPr>
          <w:p w14:paraId="1C6F9B91" w14:textId="77777777" w:rsidR="00751F8F" w:rsidRPr="001273C1" w:rsidRDefault="00751F8F" w:rsidP="002E0858">
            <w:pPr>
              <w:contextualSpacing/>
              <w:rPr>
                <w:rFonts w:cstheme="minorHAnsi"/>
              </w:rPr>
            </w:pPr>
            <w:r w:rsidRPr="00AD0A96">
              <w:rPr>
                <w:rFonts w:cstheme="minorHAnsi"/>
              </w:rPr>
              <w:t>Validation rules</w:t>
            </w:r>
          </w:p>
        </w:tc>
        <w:tc>
          <w:tcPr>
            <w:tcW w:w="7767" w:type="dxa"/>
            <w:gridSpan w:val="6"/>
          </w:tcPr>
          <w:tbl>
            <w:tblPr>
              <w:tblStyle w:val="TableGrid"/>
              <w:tblW w:w="0" w:type="auto"/>
              <w:tblLayout w:type="fixed"/>
              <w:tblLook w:val="04A0" w:firstRow="1" w:lastRow="0" w:firstColumn="1" w:lastColumn="0" w:noHBand="0" w:noVBand="1"/>
            </w:tblPr>
            <w:tblGrid>
              <w:gridCol w:w="3770"/>
              <w:gridCol w:w="3771"/>
            </w:tblGrid>
            <w:tr w:rsidR="00DD7C68" w14:paraId="6DD0C67F" w14:textId="77777777" w:rsidTr="00DD7C68">
              <w:tc>
                <w:tcPr>
                  <w:tcW w:w="3770" w:type="dxa"/>
                </w:tcPr>
                <w:p w14:paraId="644FD19A" w14:textId="085111E7" w:rsidR="00DD7C68" w:rsidRPr="00DD7C68" w:rsidRDefault="00DD7C68" w:rsidP="002E0858">
                  <w:pPr>
                    <w:contextualSpacing/>
                    <w:rPr>
                      <w:rFonts w:cstheme="minorHAnsi"/>
                      <w:b/>
                      <w:bCs/>
                    </w:rPr>
                  </w:pPr>
                  <w:r w:rsidRPr="00DD7C68">
                    <w:rPr>
                      <w:rFonts w:cstheme="minorHAnsi"/>
                      <w:b/>
                      <w:bCs/>
                    </w:rPr>
                    <w:t>Image</w:t>
                  </w:r>
                </w:p>
              </w:tc>
              <w:tc>
                <w:tcPr>
                  <w:tcW w:w="3771" w:type="dxa"/>
                </w:tcPr>
                <w:p w14:paraId="6528EB1E" w14:textId="7C4C9259" w:rsidR="00DD7C68" w:rsidRPr="00DD7C68" w:rsidRDefault="00DD7C68" w:rsidP="002E0858">
                  <w:pPr>
                    <w:contextualSpacing/>
                    <w:rPr>
                      <w:rFonts w:cstheme="minorHAnsi"/>
                      <w:b/>
                      <w:bCs/>
                    </w:rPr>
                  </w:pPr>
                  <w:r w:rsidRPr="00DD7C68">
                    <w:rPr>
                      <w:rFonts w:cstheme="minorHAnsi"/>
                      <w:b/>
                      <w:bCs/>
                    </w:rPr>
                    <w:t>Expected value</w:t>
                  </w:r>
                </w:p>
              </w:tc>
            </w:tr>
            <w:tr w:rsidR="00DD7C68" w14:paraId="6150122E" w14:textId="77777777" w:rsidTr="00DD7C68">
              <w:tc>
                <w:tcPr>
                  <w:tcW w:w="3770" w:type="dxa"/>
                </w:tcPr>
                <w:p w14:paraId="7D5BE5DA" w14:textId="19351068" w:rsidR="00DD7C68" w:rsidRDefault="000D48BD">
                  <w:pPr>
                    <w:contextualSpacing/>
                    <w:jc w:val="center"/>
                    <w:rPr>
                      <w:rFonts w:cstheme="minorHAnsi"/>
                    </w:rPr>
                    <w:pPrChange w:id="289" w:author="Raz Cohen" w:date="2021-10-18T15:52:00Z">
                      <w:pPr>
                        <w:contextualSpacing/>
                      </w:pPr>
                    </w:pPrChange>
                  </w:pPr>
                  <w:ins w:id="290" w:author="Raz Cohen" w:date="2021-10-18T15:52:00Z">
                    <w:r>
                      <w:rPr>
                        <w:noProof/>
                      </w:rPr>
                      <w:drawing>
                        <wp:inline distT="0" distB="0" distL="0" distR="0" wp14:anchorId="23C3124A" wp14:editId="30E792A5">
                          <wp:extent cx="2205028" cy="542261"/>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245900" cy="552312"/>
                                  </a:xfrm>
                                  <a:prstGeom prst="rect">
                                    <a:avLst/>
                                  </a:prstGeom>
                                </pic:spPr>
                              </pic:pic>
                            </a:graphicData>
                          </a:graphic>
                        </wp:inline>
                      </w:drawing>
                    </w:r>
                  </w:ins>
                </w:p>
              </w:tc>
              <w:tc>
                <w:tcPr>
                  <w:tcW w:w="3771" w:type="dxa"/>
                </w:tcPr>
                <w:p w14:paraId="498DD5CE" w14:textId="79AF16E1" w:rsidR="00DD7C68" w:rsidRPr="000D48BD" w:rsidRDefault="000D48BD" w:rsidP="002E0858">
                  <w:pPr>
                    <w:contextualSpacing/>
                    <w:rPr>
                      <w:rFonts w:cstheme="minorHAnsi"/>
                      <w:color w:val="FF0000"/>
                      <w:rPrChange w:id="291" w:author="Raz Cohen" w:date="2021-10-18T15:58:00Z">
                        <w:rPr>
                          <w:rFonts w:cstheme="minorHAnsi"/>
                        </w:rPr>
                      </w:rPrChange>
                    </w:rPr>
                  </w:pPr>
                  <w:ins w:id="292" w:author="Raz Cohen" w:date="2021-10-18T15:51:00Z">
                    <w:r w:rsidRPr="000D48BD">
                      <w:rPr>
                        <w:rFonts w:ascii="Calibri" w:hAnsi="Calibri" w:cs="Calibri"/>
                        <w:color w:val="FF0000"/>
                        <w:sz w:val="22"/>
                        <w:rPrChange w:id="293" w:author="Raz Cohen" w:date="2021-10-18T15:58:00Z">
                          <w:rPr>
                            <w:rFonts w:ascii="Calibri" w:hAnsi="Calibri" w:cs="Calibri"/>
                            <w:sz w:val="22"/>
                          </w:rPr>
                        </w:rPrChange>
                      </w:rPr>
                      <w:t>JUNE 2021</w:t>
                    </w:r>
                  </w:ins>
                </w:p>
              </w:tc>
            </w:tr>
            <w:tr w:rsidR="00DD7C68" w14:paraId="4C948FB4" w14:textId="77777777" w:rsidTr="00DD7C68">
              <w:tc>
                <w:tcPr>
                  <w:tcW w:w="3770" w:type="dxa"/>
                </w:tcPr>
                <w:p w14:paraId="57D66073" w14:textId="008E12C6" w:rsidR="00DD7C68" w:rsidRDefault="000D48BD">
                  <w:pPr>
                    <w:contextualSpacing/>
                    <w:jc w:val="center"/>
                    <w:rPr>
                      <w:rFonts w:cstheme="minorHAnsi"/>
                    </w:rPr>
                    <w:pPrChange w:id="294" w:author="Raz Cohen" w:date="2021-10-18T15:54:00Z">
                      <w:pPr>
                        <w:contextualSpacing/>
                      </w:pPr>
                    </w:pPrChange>
                  </w:pPr>
                  <w:ins w:id="295" w:author="Raz Cohen" w:date="2021-10-18T15:53:00Z">
                    <w:r>
                      <w:rPr>
                        <w:noProof/>
                      </w:rPr>
                      <w:drawing>
                        <wp:inline distT="0" distB="0" distL="0" distR="0" wp14:anchorId="6572E43C" wp14:editId="22D6D4C0">
                          <wp:extent cx="1796903" cy="86811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801363" cy="870270"/>
                                  </a:xfrm>
                                  <a:prstGeom prst="rect">
                                    <a:avLst/>
                                  </a:prstGeom>
                                </pic:spPr>
                              </pic:pic>
                            </a:graphicData>
                          </a:graphic>
                        </wp:inline>
                      </w:drawing>
                    </w:r>
                  </w:ins>
                </w:p>
              </w:tc>
              <w:tc>
                <w:tcPr>
                  <w:tcW w:w="3771" w:type="dxa"/>
                </w:tcPr>
                <w:p w14:paraId="563F11A3" w14:textId="36B01F38" w:rsidR="00DD7C68" w:rsidRPr="000D48BD" w:rsidRDefault="000D48BD" w:rsidP="002E0858">
                  <w:pPr>
                    <w:contextualSpacing/>
                    <w:rPr>
                      <w:rFonts w:cstheme="minorHAnsi"/>
                      <w:color w:val="FF0000"/>
                      <w:rPrChange w:id="296" w:author="Raz Cohen" w:date="2021-10-18T15:58:00Z">
                        <w:rPr>
                          <w:rFonts w:cstheme="minorHAnsi"/>
                        </w:rPr>
                      </w:rPrChange>
                    </w:rPr>
                  </w:pPr>
                  <w:ins w:id="297" w:author="Raz Cohen" w:date="2021-10-18T15:52:00Z">
                    <w:r w:rsidRPr="000D48BD">
                      <w:rPr>
                        <w:rFonts w:ascii="Calibri" w:hAnsi="Calibri" w:cs="Calibri"/>
                        <w:color w:val="FF0000"/>
                        <w:sz w:val="22"/>
                        <w:rPrChange w:id="298" w:author="Raz Cohen" w:date="2021-10-18T15:58:00Z">
                          <w:rPr>
                            <w:rFonts w:ascii="Calibri" w:hAnsi="Calibri" w:cs="Calibri"/>
                            <w:sz w:val="22"/>
                          </w:rPr>
                        </w:rPrChange>
                      </w:rPr>
                      <w:t>07/2021</w:t>
                    </w:r>
                  </w:ins>
                </w:p>
              </w:tc>
            </w:tr>
            <w:tr w:rsidR="000D48BD" w14:paraId="43A6CEED" w14:textId="77777777" w:rsidTr="00DD7C68">
              <w:trPr>
                <w:ins w:id="299" w:author="Raz Cohen" w:date="2021-10-18T15:51:00Z"/>
              </w:trPr>
              <w:tc>
                <w:tcPr>
                  <w:tcW w:w="3770" w:type="dxa"/>
                </w:tcPr>
                <w:p w14:paraId="0D17640D" w14:textId="2BC94789" w:rsidR="000D48BD" w:rsidRDefault="000D48BD">
                  <w:pPr>
                    <w:contextualSpacing/>
                    <w:jc w:val="center"/>
                    <w:rPr>
                      <w:ins w:id="300" w:author="Raz Cohen" w:date="2021-10-18T15:51:00Z"/>
                      <w:rFonts w:cstheme="minorHAnsi"/>
                    </w:rPr>
                    <w:pPrChange w:id="301" w:author="Raz Cohen" w:date="2021-10-18T15:54:00Z">
                      <w:pPr>
                        <w:contextualSpacing/>
                      </w:pPr>
                    </w:pPrChange>
                  </w:pPr>
                  <w:ins w:id="302" w:author="Raz Cohen" w:date="2021-10-18T15:54:00Z">
                    <w:r>
                      <w:rPr>
                        <w:noProof/>
                      </w:rPr>
                      <w:drawing>
                        <wp:inline distT="0" distB="0" distL="0" distR="0" wp14:anchorId="63CA1C1F" wp14:editId="49ECE411">
                          <wp:extent cx="2094614" cy="936506"/>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097866" cy="937960"/>
                                  </a:xfrm>
                                  <a:prstGeom prst="rect">
                                    <a:avLst/>
                                  </a:prstGeom>
                                </pic:spPr>
                              </pic:pic>
                            </a:graphicData>
                          </a:graphic>
                        </wp:inline>
                      </w:drawing>
                    </w:r>
                  </w:ins>
                </w:p>
              </w:tc>
              <w:tc>
                <w:tcPr>
                  <w:tcW w:w="3771" w:type="dxa"/>
                </w:tcPr>
                <w:p w14:paraId="5565F64D" w14:textId="04A7FC96" w:rsidR="000D48BD" w:rsidRPr="000D48BD" w:rsidRDefault="000D48BD" w:rsidP="002E0858">
                  <w:pPr>
                    <w:contextualSpacing/>
                    <w:rPr>
                      <w:ins w:id="303" w:author="Raz Cohen" w:date="2021-10-18T15:51:00Z"/>
                      <w:rFonts w:cstheme="minorHAnsi"/>
                      <w:color w:val="FF0000"/>
                      <w:rPrChange w:id="304" w:author="Raz Cohen" w:date="2021-10-18T15:58:00Z">
                        <w:rPr>
                          <w:ins w:id="305" w:author="Raz Cohen" w:date="2021-10-18T15:51:00Z"/>
                          <w:rFonts w:cstheme="minorHAnsi"/>
                        </w:rPr>
                      </w:rPrChange>
                    </w:rPr>
                  </w:pPr>
                  <w:ins w:id="306" w:author="Raz Cohen" w:date="2021-10-18T15:54:00Z">
                    <w:r w:rsidRPr="000D48BD">
                      <w:rPr>
                        <w:rFonts w:ascii="Calibri" w:hAnsi="Calibri" w:cs="Calibri"/>
                        <w:color w:val="FF0000"/>
                        <w:sz w:val="22"/>
                        <w:rPrChange w:id="307" w:author="Raz Cohen" w:date="2021-10-18T15:58:00Z">
                          <w:rPr>
                            <w:rFonts w:ascii="Calibri" w:hAnsi="Calibri" w:cs="Calibri"/>
                            <w:sz w:val="22"/>
                          </w:rPr>
                        </w:rPrChange>
                      </w:rPr>
                      <w:t>01/08/2021 tot 31/08/2021</w:t>
                    </w:r>
                  </w:ins>
                </w:p>
              </w:tc>
            </w:tr>
            <w:tr w:rsidR="000D48BD" w14:paraId="2F745826" w14:textId="77777777" w:rsidTr="00DD7C68">
              <w:trPr>
                <w:ins w:id="308" w:author="Raz Cohen" w:date="2021-10-18T15:51:00Z"/>
              </w:trPr>
              <w:tc>
                <w:tcPr>
                  <w:tcW w:w="3770" w:type="dxa"/>
                </w:tcPr>
                <w:p w14:paraId="715D239A" w14:textId="55442D80" w:rsidR="000D48BD" w:rsidRDefault="000D48BD">
                  <w:pPr>
                    <w:contextualSpacing/>
                    <w:jc w:val="right"/>
                    <w:rPr>
                      <w:ins w:id="309" w:author="Raz Cohen" w:date="2021-10-18T15:51:00Z"/>
                      <w:rFonts w:cstheme="minorHAnsi"/>
                    </w:rPr>
                    <w:pPrChange w:id="310" w:author="Raz Cohen" w:date="2021-10-18T15:55:00Z">
                      <w:pPr>
                        <w:contextualSpacing/>
                      </w:pPr>
                    </w:pPrChange>
                  </w:pPr>
                  <w:ins w:id="311" w:author="Raz Cohen" w:date="2021-10-18T15:55:00Z">
                    <w:r>
                      <w:rPr>
                        <w:noProof/>
                      </w:rPr>
                      <w:lastRenderedPageBreak/>
                      <w:drawing>
                        <wp:inline distT="0" distB="0" distL="0" distR="0" wp14:anchorId="33927B7D" wp14:editId="15984B25">
                          <wp:extent cx="2256790" cy="6972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256790" cy="697230"/>
                                  </a:xfrm>
                                  <a:prstGeom prst="rect">
                                    <a:avLst/>
                                  </a:prstGeom>
                                </pic:spPr>
                              </pic:pic>
                            </a:graphicData>
                          </a:graphic>
                        </wp:inline>
                      </w:drawing>
                    </w:r>
                  </w:ins>
                </w:p>
              </w:tc>
              <w:tc>
                <w:tcPr>
                  <w:tcW w:w="3771" w:type="dxa"/>
                </w:tcPr>
                <w:p w14:paraId="1D2BAC0E" w14:textId="4294781D" w:rsidR="000D48BD" w:rsidRPr="000D48BD" w:rsidRDefault="000D48BD" w:rsidP="002E0858">
                  <w:pPr>
                    <w:contextualSpacing/>
                    <w:rPr>
                      <w:ins w:id="312" w:author="Raz Cohen" w:date="2021-10-18T15:51:00Z"/>
                      <w:rFonts w:cstheme="minorHAnsi"/>
                      <w:color w:val="FF0000"/>
                      <w:rPrChange w:id="313" w:author="Raz Cohen" w:date="2021-10-18T15:58:00Z">
                        <w:rPr>
                          <w:ins w:id="314" w:author="Raz Cohen" w:date="2021-10-18T15:51:00Z"/>
                          <w:rFonts w:cstheme="minorHAnsi"/>
                        </w:rPr>
                      </w:rPrChange>
                    </w:rPr>
                  </w:pPr>
                  <w:ins w:id="315" w:author="Raz Cohen" w:date="2021-10-18T15:55:00Z">
                    <w:r w:rsidRPr="000D48BD">
                      <w:rPr>
                        <w:rFonts w:ascii="Calibri" w:hAnsi="Calibri" w:cs="Calibri"/>
                        <w:color w:val="FF0000"/>
                        <w:sz w:val="22"/>
                        <w:rPrChange w:id="316" w:author="Raz Cohen" w:date="2021-10-18T15:58:00Z">
                          <w:rPr>
                            <w:rFonts w:ascii="Calibri" w:hAnsi="Calibri" w:cs="Calibri"/>
                            <w:sz w:val="22"/>
                          </w:rPr>
                        </w:rPrChange>
                      </w:rPr>
                      <w:t>01/06/2021 al 30/06/2021</w:t>
                    </w:r>
                  </w:ins>
                </w:p>
              </w:tc>
            </w:tr>
            <w:tr w:rsidR="000D48BD" w14:paraId="58D45096" w14:textId="77777777" w:rsidTr="00DD7C68">
              <w:trPr>
                <w:ins w:id="317" w:author="Raz Cohen" w:date="2021-10-18T15:51:00Z"/>
              </w:trPr>
              <w:tc>
                <w:tcPr>
                  <w:tcW w:w="3770" w:type="dxa"/>
                </w:tcPr>
                <w:p w14:paraId="1D667316" w14:textId="78CD96EE" w:rsidR="000D48BD" w:rsidRDefault="000D48BD" w:rsidP="002E0858">
                  <w:pPr>
                    <w:contextualSpacing/>
                    <w:rPr>
                      <w:ins w:id="318" w:author="Raz Cohen" w:date="2021-10-18T15:51:00Z"/>
                      <w:rFonts w:cstheme="minorHAnsi"/>
                    </w:rPr>
                  </w:pPr>
                  <w:ins w:id="319" w:author="Raz Cohen" w:date="2021-10-18T15:56:00Z">
                    <w:r>
                      <w:rPr>
                        <w:noProof/>
                      </w:rPr>
                      <w:drawing>
                        <wp:inline distT="0" distB="0" distL="0" distR="0" wp14:anchorId="02241197" wp14:editId="3CC37B56">
                          <wp:extent cx="2256790" cy="5435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256790" cy="543560"/>
                                  </a:xfrm>
                                  <a:prstGeom prst="rect">
                                    <a:avLst/>
                                  </a:prstGeom>
                                </pic:spPr>
                              </pic:pic>
                            </a:graphicData>
                          </a:graphic>
                        </wp:inline>
                      </w:drawing>
                    </w:r>
                  </w:ins>
                </w:p>
              </w:tc>
              <w:tc>
                <w:tcPr>
                  <w:tcW w:w="3771" w:type="dxa"/>
                </w:tcPr>
                <w:p w14:paraId="1CB59675" w14:textId="77777777" w:rsidR="000D48BD" w:rsidRPr="000D48BD" w:rsidRDefault="000D48BD" w:rsidP="000D48BD">
                  <w:pPr>
                    <w:pStyle w:val="NormalWeb"/>
                    <w:spacing w:before="0" w:beforeAutospacing="0" w:after="0" w:afterAutospacing="0"/>
                    <w:rPr>
                      <w:ins w:id="320" w:author="Raz Cohen" w:date="2021-10-18T15:56:00Z"/>
                      <w:rFonts w:ascii="Calibri" w:hAnsi="Calibri" w:cs="Calibri"/>
                      <w:color w:val="FF0000"/>
                      <w:sz w:val="22"/>
                      <w:szCs w:val="22"/>
                      <w:rPrChange w:id="321" w:author="Raz Cohen" w:date="2021-10-18T15:58:00Z">
                        <w:rPr>
                          <w:ins w:id="322" w:author="Raz Cohen" w:date="2021-10-18T15:56:00Z"/>
                          <w:rFonts w:ascii="Calibri" w:hAnsi="Calibri" w:cs="Calibri"/>
                          <w:sz w:val="22"/>
                          <w:szCs w:val="22"/>
                        </w:rPr>
                      </w:rPrChange>
                    </w:rPr>
                  </w:pPr>
                  <w:ins w:id="323" w:author="Raz Cohen" w:date="2021-10-18T15:56:00Z">
                    <w:r w:rsidRPr="000D48BD">
                      <w:rPr>
                        <w:rFonts w:ascii="Calibri" w:hAnsi="Calibri" w:cs="Calibri"/>
                        <w:color w:val="FF0000"/>
                        <w:sz w:val="22"/>
                        <w:szCs w:val="22"/>
                        <w:rPrChange w:id="324" w:author="Raz Cohen" w:date="2021-10-18T15:58:00Z">
                          <w:rPr>
                            <w:rFonts w:ascii="Calibri" w:hAnsi="Calibri" w:cs="Calibri"/>
                            <w:sz w:val="22"/>
                            <w:szCs w:val="22"/>
                          </w:rPr>
                        </w:rPrChange>
                      </w:rPr>
                      <w:t>Anreise: 19.07.21</w:t>
                    </w:r>
                  </w:ins>
                </w:p>
                <w:p w14:paraId="7D59B747" w14:textId="77777777" w:rsidR="000D48BD" w:rsidRPr="000D48BD" w:rsidRDefault="000D48BD" w:rsidP="000D48BD">
                  <w:pPr>
                    <w:pStyle w:val="NormalWeb"/>
                    <w:spacing w:before="0" w:beforeAutospacing="0" w:after="0" w:afterAutospacing="0"/>
                    <w:rPr>
                      <w:ins w:id="325" w:author="Raz Cohen" w:date="2021-10-18T15:56:00Z"/>
                      <w:rFonts w:ascii="Calibri" w:hAnsi="Calibri" w:cs="Calibri"/>
                      <w:color w:val="FF0000"/>
                      <w:sz w:val="22"/>
                      <w:szCs w:val="22"/>
                      <w:rPrChange w:id="326" w:author="Raz Cohen" w:date="2021-10-18T15:58:00Z">
                        <w:rPr>
                          <w:ins w:id="327" w:author="Raz Cohen" w:date="2021-10-18T15:56:00Z"/>
                          <w:rFonts w:ascii="Calibri" w:hAnsi="Calibri" w:cs="Calibri"/>
                          <w:sz w:val="22"/>
                          <w:szCs w:val="22"/>
                        </w:rPr>
                      </w:rPrChange>
                    </w:rPr>
                  </w:pPr>
                  <w:ins w:id="328" w:author="Raz Cohen" w:date="2021-10-18T15:56:00Z">
                    <w:r w:rsidRPr="000D48BD">
                      <w:rPr>
                        <w:rFonts w:ascii="Calibri" w:hAnsi="Calibri" w:cs="Calibri"/>
                        <w:color w:val="FF0000"/>
                        <w:sz w:val="22"/>
                        <w:szCs w:val="22"/>
                        <w:rPrChange w:id="329" w:author="Raz Cohen" w:date="2021-10-18T15:58:00Z">
                          <w:rPr>
                            <w:rFonts w:ascii="Calibri" w:hAnsi="Calibri" w:cs="Calibri"/>
                            <w:sz w:val="22"/>
                            <w:szCs w:val="22"/>
                          </w:rPr>
                        </w:rPrChange>
                      </w:rPr>
                      <w:t>Abreise: 22.07.21</w:t>
                    </w:r>
                  </w:ins>
                </w:p>
                <w:p w14:paraId="7E59DF31" w14:textId="77777777" w:rsidR="000D48BD" w:rsidRPr="000D48BD" w:rsidRDefault="000D48BD" w:rsidP="002E0858">
                  <w:pPr>
                    <w:contextualSpacing/>
                    <w:rPr>
                      <w:ins w:id="330" w:author="Raz Cohen" w:date="2021-10-18T15:51:00Z"/>
                      <w:rFonts w:cstheme="minorHAnsi"/>
                      <w:color w:val="FF0000"/>
                      <w:rPrChange w:id="331" w:author="Raz Cohen" w:date="2021-10-18T15:58:00Z">
                        <w:rPr>
                          <w:ins w:id="332" w:author="Raz Cohen" w:date="2021-10-18T15:51:00Z"/>
                          <w:rFonts w:cstheme="minorHAnsi"/>
                        </w:rPr>
                      </w:rPrChange>
                    </w:rPr>
                  </w:pPr>
                </w:p>
              </w:tc>
            </w:tr>
            <w:tr w:rsidR="000D48BD" w14:paraId="7D80546D" w14:textId="77777777" w:rsidTr="00DD7C68">
              <w:trPr>
                <w:ins w:id="333" w:author="Raz Cohen" w:date="2021-10-18T15:55:00Z"/>
              </w:trPr>
              <w:tc>
                <w:tcPr>
                  <w:tcW w:w="3770" w:type="dxa"/>
                </w:tcPr>
                <w:p w14:paraId="07854B81" w14:textId="4894172A" w:rsidR="000D48BD" w:rsidRDefault="000D48BD" w:rsidP="002E0858">
                  <w:pPr>
                    <w:contextualSpacing/>
                    <w:rPr>
                      <w:ins w:id="334" w:author="Raz Cohen" w:date="2021-10-18T15:55:00Z"/>
                      <w:rFonts w:cstheme="minorHAnsi"/>
                    </w:rPr>
                  </w:pPr>
                  <w:ins w:id="335" w:author="Raz Cohen" w:date="2021-10-18T15:57:00Z">
                    <w:r>
                      <w:rPr>
                        <w:noProof/>
                      </w:rPr>
                      <w:drawing>
                        <wp:inline distT="0" distB="0" distL="0" distR="0" wp14:anchorId="74498617" wp14:editId="43AA0668">
                          <wp:extent cx="2256790" cy="8464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256790" cy="846455"/>
                                  </a:xfrm>
                                  <a:prstGeom prst="rect">
                                    <a:avLst/>
                                  </a:prstGeom>
                                </pic:spPr>
                              </pic:pic>
                            </a:graphicData>
                          </a:graphic>
                        </wp:inline>
                      </w:drawing>
                    </w:r>
                  </w:ins>
                </w:p>
              </w:tc>
              <w:tc>
                <w:tcPr>
                  <w:tcW w:w="3771" w:type="dxa"/>
                </w:tcPr>
                <w:p w14:paraId="1FAE51AE" w14:textId="0D7066BF" w:rsidR="000D48BD" w:rsidRPr="000D48BD" w:rsidRDefault="000D48BD" w:rsidP="002E0858">
                  <w:pPr>
                    <w:contextualSpacing/>
                    <w:rPr>
                      <w:ins w:id="336" w:author="Raz Cohen" w:date="2021-10-18T15:55:00Z"/>
                      <w:rFonts w:cstheme="minorHAnsi"/>
                      <w:color w:val="FF0000"/>
                      <w:rPrChange w:id="337" w:author="Raz Cohen" w:date="2021-10-18T15:58:00Z">
                        <w:rPr>
                          <w:ins w:id="338" w:author="Raz Cohen" w:date="2021-10-18T15:55:00Z"/>
                          <w:rFonts w:cstheme="minorHAnsi"/>
                        </w:rPr>
                      </w:rPrChange>
                    </w:rPr>
                  </w:pPr>
                  <w:ins w:id="339" w:author="Raz Cohen" w:date="2021-10-18T15:56:00Z">
                    <w:r w:rsidRPr="000D48BD">
                      <w:rPr>
                        <w:rFonts w:ascii="Calibri" w:hAnsi="Calibri" w:cs="Calibri"/>
                        <w:color w:val="FF0000"/>
                        <w:sz w:val="22"/>
                        <w:rPrChange w:id="340" w:author="Raz Cohen" w:date="2021-10-18T15:58:00Z">
                          <w:rPr>
                            <w:rFonts w:ascii="Calibri" w:hAnsi="Calibri" w:cs="Calibri"/>
                            <w:sz w:val="22"/>
                          </w:rPr>
                        </w:rPrChange>
                      </w:rPr>
                      <w:t>(18 Jun. a 17 Jul.21)</w:t>
                    </w:r>
                  </w:ins>
                </w:p>
              </w:tc>
            </w:tr>
            <w:tr w:rsidR="000D48BD" w14:paraId="6D678684" w14:textId="77777777" w:rsidTr="00DD7C68">
              <w:trPr>
                <w:ins w:id="341" w:author="Raz Cohen" w:date="2021-10-18T15:55:00Z"/>
              </w:trPr>
              <w:tc>
                <w:tcPr>
                  <w:tcW w:w="3770" w:type="dxa"/>
                </w:tcPr>
                <w:p w14:paraId="3F33E018" w14:textId="77777777" w:rsidR="000D48BD" w:rsidRDefault="000D48BD" w:rsidP="002E0858">
                  <w:pPr>
                    <w:contextualSpacing/>
                    <w:rPr>
                      <w:ins w:id="342" w:author="Raz Cohen" w:date="2021-10-18T15:55:00Z"/>
                      <w:rFonts w:cstheme="minorHAnsi"/>
                    </w:rPr>
                  </w:pPr>
                </w:p>
              </w:tc>
              <w:tc>
                <w:tcPr>
                  <w:tcW w:w="3771" w:type="dxa"/>
                </w:tcPr>
                <w:p w14:paraId="4428D45B" w14:textId="77777777" w:rsidR="000D48BD" w:rsidRDefault="000D48BD" w:rsidP="002E0858">
                  <w:pPr>
                    <w:contextualSpacing/>
                    <w:rPr>
                      <w:ins w:id="343" w:author="Raz Cohen" w:date="2021-10-18T15:55:00Z"/>
                      <w:rFonts w:cstheme="minorHAnsi"/>
                    </w:rPr>
                  </w:pPr>
                </w:p>
              </w:tc>
            </w:tr>
          </w:tbl>
          <w:p w14:paraId="00AFC4E9" w14:textId="6D84E251" w:rsidR="00751F8F" w:rsidRPr="001273C1" w:rsidRDefault="00751F8F" w:rsidP="002E0858">
            <w:pPr>
              <w:contextualSpacing/>
              <w:rPr>
                <w:rFonts w:cstheme="minorHAnsi"/>
              </w:rPr>
            </w:pPr>
          </w:p>
        </w:tc>
      </w:tr>
      <w:tr w:rsidR="00751F8F" w:rsidRPr="001273C1" w14:paraId="6B09414B" w14:textId="77777777" w:rsidTr="002E0858">
        <w:trPr>
          <w:trHeight w:val="603"/>
        </w:trPr>
        <w:tc>
          <w:tcPr>
            <w:tcW w:w="720" w:type="dxa"/>
            <w:vMerge/>
          </w:tcPr>
          <w:p w14:paraId="1706AB2F" w14:textId="77777777" w:rsidR="00751F8F" w:rsidRPr="001273C1" w:rsidRDefault="00751F8F" w:rsidP="002E0858">
            <w:pPr>
              <w:rPr>
                <w:rFonts w:cstheme="minorHAnsi"/>
              </w:rPr>
            </w:pPr>
          </w:p>
        </w:tc>
        <w:tc>
          <w:tcPr>
            <w:tcW w:w="1295" w:type="dxa"/>
          </w:tcPr>
          <w:p w14:paraId="75E1DDD9" w14:textId="77777777" w:rsidR="00751F8F" w:rsidRPr="00AD0A96" w:rsidRDefault="00751F8F" w:rsidP="002E0858">
            <w:pPr>
              <w:contextualSpacing/>
              <w:rPr>
                <w:rFonts w:cstheme="minorHAnsi"/>
              </w:rPr>
            </w:pPr>
            <w:r>
              <w:rPr>
                <w:rFonts w:cstheme="minorHAnsi"/>
              </w:rPr>
              <w:t>Field Format</w:t>
            </w:r>
          </w:p>
        </w:tc>
        <w:tc>
          <w:tcPr>
            <w:tcW w:w="7767" w:type="dxa"/>
            <w:gridSpan w:val="6"/>
          </w:tcPr>
          <w:p w14:paraId="7508BB60" w14:textId="43AF69D2" w:rsidR="00751F8F" w:rsidRPr="001273C1" w:rsidRDefault="00751F8F" w:rsidP="002E0858">
            <w:pPr>
              <w:contextualSpacing/>
              <w:rPr>
                <w:rFonts w:cstheme="minorHAnsi"/>
              </w:rPr>
            </w:pPr>
            <w:r>
              <w:object w:dxaOrig="1440" w:dyaOrig="1440" w14:anchorId="30C68500">
                <v:shape id="_x0000_i1410" type="#_x0000_t75" style="width:36.75pt;height:13.5pt" o:ole="">
                  <v:imagedata r:id="rId27" o:title=""/>
                </v:shape>
                <w:control r:id="rId158" w:name="Label11211174" w:shapeid="_x0000_i1410"/>
              </w:object>
            </w:r>
            <w:r>
              <w:object w:dxaOrig="1440" w:dyaOrig="1440" w14:anchorId="4AE90D51">
                <v:shape id="_x0000_i1411" type="#_x0000_t75" alt="Minimum Length" style="width:28.5pt;height:18pt" o:ole="" fillcolor="red">
                  <v:fill opacity="41943f"/>
                  <v:imagedata r:id="rId159" o:title=""/>
                </v:shape>
                <w:control r:id="rId160" w:name="TextBox21211174" w:shapeid="_x0000_i1411"/>
              </w:object>
            </w:r>
            <w:r>
              <w:object w:dxaOrig="1440" w:dyaOrig="1440" w14:anchorId="69B0BEBB">
                <v:shape id="_x0000_i1412" type="#_x0000_t75" style="width:15.75pt;height:13.5pt" o:ole="">
                  <v:imagedata r:id="rId129" o:title=""/>
                </v:shape>
                <w:control r:id="rId161" w:name="Label21211174" w:shapeid="_x0000_i1412"/>
              </w:object>
            </w:r>
            <w:r>
              <w:object w:dxaOrig="1440" w:dyaOrig="1440" w14:anchorId="3C91F1C3">
                <v:shape id="_x0000_i1413" type="#_x0000_t75" style="width:27.75pt;height:18pt" o:ole="">
                  <v:imagedata r:id="rId52" o:title=""/>
                </v:shape>
                <w:control r:id="rId162" w:name="TextBox31211174" w:shapeid="_x0000_i1413"/>
              </w:object>
            </w:r>
          </w:p>
        </w:tc>
      </w:tr>
      <w:tr w:rsidR="00751F8F" w:rsidRPr="001273C1" w14:paraId="144CA478" w14:textId="77777777" w:rsidTr="002E0858">
        <w:trPr>
          <w:trHeight w:val="557"/>
        </w:trPr>
        <w:tc>
          <w:tcPr>
            <w:tcW w:w="720" w:type="dxa"/>
            <w:vMerge/>
          </w:tcPr>
          <w:p w14:paraId="5D1AB7FB" w14:textId="77777777" w:rsidR="00751F8F" w:rsidRPr="001273C1" w:rsidRDefault="00751F8F" w:rsidP="002E0858">
            <w:pPr>
              <w:rPr>
                <w:rFonts w:cstheme="minorHAnsi"/>
              </w:rPr>
            </w:pPr>
          </w:p>
        </w:tc>
        <w:tc>
          <w:tcPr>
            <w:tcW w:w="1295" w:type="dxa"/>
          </w:tcPr>
          <w:p w14:paraId="6510FB03" w14:textId="77777777" w:rsidR="00751F8F" w:rsidRPr="001273C1" w:rsidRDefault="00751F8F" w:rsidP="002E0858">
            <w:pPr>
              <w:contextualSpacing/>
              <w:rPr>
                <w:rFonts w:cstheme="minorHAnsi"/>
              </w:rPr>
            </w:pPr>
            <w:r w:rsidRPr="00AD0A96">
              <w:rPr>
                <w:rFonts w:cstheme="minorHAnsi"/>
              </w:rPr>
              <w:t>Special Rules</w:t>
            </w:r>
          </w:p>
        </w:tc>
        <w:tc>
          <w:tcPr>
            <w:tcW w:w="7767" w:type="dxa"/>
            <w:gridSpan w:val="6"/>
          </w:tcPr>
          <w:p w14:paraId="577A9255" w14:textId="614AD2A9" w:rsidR="00751F8F" w:rsidRPr="001273C1" w:rsidRDefault="00751F8F" w:rsidP="002E0858">
            <w:pPr>
              <w:contextualSpacing/>
              <w:rPr>
                <w:rFonts w:cstheme="minorHAnsi"/>
              </w:rPr>
            </w:pPr>
            <w:r>
              <w:object w:dxaOrig="1440" w:dyaOrig="1440" w14:anchorId="45F499E9">
                <v:shape id="_x0000_i1414" type="#_x0000_t75" style="width:31.5pt;height:18pt" o:ole="">
                  <v:imagedata r:id="rId35" o:title=""/>
                </v:shape>
                <w:control r:id="rId163" w:name="TextBox51111111111111164" w:shapeid="_x0000_i1414"/>
              </w:object>
            </w:r>
          </w:p>
        </w:tc>
      </w:tr>
    </w:tbl>
    <w:p w14:paraId="1FD13B5A" w14:textId="0C390082" w:rsidR="007A4EC7" w:rsidRDefault="007A4EC7" w:rsidP="007A4EC7">
      <w:pPr>
        <w:pStyle w:val="BodyText"/>
        <w:ind w:left="0"/>
        <w:rPr>
          <w:ins w:id="344" w:author="Raz Cohen" w:date="2021-10-18T15:57:00Z"/>
        </w:rPr>
      </w:pPr>
    </w:p>
    <w:p w14:paraId="01D52903" w14:textId="076A3011" w:rsidR="000D48BD" w:rsidRDefault="000D48BD" w:rsidP="007A4EC7">
      <w:pPr>
        <w:pStyle w:val="BodyText"/>
        <w:ind w:left="0"/>
        <w:rPr>
          <w:ins w:id="345" w:author="Raz Cohen" w:date="2021-10-18T15:57:00Z"/>
        </w:rPr>
      </w:pPr>
    </w:p>
    <w:p w14:paraId="0FC2ADDB" w14:textId="392AD8F2" w:rsidR="000D48BD" w:rsidRDefault="000D48BD" w:rsidP="007A4EC7">
      <w:pPr>
        <w:pStyle w:val="BodyText"/>
        <w:ind w:left="0"/>
        <w:rPr>
          <w:ins w:id="346" w:author="Raz Cohen" w:date="2021-10-18T15:57:00Z"/>
        </w:rPr>
      </w:pPr>
    </w:p>
    <w:p w14:paraId="3BD18EB6" w14:textId="77777777" w:rsidR="000D48BD" w:rsidRDefault="000D48BD" w:rsidP="007A4EC7">
      <w:pPr>
        <w:pStyle w:val="BodyText"/>
        <w:ind w:left="0"/>
      </w:pPr>
    </w:p>
    <w:tbl>
      <w:tblPr>
        <w:tblStyle w:val="BW1Large"/>
        <w:tblW w:w="9782"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20"/>
        <w:gridCol w:w="1295"/>
        <w:gridCol w:w="1445"/>
        <w:gridCol w:w="858"/>
        <w:gridCol w:w="1670"/>
        <w:gridCol w:w="920"/>
        <w:gridCol w:w="1295"/>
        <w:gridCol w:w="1579"/>
      </w:tblGrid>
      <w:tr w:rsidR="007A4EC7" w:rsidRPr="006F4148" w14:paraId="643F3643" w14:textId="77777777" w:rsidTr="00751F8F">
        <w:trPr>
          <w:cnfStyle w:val="100000000000" w:firstRow="1" w:lastRow="0" w:firstColumn="0" w:lastColumn="0" w:oddVBand="0" w:evenVBand="0" w:oddHBand="0" w:evenHBand="0" w:firstRowFirstColumn="0" w:firstRowLastColumn="0" w:lastRowFirstColumn="0" w:lastRowLastColumn="0"/>
          <w:trHeight w:val="479"/>
        </w:trPr>
        <w:tc>
          <w:tcPr>
            <w:tcW w:w="720" w:type="dxa"/>
          </w:tcPr>
          <w:p w14:paraId="38DEB4FA" w14:textId="25A45A18" w:rsidR="007A4EC7" w:rsidRPr="006F4148" w:rsidRDefault="007A4EC7" w:rsidP="00696D0D">
            <w:pPr>
              <w:rPr>
                <w:rFonts w:cstheme="minorHAnsi"/>
              </w:rPr>
            </w:pPr>
            <w:r w:rsidRPr="006F4148">
              <w:rPr>
                <w:rFonts w:cstheme="minorHAnsi"/>
              </w:rPr>
              <w:t>H</w:t>
            </w:r>
            <w:r w:rsidR="007676E2">
              <w:rPr>
                <w:rFonts w:cstheme="minorHAnsi"/>
              </w:rPr>
              <w:t>19</w:t>
            </w:r>
          </w:p>
        </w:tc>
        <w:tc>
          <w:tcPr>
            <w:tcW w:w="1295" w:type="dxa"/>
          </w:tcPr>
          <w:p w14:paraId="52D1A706" w14:textId="77777777" w:rsidR="007A4EC7" w:rsidRPr="006F4148" w:rsidRDefault="007A4EC7" w:rsidP="00696D0D">
            <w:pPr>
              <w:rPr>
                <w:rFonts w:cstheme="minorHAnsi"/>
                <w:b/>
              </w:rPr>
            </w:pPr>
            <w:r w:rsidRPr="006F4148">
              <w:rPr>
                <w:rFonts w:cstheme="minorHAnsi"/>
                <w:b/>
              </w:rPr>
              <w:t>Field Name</w:t>
            </w:r>
          </w:p>
        </w:tc>
        <w:tc>
          <w:tcPr>
            <w:tcW w:w="1445" w:type="dxa"/>
          </w:tcPr>
          <w:p w14:paraId="5001609A" w14:textId="0C2B4EE9" w:rsidR="007A4EC7" w:rsidRPr="006F4148" w:rsidRDefault="00EC1F8F" w:rsidP="00696D0D">
            <w:pPr>
              <w:pStyle w:val="Heading4"/>
            </w:pPr>
            <w:bookmarkStart w:id="347" w:name="_Toc83127215"/>
            <w:r w:rsidRPr="006F4148">
              <w:t>Freight</w:t>
            </w:r>
            <w:bookmarkEnd w:id="347"/>
          </w:p>
        </w:tc>
        <w:tc>
          <w:tcPr>
            <w:tcW w:w="858" w:type="dxa"/>
          </w:tcPr>
          <w:p w14:paraId="5FE3E277" w14:textId="77777777" w:rsidR="007A4EC7" w:rsidRPr="006F4148" w:rsidRDefault="007A4EC7" w:rsidP="00696D0D">
            <w:pPr>
              <w:rPr>
                <w:rFonts w:cstheme="minorHAnsi"/>
                <w:b/>
              </w:rPr>
            </w:pPr>
            <w:r w:rsidRPr="006F4148">
              <w:rPr>
                <w:rFonts w:cstheme="minorHAnsi"/>
                <w:b/>
              </w:rPr>
              <w:t>Field type</w:t>
            </w:r>
          </w:p>
        </w:tc>
        <w:tc>
          <w:tcPr>
            <w:tcW w:w="1670" w:type="dxa"/>
          </w:tcPr>
          <w:p w14:paraId="4473C5FF" w14:textId="1AF7A306" w:rsidR="007A4EC7" w:rsidRPr="006F4148" w:rsidRDefault="00125845" w:rsidP="00696D0D">
            <w:pPr>
              <w:rPr>
                <w:rFonts w:cstheme="minorHAnsi"/>
              </w:rPr>
            </w:pPr>
            <w:r w:rsidRPr="006F4148">
              <w:rPr>
                <w:rFonts w:cstheme="minorHAnsi"/>
              </w:rPr>
              <w:t>Decimal</w:t>
            </w:r>
          </w:p>
        </w:tc>
        <w:tc>
          <w:tcPr>
            <w:tcW w:w="920" w:type="dxa"/>
          </w:tcPr>
          <w:p w14:paraId="287FAE84" w14:textId="77777777" w:rsidR="007A4EC7" w:rsidRPr="006F4148" w:rsidRDefault="007A4EC7" w:rsidP="00696D0D">
            <w:pPr>
              <w:rPr>
                <w:rFonts w:cstheme="minorHAnsi"/>
                <w:b/>
              </w:rPr>
            </w:pPr>
            <w:r w:rsidRPr="006F4148">
              <w:rPr>
                <w:rFonts w:cstheme="minorHAnsi"/>
                <w:b/>
              </w:rPr>
              <w:t>Default value</w:t>
            </w:r>
          </w:p>
        </w:tc>
        <w:tc>
          <w:tcPr>
            <w:tcW w:w="1295" w:type="dxa"/>
          </w:tcPr>
          <w:p w14:paraId="4556C07D" w14:textId="3AE0F9CB" w:rsidR="007A4EC7" w:rsidRPr="006F4148" w:rsidRDefault="00DD7C68" w:rsidP="00696D0D">
            <w:pPr>
              <w:rPr>
                <w:rFonts w:cstheme="minorHAnsi"/>
              </w:rPr>
            </w:pPr>
            <w:r w:rsidRPr="006F4148">
              <w:rPr>
                <w:rFonts w:cstheme="minorHAnsi"/>
              </w:rPr>
              <w:t>0.00</w:t>
            </w:r>
          </w:p>
        </w:tc>
        <w:tc>
          <w:tcPr>
            <w:tcW w:w="1577" w:type="dxa"/>
          </w:tcPr>
          <w:p w14:paraId="2C2360A4" w14:textId="09E266FA" w:rsidR="007A4EC7" w:rsidRPr="006F4148" w:rsidRDefault="00D742F0" w:rsidP="00696D0D">
            <w:pPr>
              <w:rPr>
                <w:rFonts w:cstheme="minorHAnsi"/>
              </w:rPr>
            </w:pPr>
            <w:sdt>
              <w:sdtPr>
                <w:rPr>
                  <w:rFonts w:cstheme="minorHAnsi"/>
                </w:rPr>
                <w:id w:val="986361617"/>
                <w14:checkbox>
                  <w14:checked w14:val="1"/>
                  <w14:checkedState w14:val="2612" w14:font="MS Gothic"/>
                  <w14:uncheckedState w14:val="2610" w14:font="MS Gothic"/>
                </w14:checkbox>
              </w:sdtPr>
              <w:sdtEndPr/>
              <w:sdtContent>
                <w:r w:rsidR="00DD7C68" w:rsidRPr="006F4148">
                  <w:rPr>
                    <w:rFonts w:ascii="MS Gothic" w:eastAsia="MS Gothic" w:hAnsi="MS Gothic" w:cstheme="minorHAnsi" w:hint="eastAsia"/>
                  </w:rPr>
                  <w:t>☒</w:t>
                </w:r>
              </w:sdtContent>
            </w:sdt>
            <w:r w:rsidR="007A4EC7" w:rsidRPr="006F4148">
              <w:rPr>
                <w:rFonts w:cstheme="minorHAnsi"/>
              </w:rPr>
              <w:t xml:space="preserve"> Mandatory</w:t>
            </w:r>
          </w:p>
        </w:tc>
      </w:tr>
      <w:tr w:rsidR="007A4EC7" w:rsidRPr="006F4148" w14:paraId="5AE49B08" w14:textId="77777777" w:rsidTr="00751F8F">
        <w:trPr>
          <w:trHeight w:val="541"/>
        </w:trPr>
        <w:tc>
          <w:tcPr>
            <w:tcW w:w="720" w:type="dxa"/>
            <w:vMerge w:val="restart"/>
          </w:tcPr>
          <w:p w14:paraId="68119B81" w14:textId="77777777" w:rsidR="007A4EC7" w:rsidRPr="006F4148" w:rsidRDefault="007A4EC7" w:rsidP="00696D0D">
            <w:pPr>
              <w:rPr>
                <w:rFonts w:cstheme="minorHAnsi"/>
              </w:rPr>
            </w:pPr>
          </w:p>
        </w:tc>
        <w:tc>
          <w:tcPr>
            <w:tcW w:w="1295" w:type="dxa"/>
          </w:tcPr>
          <w:p w14:paraId="068784AD" w14:textId="77777777" w:rsidR="007A4EC7" w:rsidRPr="006F4148" w:rsidRDefault="007A4EC7" w:rsidP="00696D0D">
            <w:pPr>
              <w:contextualSpacing/>
              <w:rPr>
                <w:rFonts w:cstheme="minorHAnsi"/>
              </w:rPr>
            </w:pPr>
            <w:r w:rsidRPr="006F4148">
              <w:rPr>
                <w:rFonts w:cstheme="minorHAnsi"/>
              </w:rPr>
              <w:t>Field description</w:t>
            </w:r>
          </w:p>
        </w:tc>
        <w:tc>
          <w:tcPr>
            <w:tcW w:w="7767" w:type="dxa"/>
            <w:gridSpan w:val="6"/>
          </w:tcPr>
          <w:p w14:paraId="17F9880A" w14:textId="61E10E34" w:rsidR="007A4EC7" w:rsidRPr="006F4148" w:rsidRDefault="00125845" w:rsidP="00696D0D">
            <w:pPr>
              <w:rPr>
                <w:rFonts w:cstheme="minorHAnsi"/>
              </w:rPr>
            </w:pPr>
            <w:r w:rsidRPr="006F4148">
              <w:rPr>
                <w:rFonts w:cstheme="minorHAnsi"/>
              </w:rPr>
              <w:t>Freight Amount</w:t>
            </w:r>
          </w:p>
        </w:tc>
      </w:tr>
      <w:tr w:rsidR="007A4EC7" w:rsidRPr="006F4148" w14:paraId="5A3E5D30" w14:textId="77777777" w:rsidTr="00751F8F">
        <w:trPr>
          <w:trHeight w:val="356"/>
        </w:trPr>
        <w:tc>
          <w:tcPr>
            <w:tcW w:w="720" w:type="dxa"/>
            <w:vMerge/>
          </w:tcPr>
          <w:p w14:paraId="0F1C72FA" w14:textId="77777777" w:rsidR="007A4EC7" w:rsidRPr="006F4148" w:rsidRDefault="007A4EC7" w:rsidP="00696D0D">
            <w:pPr>
              <w:rPr>
                <w:rFonts w:cstheme="minorHAnsi"/>
              </w:rPr>
            </w:pPr>
          </w:p>
        </w:tc>
        <w:tc>
          <w:tcPr>
            <w:tcW w:w="1295" w:type="dxa"/>
          </w:tcPr>
          <w:p w14:paraId="517397F8" w14:textId="77777777" w:rsidR="007A4EC7" w:rsidRPr="006F4148" w:rsidRDefault="007A4EC7" w:rsidP="00696D0D">
            <w:pPr>
              <w:contextualSpacing/>
              <w:rPr>
                <w:rFonts w:cstheme="minorHAnsi"/>
              </w:rPr>
            </w:pPr>
            <w:r w:rsidRPr="006F4148">
              <w:rPr>
                <w:rFonts w:cstheme="minorHAnsi"/>
              </w:rPr>
              <w:t>Source</w:t>
            </w:r>
          </w:p>
        </w:tc>
        <w:tc>
          <w:tcPr>
            <w:tcW w:w="7767" w:type="dxa"/>
            <w:gridSpan w:val="6"/>
          </w:tcPr>
          <w:p w14:paraId="5A99D2F1" w14:textId="0B84C2F6" w:rsidR="007A4EC7" w:rsidRPr="006F4148" w:rsidRDefault="00125845" w:rsidP="00696D0D">
            <w:pPr>
              <w:contextualSpacing/>
              <w:rPr>
                <w:rFonts w:cstheme="minorHAnsi"/>
              </w:rPr>
            </w:pPr>
            <w:r w:rsidRPr="006F4148">
              <w:rPr>
                <w:rFonts w:cstheme="minorHAnsi"/>
              </w:rPr>
              <w:t>Capture from Invoice</w:t>
            </w:r>
          </w:p>
        </w:tc>
      </w:tr>
      <w:tr w:rsidR="007A4EC7" w:rsidRPr="006F4148" w14:paraId="330F0B3D" w14:textId="77777777" w:rsidTr="00751F8F">
        <w:trPr>
          <w:trHeight w:val="603"/>
        </w:trPr>
        <w:tc>
          <w:tcPr>
            <w:tcW w:w="720" w:type="dxa"/>
            <w:vMerge/>
          </w:tcPr>
          <w:p w14:paraId="2589DB06" w14:textId="77777777" w:rsidR="007A4EC7" w:rsidRPr="006F4148" w:rsidRDefault="007A4EC7" w:rsidP="00696D0D">
            <w:pPr>
              <w:rPr>
                <w:rFonts w:cstheme="minorHAnsi"/>
              </w:rPr>
            </w:pPr>
          </w:p>
        </w:tc>
        <w:tc>
          <w:tcPr>
            <w:tcW w:w="1295" w:type="dxa"/>
          </w:tcPr>
          <w:p w14:paraId="34A42DD4" w14:textId="77777777" w:rsidR="007A4EC7" w:rsidRPr="006F4148" w:rsidRDefault="007A4EC7" w:rsidP="00696D0D">
            <w:pPr>
              <w:contextualSpacing/>
              <w:rPr>
                <w:rFonts w:cstheme="minorHAnsi"/>
              </w:rPr>
            </w:pPr>
            <w:r w:rsidRPr="006F4148">
              <w:rPr>
                <w:rFonts w:cstheme="minorHAnsi"/>
              </w:rPr>
              <w:t>Validation rules</w:t>
            </w:r>
          </w:p>
        </w:tc>
        <w:tc>
          <w:tcPr>
            <w:tcW w:w="7767" w:type="dxa"/>
            <w:gridSpan w:val="6"/>
          </w:tcPr>
          <w:p w14:paraId="197EDDC8" w14:textId="0F25D6FA" w:rsidR="007A4EC7" w:rsidRPr="006F4148" w:rsidRDefault="00E05CFA" w:rsidP="00696D0D">
            <w:pPr>
              <w:rPr>
                <w:rFonts w:cstheme="minorHAnsi"/>
              </w:rPr>
            </w:pPr>
            <w:ins w:id="348" w:author="Aavriti Jain" w:date="2022-07-22T12:12:00Z">
              <w:r>
                <w:rPr>
                  <w:rFonts w:cstheme="minorHAnsi"/>
                </w:rPr>
                <w:t xml:space="preserve">Captured from Invoice based on the keywords </w:t>
              </w:r>
            </w:ins>
            <w:ins w:id="349" w:author="Ramandeep Jassal" w:date="2021-10-19T00:27:00Z">
              <w:del w:id="350" w:author="Aavriti Jain" w:date="2022-07-22T12:12:00Z">
                <w:r w:rsidR="00F64F1B" w:rsidDel="00E05CFA">
                  <w:rPr>
                    <w:rFonts w:cstheme="minorHAnsi"/>
                  </w:rPr>
                  <w:delText>N/A</w:delText>
                </w:r>
              </w:del>
            </w:ins>
          </w:p>
        </w:tc>
      </w:tr>
      <w:tr w:rsidR="007A4EC7" w:rsidRPr="006F4148" w14:paraId="5CC34B4F" w14:textId="77777777" w:rsidTr="00751F8F">
        <w:trPr>
          <w:trHeight w:val="603"/>
        </w:trPr>
        <w:tc>
          <w:tcPr>
            <w:tcW w:w="720" w:type="dxa"/>
            <w:vMerge/>
          </w:tcPr>
          <w:p w14:paraId="632EE4DF" w14:textId="77777777" w:rsidR="007A4EC7" w:rsidRPr="006F4148" w:rsidRDefault="007A4EC7" w:rsidP="00696D0D">
            <w:pPr>
              <w:rPr>
                <w:rFonts w:cstheme="minorHAnsi"/>
              </w:rPr>
            </w:pPr>
          </w:p>
        </w:tc>
        <w:tc>
          <w:tcPr>
            <w:tcW w:w="1295" w:type="dxa"/>
          </w:tcPr>
          <w:p w14:paraId="190F2451" w14:textId="77777777" w:rsidR="007A4EC7" w:rsidRPr="006F4148" w:rsidRDefault="007A4EC7" w:rsidP="00696D0D">
            <w:pPr>
              <w:contextualSpacing/>
              <w:rPr>
                <w:rFonts w:cstheme="minorHAnsi"/>
              </w:rPr>
            </w:pPr>
            <w:r w:rsidRPr="006F4148">
              <w:rPr>
                <w:rFonts w:cstheme="minorHAnsi"/>
              </w:rPr>
              <w:t>Field Format</w:t>
            </w:r>
          </w:p>
        </w:tc>
        <w:tc>
          <w:tcPr>
            <w:tcW w:w="7767" w:type="dxa"/>
            <w:gridSpan w:val="6"/>
          </w:tcPr>
          <w:p w14:paraId="74F10114" w14:textId="6B3717B7" w:rsidR="007A4EC7" w:rsidRPr="006F4148" w:rsidRDefault="007A4EC7" w:rsidP="00696D0D">
            <w:pPr>
              <w:contextualSpacing/>
              <w:rPr>
                <w:rFonts w:cstheme="minorHAnsi"/>
              </w:rPr>
            </w:pPr>
            <w:r w:rsidRPr="006F4148">
              <w:object w:dxaOrig="1440" w:dyaOrig="1440" w14:anchorId="4BA4F22B">
                <v:shape id="_x0000_i1415" type="#_x0000_t75" style="width:36.75pt;height:13.5pt" o:ole="">
                  <v:imagedata r:id="rId27" o:title=""/>
                </v:shape>
                <w:control r:id="rId164" w:name="Label1121117" w:shapeid="_x0000_i1415"/>
              </w:object>
            </w:r>
            <w:r w:rsidRPr="006F4148">
              <w:object w:dxaOrig="1440" w:dyaOrig="1440" w14:anchorId="11EB4AD1">
                <v:shape id="_x0000_i1416" type="#_x0000_t75" alt="Minimum Length" style="width:28.5pt;height:18pt" o:ole="" fillcolor="red">
                  <v:fill opacity="41943f"/>
                  <v:imagedata r:id="rId165" o:title=""/>
                </v:shape>
                <w:control r:id="rId166" w:name="TextBox2121117" w:shapeid="_x0000_i1416"/>
              </w:object>
            </w:r>
            <w:r w:rsidRPr="006F4148">
              <w:object w:dxaOrig="1440" w:dyaOrig="1440" w14:anchorId="0AA1FCAF">
                <v:shape id="_x0000_i1417" type="#_x0000_t75" style="width:15.75pt;height:13.5pt" o:ole="">
                  <v:imagedata r:id="rId31" o:title=""/>
                </v:shape>
                <w:control r:id="rId167" w:name="Label2121117" w:shapeid="_x0000_i1417"/>
              </w:object>
            </w:r>
            <w:r w:rsidRPr="006F4148">
              <w:object w:dxaOrig="1440" w:dyaOrig="1440" w14:anchorId="0367875E">
                <v:shape id="_x0000_i1418" type="#_x0000_t75" style="width:27.75pt;height:18pt" o:ole="">
                  <v:imagedata r:id="rId168" o:title=""/>
                </v:shape>
                <w:control r:id="rId169" w:name="TextBox3121117" w:shapeid="_x0000_i1418"/>
              </w:object>
            </w:r>
            <w:ins w:id="351" w:author="Ramandeep Jassal" w:date="2021-10-19T00:36:00Z">
              <w:r w:rsidR="00ED698D">
                <w:t xml:space="preserve"> </w:t>
              </w:r>
              <w:r w:rsidR="00ED698D">
                <w:rPr>
                  <w:rFonts w:ascii="Calibri" w:hAnsi="Calibri" w:cs="Calibri"/>
                  <w:sz w:val="22"/>
                </w:rPr>
                <w:t xml:space="preserve"> &lt;whole units&gt;.&lt;cents&gt;</w:t>
              </w:r>
            </w:ins>
          </w:p>
        </w:tc>
      </w:tr>
      <w:tr w:rsidR="007A4EC7" w:rsidRPr="001273C1" w14:paraId="19BF0D93" w14:textId="77777777" w:rsidTr="00751F8F">
        <w:trPr>
          <w:trHeight w:val="557"/>
        </w:trPr>
        <w:tc>
          <w:tcPr>
            <w:tcW w:w="720" w:type="dxa"/>
            <w:vMerge/>
          </w:tcPr>
          <w:p w14:paraId="4B2CF708" w14:textId="77777777" w:rsidR="007A4EC7" w:rsidRPr="006F4148" w:rsidRDefault="007A4EC7" w:rsidP="00696D0D">
            <w:pPr>
              <w:rPr>
                <w:rFonts w:cstheme="minorHAnsi"/>
              </w:rPr>
            </w:pPr>
          </w:p>
        </w:tc>
        <w:tc>
          <w:tcPr>
            <w:tcW w:w="1295" w:type="dxa"/>
          </w:tcPr>
          <w:p w14:paraId="170DC5E0" w14:textId="77777777" w:rsidR="007A4EC7" w:rsidRPr="006F4148" w:rsidRDefault="007A4EC7" w:rsidP="00696D0D">
            <w:pPr>
              <w:contextualSpacing/>
              <w:rPr>
                <w:rFonts w:cstheme="minorHAnsi"/>
              </w:rPr>
            </w:pPr>
            <w:r w:rsidRPr="006F4148">
              <w:rPr>
                <w:rFonts w:cstheme="minorHAnsi"/>
              </w:rPr>
              <w:t>Special Rules</w:t>
            </w:r>
          </w:p>
        </w:tc>
        <w:tc>
          <w:tcPr>
            <w:tcW w:w="7767" w:type="dxa"/>
            <w:gridSpan w:val="6"/>
          </w:tcPr>
          <w:p w14:paraId="066CDF4C" w14:textId="6D8AE1B4" w:rsidR="007A4EC7" w:rsidRPr="001273C1" w:rsidRDefault="007A4EC7" w:rsidP="00696D0D">
            <w:pPr>
              <w:contextualSpacing/>
              <w:rPr>
                <w:rFonts w:cstheme="minorHAnsi"/>
              </w:rPr>
            </w:pPr>
            <w:r w:rsidRPr="006F4148">
              <w:object w:dxaOrig="1440" w:dyaOrig="1440" w14:anchorId="35C0C0B2">
                <v:shape id="_x0000_i1419" type="#_x0000_t75" style="width:31.5pt;height:18pt" o:ole="">
                  <v:imagedata r:id="rId35" o:title=""/>
                </v:shape>
                <w:control r:id="rId170" w:name="TextBox5111111111111116" w:shapeid="_x0000_i1419"/>
              </w:object>
            </w:r>
          </w:p>
        </w:tc>
      </w:tr>
    </w:tbl>
    <w:p w14:paraId="51788543" w14:textId="222CA218" w:rsidR="007A4EC7" w:rsidRDefault="007A4EC7" w:rsidP="007A4EC7">
      <w:pPr>
        <w:pStyle w:val="BodyText"/>
        <w:ind w:left="0"/>
      </w:pPr>
    </w:p>
    <w:tbl>
      <w:tblPr>
        <w:tblStyle w:val="BW1Large"/>
        <w:tblW w:w="9782"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20"/>
        <w:gridCol w:w="1295"/>
        <w:gridCol w:w="1445"/>
        <w:gridCol w:w="858"/>
        <w:gridCol w:w="1670"/>
        <w:gridCol w:w="920"/>
        <w:gridCol w:w="1295"/>
        <w:gridCol w:w="1579"/>
      </w:tblGrid>
      <w:tr w:rsidR="00125845" w:rsidRPr="001273C1" w14:paraId="6862BF4B" w14:textId="77777777" w:rsidTr="002E0858">
        <w:trPr>
          <w:cnfStyle w:val="100000000000" w:firstRow="1" w:lastRow="0" w:firstColumn="0" w:lastColumn="0" w:oddVBand="0" w:evenVBand="0" w:oddHBand="0" w:evenHBand="0" w:firstRowFirstColumn="0" w:firstRowLastColumn="0" w:lastRowFirstColumn="0" w:lastRowLastColumn="0"/>
          <w:trHeight w:val="479"/>
        </w:trPr>
        <w:tc>
          <w:tcPr>
            <w:tcW w:w="720" w:type="dxa"/>
          </w:tcPr>
          <w:p w14:paraId="29020F37" w14:textId="1EA38D55" w:rsidR="00125845" w:rsidRPr="001273C1" w:rsidRDefault="00125845" w:rsidP="002E0858">
            <w:pPr>
              <w:rPr>
                <w:rFonts w:cstheme="minorHAnsi"/>
              </w:rPr>
            </w:pPr>
            <w:bookmarkStart w:id="352" w:name="_Hlk100063003"/>
            <w:r>
              <w:rPr>
                <w:rFonts w:cstheme="minorHAnsi"/>
              </w:rPr>
              <w:t>H2</w:t>
            </w:r>
            <w:r w:rsidR="007676E2">
              <w:rPr>
                <w:rFonts w:cstheme="minorHAnsi"/>
              </w:rPr>
              <w:t>0</w:t>
            </w:r>
          </w:p>
        </w:tc>
        <w:tc>
          <w:tcPr>
            <w:tcW w:w="1295" w:type="dxa"/>
          </w:tcPr>
          <w:p w14:paraId="4F0E6A86" w14:textId="77777777" w:rsidR="00125845" w:rsidRPr="00AD0A96" w:rsidRDefault="00125845" w:rsidP="002E0858">
            <w:pPr>
              <w:rPr>
                <w:rFonts w:cstheme="minorHAnsi"/>
                <w:b/>
              </w:rPr>
            </w:pPr>
            <w:r w:rsidRPr="00AD0A96">
              <w:rPr>
                <w:rFonts w:cstheme="minorHAnsi"/>
                <w:b/>
              </w:rPr>
              <w:t>Field Name</w:t>
            </w:r>
          </w:p>
        </w:tc>
        <w:tc>
          <w:tcPr>
            <w:tcW w:w="1445" w:type="dxa"/>
          </w:tcPr>
          <w:p w14:paraId="771983B3" w14:textId="418DF6A3" w:rsidR="00125845" w:rsidRPr="00AD0A96" w:rsidRDefault="00125845" w:rsidP="002E0858">
            <w:pPr>
              <w:pStyle w:val="Heading4"/>
            </w:pPr>
            <w:bookmarkStart w:id="353" w:name="_Toc83127216"/>
            <w:r>
              <w:t>Site Number</w:t>
            </w:r>
            <w:bookmarkEnd w:id="353"/>
          </w:p>
        </w:tc>
        <w:tc>
          <w:tcPr>
            <w:tcW w:w="858" w:type="dxa"/>
          </w:tcPr>
          <w:p w14:paraId="28DE4EE2" w14:textId="77777777" w:rsidR="00125845" w:rsidRPr="00AD0A96" w:rsidRDefault="00125845" w:rsidP="002E0858">
            <w:pPr>
              <w:rPr>
                <w:rFonts w:cstheme="minorHAnsi"/>
                <w:b/>
              </w:rPr>
            </w:pPr>
            <w:r w:rsidRPr="00AD0A96">
              <w:rPr>
                <w:rFonts w:cstheme="minorHAnsi"/>
                <w:b/>
              </w:rPr>
              <w:t>Field type</w:t>
            </w:r>
          </w:p>
        </w:tc>
        <w:tc>
          <w:tcPr>
            <w:tcW w:w="1670" w:type="dxa"/>
          </w:tcPr>
          <w:p w14:paraId="7384FA75" w14:textId="64DD981E" w:rsidR="00125845" w:rsidRPr="00AD0A96" w:rsidRDefault="00125845" w:rsidP="002E0858">
            <w:pPr>
              <w:rPr>
                <w:rFonts w:cstheme="minorHAnsi"/>
              </w:rPr>
            </w:pPr>
            <w:r>
              <w:rPr>
                <w:rFonts w:cstheme="minorHAnsi"/>
              </w:rPr>
              <w:t>Alphanumeric</w:t>
            </w:r>
          </w:p>
        </w:tc>
        <w:tc>
          <w:tcPr>
            <w:tcW w:w="920" w:type="dxa"/>
          </w:tcPr>
          <w:p w14:paraId="4F8949D9" w14:textId="77777777" w:rsidR="00125845" w:rsidRPr="00AD0A96" w:rsidRDefault="00125845" w:rsidP="002E0858">
            <w:pPr>
              <w:rPr>
                <w:rFonts w:cstheme="minorHAnsi"/>
                <w:b/>
              </w:rPr>
            </w:pPr>
            <w:r w:rsidRPr="00AD0A96">
              <w:rPr>
                <w:rFonts w:cstheme="minorHAnsi"/>
                <w:b/>
              </w:rPr>
              <w:t>Default value</w:t>
            </w:r>
          </w:p>
        </w:tc>
        <w:tc>
          <w:tcPr>
            <w:tcW w:w="1295" w:type="dxa"/>
          </w:tcPr>
          <w:p w14:paraId="60E2E0AC" w14:textId="3B7811C3" w:rsidR="00125845" w:rsidRPr="001273C1" w:rsidRDefault="006F4148" w:rsidP="002E0858">
            <w:pPr>
              <w:rPr>
                <w:rFonts w:cstheme="minorHAnsi"/>
              </w:rPr>
            </w:pPr>
            <w:r>
              <w:rPr>
                <w:rFonts w:cstheme="minorHAnsi"/>
              </w:rPr>
              <w:t>NO_SITE</w:t>
            </w:r>
          </w:p>
        </w:tc>
        <w:tc>
          <w:tcPr>
            <w:tcW w:w="1577" w:type="dxa"/>
          </w:tcPr>
          <w:p w14:paraId="7AD21453" w14:textId="371C275E" w:rsidR="00125845" w:rsidRPr="001273C1" w:rsidRDefault="00D742F0" w:rsidP="002E0858">
            <w:pPr>
              <w:rPr>
                <w:rFonts w:cstheme="minorHAnsi"/>
              </w:rPr>
            </w:pPr>
            <w:sdt>
              <w:sdtPr>
                <w:rPr>
                  <w:rFonts w:cstheme="minorHAnsi"/>
                </w:rPr>
                <w:id w:val="-1369984323"/>
                <w14:checkbox>
                  <w14:checked w14:val="1"/>
                  <w14:checkedState w14:val="2612" w14:font="MS Gothic"/>
                  <w14:uncheckedState w14:val="2610" w14:font="MS Gothic"/>
                </w14:checkbox>
              </w:sdtPr>
              <w:sdtEndPr/>
              <w:sdtContent>
                <w:r w:rsidR="006F4148">
                  <w:rPr>
                    <w:rFonts w:ascii="MS Gothic" w:eastAsia="MS Gothic" w:hAnsi="MS Gothic" w:cstheme="minorHAnsi" w:hint="eastAsia"/>
                  </w:rPr>
                  <w:t>☒</w:t>
                </w:r>
              </w:sdtContent>
            </w:sdt>
            <w:r w:rsidR="00125845">
              <w:rPr>
                <w:rFonts w:cstheme="minorHAnsi"/>
              </w:rPr>
              <w:t xml:space="preserve"> Mandatory</w:t>
            </w:r>
          </w:p>
        </w:tc>
      </w:tr>
      <w:tr w:rsidR="00125845" w:rsidRPr="001273C1" w14:paraId="1B614E12" w14:textId="77777777" w:rsidTr="002E0858">
        <w:trPr>
          <w:trHeight w:val="541"/>
        </w:trPr>
        <w:tc>
          <w:tcPr>
            <w:tcW w:w="720" w:type="dxa"/>
            <w:vMerge w:val="restart"/>
          </w:tcPr>
          <w:p w14:paraId="2F5185ED" w14:textId="77777777" w:rsidR="00125845" w:rsidRPr="001273C1" w:rsidRDefault="00125845" w:rsidP="002E0858">
            <w:pPr>
              <w:rPr>
                <w:rFonts w:cstheme="minorHAnsi"/>
              </w:rPr>
            </w:pPr>
          </w:p>
        </w:tc>
        <w:tc>
          <w:tcPr>
            <w:tcW w:w="1295" w:type="dxa"/>
          </w:tcPr>
          <w:p w14:paraId="658B9B3B" w14:textId="77777777" w:rsidR="00125845" w:rsidRPr="001273C1" w:rsidRDefault="00125845" w:rsidP="002E0858">
            <w:pPr>
              <w:contextualSpacing/>
              <w:rPr>
                <w:rFonts w:cstheme="minorHAnsi"/>
              </w:rPr>
            </w:pPr>
            <w:r w:rsidRPr="00AD0A96">
              <w:rPr>
                <w:rFonts w:cstheme="minorHAnsi"/>
              </w:rPr>
              <w:t>Field description</w:t>
            </w:r>
          </w:p>
        </w:tc>
        <w:tc>
          <w:tcPr>
            <w:tcW w:w="7767" w:type="dxa"/>
            <w:gridSpan w:val="6"/>
          </w:tcPr>
          <w:p w14:paraId="37CF00DF" w14:textId="24242ED1" w:rsidR="00125845" w:rsidRPr="001273C1" w:rsidRDefault="00125845" w:rsidP="002E0858">
            <w:pPr>
              <w:rPr>
                <w:rFonts w:cstheme="minorHAnsi"/>
              </w:rPr>
            </w:pPr>
            <w:r>
              <w:rPr>
                <w:rFonts w:cstheme="minorHAnsi"/>
              </w:rPr>
              <w:t>Site or Warehouse or Building number</w:t>
            </w:r>
          </w:p>
        </w:tc>
      </w:tr>
      <w:tr w:rsidR="00125845" w:rsidRPr="001273C1" w14:paraId="44F8B510" w14:textId="77777777" w:rsidTr="002E0858">
        <w:trPr>
          <w:trHeight w:val="356"/>
        </w:trPr>
        <w:tc>
          <w:tcPr>
            <w:tcW w:w="720" w:type="dxa"/>
            <w:vMerge/>
          </w:tcPr>
          <w:p w14:paraId="7EFCC0F5" w14:textId="77777777" w:rsidR="00125845" w:rsidRPr="001273C1" w:rsidRDefault="00125845" w:rsidP="002E0858">
            <w:pPr>
              <w:rPr>
                <w:rFonts w:cstheme="minorHAnsi"/>
              </w:rPr>
            </w:pPr>
          </w:p>
        </w:tc>
        <w:tc>
          <w:tcPr>
            <w:tcW w:w="1295" w:type="dxa"/>
          </w:tcPr>
          <w:p w14:paraId="41836E97" w14:textId="77777777" w:rsidR="00125845" w:rsidRPr="001273C1" w:rsidRDefault="00125845" w:rsidP="002E0858">
            <w:pPr>
              <w:contextualSpacing/>
              <w:rPr>
                <w:rFonts w:cstheme="minorHAnsi"/>
              </w:rPr>
            </w:pPr>
            <w:r w:rsidRPr="00AD0A96">
              <w:rPr>
                <w:rFonts w:cstheme="minorHAnsi"/>
              </w:rPr>
              <w:t>Source</w:t>
            </w:r>
          </w:p>
        </w:tc>
        <w:tc>
          <w:tcPr>
            <w:tcW w:w="7767" w:type="dxa"/>
            <w:gridSpan w:val="6"/>
          </w:tcPr>
          <w:p w14:paraId="6A366CCC" w14:textId="0E66CEA6" w:rsidR="00125845" w:rsidRPr="001273C1" w:rsidRDefault="00125845" w:rsidP="002E0858">
            <w:pPr>
              <w:contextualSpacing/>
              <w:rPr>
                <w:rFonts w:cstheme="minorHAnsi"/>
              </w:rPr>
            </w:pPr>
            <w:r>
              <w:rPr>
                <w:rFonts w:cstheme="minorHAnsi"/>
              </w:rPr>
              <w:t xml:space="preserve">Capture </w:t>
            </w:r>
            <w:ins w:id="354" w:author="Aavriti Jain" w:date="2022-07-22T12:12:00Z">
              <w:r w:rsidR="00E05CFA">
                <w:rPr>
                  <w:rFonts w:cstheme="minorHAnsi"/>
                </w:rPr>
                <w:t>based on leywords</w:t>
              </w:r>
            </w:ins>
            <w:del w:id="355" w:author="Aavriti Jain" w:date="2022-07-22T12:12:00Z">
              <w:r w:rsidDel="00E05CFA">
                <w:rPr>
                  <w:rFonts w:cstheme="minorHAnsi"/>
                </w:rPr>
                <w:delText>from Invoice</w:delText>
              </w:r>
            </w:del>
          </w:p>
        </w:tc>
      </w:tr>
      <w:tr w:rsidR="00125845" w:rsidRPr="001273C1" w14:paraId="42BB6AA9" w14:textId="77777777" w:rsidTr="002E0858">
        <w:trPr>
          <w:trHeight w:val="603"/>
        </w:trPr>
        <w:tc>
          <w:tcPr>
            <w:tcW w:w="720" w:type="dxa"/>
            <w:vMerge/>
          </w:tcPr>
          <w:p w14:paraId="1446F052" w14:textId="77777777" w:rsidR="00125845" w:rsidRPr="001273C1" w:rsidRDefault="00125845" w:rsidP="002E0858">
            <w:pPr>
              <w:rPr>
                <w:rFonts w:cstheme="minorHAnsi"/>
              </w:rPr>
            </w:pPr>
          </w:p>
        </w:tc>
        <w:tc>
          <w:tcPr>
            <w:tcW w:w="1295" w:type="dxa"/>
          </w:tcPr>
          <w:p w14:paraId="007E3489" w14:textId="77777777" w:rsidR="00125845" w:rsidRPr="001273C1" w:rsidRDefault="00125845" w:rsidP="002E0858">
            <w:pPr>
              <w:contextualSpacing/>
              <w:rPr>
                <w:rFonts w:cstheme="minorHAnsi"/>
              </w:rPr>
            </w:pPr>
            <w:r w:rsidRPr="00AD0A96">
              <w:rPr>
                <w:rFonts w:cstheme="minorHAnsi"/>
              </w:rPr>
              <w:t>Validation rules</w:t>
            </w:r>
          </w:p>
        </w:tc>
        <w:tc>
          <w:tcPr>
            <w:tcW w:w="7767" w:type="dxa"/>
            <w:gridSpan w:val="6"/>
          </w:tcPr>
          <w:tbl>
            <w:tblPr>
              <w:tblStyle w:val="TableGrid"/>
              <w:tblW w:w="0" w:type="auto"/>
              <w:tblLayout w:type="fixed"/>
              <w:tblLook w:val="04A0" w:firstRow="1" w:lastRow="0" w:firstColumn="1" w:lastColumn="0" w:noHBand="0" w:noVBand="1"/>
            </w:tblPr>
            <w:tblGrid>
              <w:gridCol w:w="3770"/>
              <w:gridCol w:w="3771"/>
            </w:tblGrid>
            <w:tr w:rsidR="00CA1445" w14:paraId="77730A4E" w14:textId="77777777" w:rsidTr="002E0858">
              <w:trPr>
                <w:ins w:id="356" w:author="Ramandeep Jassal" w:date="2021-10-19T00:33:00Z"/>
              </w:trPr>
              <w:tc>
                <w:tcPr>
                  <w:tcW w:w="3770" w:type="dxa"/>
                </w:tcPr>
                <w:p w14:paraId="44DF0CDB" w14:textId="77777777" w:rsidR="00CA1445" w:rsidRPr="00DD7C68" w:rsidRDefault="00CA1445" w:rsidP="00CA1445">
                  <w:pPr>
                    <w:contextualSpacing/>
                    <w:rPr>
                      <w:ins w:id="357" w:author="Ramandeep Jassal" w:date="2021-10-19T00:33:00Z"/>
                      <w:rFonts w:cstheme="minorHAnsi"/>
                      <w:b/>
                      <w:bCs/>
                    </w:rPr>
                  </w:pPr>
                  <w:ins w:id="358" w:author="Ramandeep Jassal" w:date="2021-10-19T00:33:00Z">
                    <w:r w:rsidRPr="00DD7C68">
                      <w:rPr>
                        <w:rFonts w:cstheme="minorHAnsi"/>
                        <w:b/>
                        <w:bCs/>
                      </w:rPr>
                      <w:t>Image</w:t>
                    </w:r>
                  </w:ins>
                </w:p>
              </w:tc>
              <w:tc>
                <w:tcPr>
                  <w:tcW w:w="3771" w:type="dxa"/>
                </w:tcPr>
                <w:p w14:paraId="3BFD1748" w14:textId="77777777" w:rsidR="00CA1445" w:rsidRPr="00DD7C68" w:rsidRDefault="00CA1445" w:rsidP="00CA1445">
                  <w:pPr>
                    <w:contextualSpacing/>
                    <w:rPr>
                      <w:ins w:id="359" w:author="Ramandeep Jassal" w:date="2021-10-19T00:33:00Z"/>
                      <w:rFonts w:cstheme="minorHAnsi"/>
                      <w:b/>
                      <w:bCs/>
                    </w:rPr>
                  </w:pPr>
                  <w:ins w:id="360" w:author="Ramandeep Jassal" w:date="2021-10-19T00:33:00Z">
                    <w:r w:rsidRPr="00DD7C68">
                      <w:rPr>
                        <w:rFonts w:cstheme="minorHAnsi"/>
                        <w:b/>
                        <w:bCs/>
                      </w:rPr>
                      <w:t>Expected value</w:t>
                    </w:r>
                  </w:ins>
                </w:p>
              </w:tc>
            </w:tr>
            <w:tr w:rsidR="00CA1445" w14:paraId="14D69D12" w14:textId="77777777" w:rsidTr="002E0858">
              <w:trPr>
                <w:ins w:id="361" w:author="Ramandeep Jassal" w:date="2021-10-19T00:33:00Z"/>
              </w:trPr>
              <w:tc>
                <w:tcPr>
                  <w:tcW w:w="3770" w:type="dxa"/>
                </w:tcPr>
                <w:p w14:paraId="135F5AC9" w14:textId="47C92108" w:rsidR="00CA1445" w:rsidRDefault="00FB3E41" w:rsidP="00CA1445">
                  <w:pPr>
                    <w:contextualSpacing/>
                    <w:rPr>
                      <w:ins w:id="362" w:author="Ramandeep Jassal" w:date="2021-10-19T00:33:00Z"/>
                      <w:rFonts w:cstheme="minorHAnsi"/>
                    </w:rPr>
                  </w:pPr>
                  <w:ins w:id="363" w:author="Raz Cohen" w:date="2021-10-19T10:19:00Z">
                    <w:r>
                      <w:rPr>
                        <w:noProof/>
                      </w:rPr>
                      <w:drawing>
                        <wp:inline distT="0" distB="0" distL="0" distR="0" wp14:anchorId="0A04FA77" wp14:editId="1CBA2B7E">
                          <wp:extent cx="1962443" cy="55935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1970689" cy="561707"/>
                                  </a:xfrm>
                                  <a:prstGeom prst="rect">
                                    <a:avLst/>
                                  </a:prstGeom>
                                </pic:spPr>
                              </pic:pic>
                            </a:graphicData>
                          </a:graphic>
                        </wp:inline>
                      </w:drawing>
                    </w:r>
                  </w:ins>
                </w:p>
              </w:tc>
              <w:tc>
                <w:tcPr>
                  <w:tcW w:w="3771" w:type="dxa"/>
                </w:tcPr>
                <w:p w14:paraId="4C2A7BA7" w14:textId="029B3BFC" w:rsidR="00CA1445" w:rsidRPr="00FB3E41" w:rsidRDefault="00FB3E41" w:rsidP="00CA1445">
                  <w:pPr>
                    <w:contextualSpacing/>
                    <w:rPr>
                      <w:ins w:id="364" w:author="Ramandeep Jassal" w:date="2021-10-19T00:33:00Z"/>
                      <w:rFonts w:cstheme="minorHAnsi"/>
                    </w:rPr>
                  </w:pPr>
                  <w:ins w:id="365" w:author="Raz Cohen" w:date="2021-10-19T10:19:00Z">
                    <w:r>
                      <w:rPr>
                        <w:rFonts w:cstheme="minorHAnsi"/>
                      </w:rPr>
                      <w:t>Warehouse 1</w:t>
                    </w:r>
                  </w:ins>
                </w:p>
              </w:tc>
            </w:tr>
            <w:tr w:rsidR="00CA1445" w14:paraId="13964DD8" w14:textId="77777777" w:rsidTr="002E0858">
              <w:trPr>
                <w:ins w:id="366" w:author="Ramandeep Jassal" w:date="2021-10-19T00:33:00Z"/>
              </w:trPr>
              <w:tc>
                <w:tcPr>
                  <w:tcW w:w="3770" w:type="dxa"/>
                </w:tcPr>
                <w:p w14:paraId="0854887F" w14:textId="3F862F68" w:rsidR="00CA1445" w:rsidRDefault="006D1885" w:rsidP="00CA1445">
                  <w:pPr>
                    <w:contextualSpacing/>
                    <w:rPr>
                      <w:ins w:id="367" w:author="Ramandeep Jassal" w:date="2021-10-19T00:33:00Z"/>
                      <w:rFonts w:cstheme="minorHAnsi"/>
                    </w:rPr>
                  </w:pPr>
                  <w:ins w:id="368" w:author="Raz Cohen" w:date="2021-10-19T09:42:00Z">
                    <w:r>
                      <w:rPr>
                        <w:noProof/>
                      </w:rPr>
                      <w:drawing>
                        <wp:inline distT="0" distB="0" distL="0" distR="0" wp14:anchorId="19D57942" wp14:editId="2D998F9A">
                          <wp:extent cx="2256790" cy="3257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256790" cy="325755"/>
                                  </a:xfrm>
                                  <a:prstGeom prst="rect">
                                    <a:avLst/>
                                  </a:prstGeom>
                                </pic:spPr>
                              </pic:pic>
                            </a:graphicData>
                          </a:graphic>
                        </wp:inline>
                      </w:drawing>
                    </w:r>
                  </w:ins>
                </w:p>
              </w:tc>
              <w:tc>
                <w:tcPr>
                  <w:tcW w:w="3771" w:type="dxa"/>
                </w:tcPr>
                <w:p w14:paraId="2E051228" w14:textId="1A1E8CA8" w:rsidR="00CA1445" w:rsidRDefault="006D1885" w:rsidP="00CA1445">
                  <w:pPr>
                    <w:contextualSpacing/>
                    <w:rPr>
                      <w:ins w:id="369" w:author="Ramandeep Jassal" w:date="2021-10-19T00:33:00Z"/>
                      <w:rFonts w:cstheme="minorHAnsi"/>
                    </w:rPr>
                  </w:pPr>
                  <w:ins w:id="370" w:author="Raz Cohen" w:date="2021-10-19T09:43:00Z">
                    <w:r>
                      <w:rPr>
                        <w:rFonts w:cstheme="minorHAnsi"/>
                      </w:rPr>
                      <w:t>192468</w:t>
                    </w:r>
                  </w:ins>
                </w:p>
              </w:tc>
            </w:tr>
            <w:tr w:rsidR="006D1885" w14:paraId="69FE1B73" w14:textId="77777777" w:rsidTr="002E0858">
              <w:trPr>
                <w:ins w:id="371" w:author="Raz Cohen" w:date="2021-10-19T09:46:00Z"/>
              </w:trPr>
              <w:tc>
                <w:tcPr>
                  <w:tcW w:w="3770" w:type="dxa"/>
                </w:tcPr>
                <w:p w14:paraId="320F2021" w14:textId="03335407" w:rsidR="006D1885" w:rsidRDefault="008B543A">
                  <w:pPr>
                    <w:contextualSpacing/>
                    <w:jc w:val="center"/>
                    <w:rPr>
                      <w:ins w:id="372" w:author="Raz Cohen" w:date="2021-10-19T09:46:00Z"/>
                      <w:noProof/>
                    </w:rPr>
                    <w:pPrChange w:id="373" w:author="Eden Cohen" w:date="2021-10-19T10:47:00Z">
                      <w:pPr>
                        <w:contextualSpacing/>
                      </w:pPr>
                    </w:pPrChange>
                  </w:pPr>
                  <w:ins w:id="374" w:author="Eden Cohen" w:date="2021-10-19T10:48:00Z">
                    <w:r>
                      <w:rPr>
                        <w:noProof/>
                      </w:rPr>
                      <w:drawing>
                        <wp:inline distT="0" distB="0" distL="0" distR="0" wp14:anchorId="69273344" wp14:editId="2F36C002">
                          <wp:extent cx="2108200" cy="342265"/>
                          <wp:effectExtent l="0" t="0" r="635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108200" cy="342265"/>
                                  </a:xfrm>
                                  <a:prstGeom prst="rect">
                                    <a:avLst/>
                                  </a:prstGeom>
                                  <a:noFill/>
                                  <a:ln>
                                    <a:noFill/>
                                  </a:ln>
                                </pic:spPr>
                              </pic:pic>
                            </a:graphicData>
                          </a:graphic>
                        </wp:inline>
                      </w:drawing>
                    </w:r>
                  </w:ins>
                </w:p>
              </w:tc>
              <w:tc>
                <w:tcPr>
                  <w:tcW w:w="3771" w:type="dxa"/>
                </w:tcPr>
                <w:p w14:paraId="095055F4" w14:textId="0686454B" w:rsidR="006D1885" w:rsidRDefault="008B543A" w:rsidP="00CA1445">
                  <w:pPr>
                    <w:contextualSpacing/>
                    <w:rPr>
                      <w:ins w:id="375" w:author="Raz Cohen" w:date="2021-10-19T09:46:00Z"/>
                      <w:rFonts w:cstheme="minorHAnsi"/>
                    </w:rPr>
                  </w:pPr>
                  <w:ins w:id="376" w:author="Eden Cohen" w:date="2021-10-19T10:48:00Z">
                    <w:r>
                      <w:rPr>
                        <w:rFonts w:cstheme="minorHAnsi"/>
                      </w:rPr>
                      <w:t xml:space="preserve">358 </w:t>
                    </w:r>
                  </w:ins>
                  <w:ins w:id="377" w:author="Eden Cohen" w:date="2021-10-19T10:49:00Z">
                    <w:r>
                      <w:rPr>
                        <w:rFonts w:cstheme="minorHAnsi"/>
                      </w:rPr>
                      <w:t>PARK RD REGENTS PARK</w:t>
                    </w:r>
                  </w:ins>
                </w:p>
              </w:tc>
            </w:tr>
            <w:tr w:rsidR="006D1885" w14:paraId="4B68FB07" w14:textId="77777777" w:rsidTr="002E0858">
              <w:trPr>
                <w:ins w:id="378" w:author="Raz Cohen" w:date="2021-10-19T09:46:00Z"/>
              </w:trPr>
              <w:tc>
                <w:tcPr>
                  <w:tcW w:w="3770" w:type="dxa"/>
                </w:tcPr>
                <w:p w14:paraId="546FF241" w14:textId="77777777" w:rsidR="006D1885" w:rsidRDefault="006D1885" w:rsidP="00CA1445">
                  <w:pPr>
                    <w:contextualSpacing/>
                    <w:rPr>
                      <w:ins w:id="379" w:author="Raz Cohen" w:date="2021-10-19T09:46:00Z"/>
                      <w:noProof/>
                    </w:rPr>
                  </w:pPr>
                </w:p>
              </w:tc>
              <w:tc>
                <w:tcPr>
                  <w:tcW w:w="3771" w:type="dxa"/>
                </w:tcPr>
                <w:p w14:paraId="65AD7B88" w14:textId="77777777" w:rsidR="006D1885" w:rsidRDefault="006D1885" w:rsidP="00CA1445">
                  <w:pPr>
                    <w:contextualSpacing/>
                    <w:rPr>
                      <w:ins w:id="380" w:author="Raz Cohen" w:date="2021-10-19T09:46:00Z"/>
                      <w:rFonts w:cstheme="minorHAnsi"/>
                    </w:rPr>
                  </w:pPr>
                </w:p>
              </w:tc>
            </w:tr>
            <w:tr w:rsidR="006D1885" w14:paraId="2EEE3440" w14:textId="77777777" w:rsidTr="002E0858">
              <w:trPr>
                <w:ins w:id="381" w:author="Raz Cohen" w:date="2021-10-19T09:46:00Z"/>
              </w:trPr>
              <w:tc>
                <w:tcPr>
                  <w:tcW w:w="3770" w:type="dxa"/>
                </w:tcPr>
                <w:p w14:paraId="15732798" w14:textId="77777777" w:rsidR="006D1885" w:rsidRDefault="006D1885" w:rsidP="00CA1445">
                  <w:pPr>
                    <w:contextualSpacing/>
                    <w:rPr>
                      <w:ins w:id="382" w:author="Raz Cohen" w:date="2021-10-19T09:46:00Z"/>
                      <w:noProof/>
                    </w:rPr>
                  </w:pPr>
                </w:p>
              </w:tc>
              <w:tc>
                <w:tcPr>
                  <w:tcW w:w="3771" w:type="dxa"/>
                </w:tcPr>
                <w:p w14:paraId="7DC2A2D8" w14:textId="77777777" w:rsidR="006D1885" w:rsidRDefault="006D1885" w:rsidP="00CA1445">
                  <w:pPr>
                    <w:contextualSpacing/>
                    <w:rPr>
                      <w:ins w:id="383" w:author="Raz Cohen" w:date="2021-10-19T09:46:00Z"/>
                      <w:rFonts w:cstheme="minorHAnsi"/>
                    </w:rPr>
                  </w:pPr>
                </w:p>
              </w:tc>
            </w:tr>
          </w:tbl>
          <w:p w14:paraId="04B22ED6" w14:textId="77777777" w:rsidR="00125845" w:rsidRPr="001273C1" w:rsidRDefault="00125845" w:rsidP="002E0858">
            <w:pPr>
              <w:contextualSpacing/>
              <w:rPr>
                <w:rFonts w:cstheme="minorHAnsi"/>
              </w:rPr>
            </w:pPr>
          </w:p>
        </w:tc>
      </w:tr>
      <w:tr w:rsidR="00125845" w:rsidRPr="001273C1" w14:paraId="08A0D626" w14:textId="77777777" w:rsidTr="002E0858">
        <w:trPr>
          <w:trHeight w:val="603"/>
        </w:trPr>
        <w:tc>
          <w:tcPr>
            <w:tcW w:w="720" w:type="dxa"/>
            <w:vMerge/>
          </w:tcPr>
          <w:p w14:paraId="2AF7AD18" w14:textId="77777777" w:rsidR="00125845" w:rsidRPr="001273C1" w:rsidRDefault="00125845" w:rsidP="002E0858">
            <w:pPr>
              <w:rPr>
                <w:rFonts w:cstheme="minorHAnsi"/>
              </w:rPr>
            </w:pPr>
          </w:p>
        </w:tc>
        <w:tc>
          <w:tcPr>
            <w:tcW w:w="1295" w:type="dxa"/>
          </w:tcPr>
          <w:p w14:paraId="7AB8482F" w14:textId="77777777" w:rsidR="00125845" w:rsidRPr="00AD0A96" w:rsidRDefault="00125845" w:rsidP="002E0858">
            <w:pPr>
              <w:contextualSpacing/>
              <w:rPr>
                <w:rFonts w:cstheme="minorHAnsi"/>
              </w:rPr>
            </w:pPr>
            <w:r>
              <w:rPr>
                <w:rFonts w:cstheme="minorHAnsi"/>
              </w:rPr>
              <w:t>Field Format</w:t>
            </w:r>
          </w:p>
        </w:tc>
        <w:tc>
          <w:tcPr>
            <w:tcW w:w="7767" w:type="dxa"/>
            <w:gridSpan w:val="6"/>
          </w:tcPr>
          <w:p w14:paraId="0AB62472" w14:textId="1CD8B4C2" w:rsidR="00125845" w:rsidRPr="001273C1" w:rsidRDefault="00125845" w:rsidP="002E0858">
            <w:pPr>
              <w:contextualSpacing/>
              <w:rPr>
                <w:rFonts w:cstheme="minorHAnsi"/>
              </w:rPr>
            </w:pPr>
            <w:r>
              <w:object w:dxaOrig="1440" w:dyaOrig="1440" w14:anchorId="0BFB8B8B">
                <v:shape id="_x0000_i1420" type="#_x0000_t75" style="width:36.75pt;height:13.5pt" o:ole="">
                  <v:imagedata r:id="rId27" o:title=""/>
                </v:shape>
                <w:control r:id="rId174" w:name="Label11211175" w:shapeid="_x0000_i1420"/>
              </w:object>
            </w:r>
            <w:r>
              <w:object w:dxaOrig="1440" w:dyaOrig="1440" w14:anchorId="4C250B2B">
                <v:shape id="_x0000_i1421" type="#_x0000_t75" alt="Minimum Length" style="width:28.5pt;height:18pt" o:ole="" fillcolor="red">
                  <v:fill opacity="41943f"/>
                  <v:imagedata r:id="rId29" o:title=""/>
                </v:shape>
                <w:control r:id="rId175" w:name="TextBox21211175" w:shapeid="_x0000_i1421"/>
              </w:object>
            </w:r>
            <w:r>
              <w:object w:dxaOrig="1440" w:dyaOrig="1440" w14:anchorId="442A48E3">
                <v:shape id="_x0000_i1422" type="#_x0000_t75" style="width:15.75pt;height:13.5pt" o:ole="">
                  <v:imagedata r:id="rId31" o:title=""/>
                </v:shape>
                <w:control r:id="rId176" w:name="Label21211175" w:shapeid="_x0000_i1422"/>
              </w:object>
            </w:r>
            <w:r>
              <w:object w:dxaOrig="1440" w:dyaOrig="1440" w14:anchorId="253B0542">
                <v:shape id="_x0000_i1423" type="#_x0000_t75" style="width:27.75pt;height:18pt" o:ole="">
                  <v:imagedata r:id="rId52" o:title=""/>
                </v:shape>
                <w:control r:id="rId177" w:name="TextBox31211175" w:shapeid="_x0000_i1423"/>
              </w:object>
            </w:r>
          </w:p>
        </w:tc>
      </w:tr>
      <w:tr w:rsidR="00125845" w:rsidRPr="001273C1" w14:paraId="7E7CA9A0" w14:textId="77777777" w:rsidTr="002E0858">
        <w:trPr>
          <w:trHeight w:val="557"/>
        </w:trPr>
        <w:tc>
          <w:tcPr>
            <w:tcW w:w="720" w:type="dxa"/>
            <w:vMerge/>
          </w:tcPr>
          <w:p w14:paraId="1D443424" w14:textId="77777777" w:rsidR="00125845" w:rsidRPr="001273C1" w:rsidRDefault="00125845" w:rsidP="002E0858">
            <w:pPr>
              <w:rPr>
                <w:rFonts w:cstheme="minorHAnsi"/>
              </w:rPr>
            </w:pPr>
          </w:p>
        </w:tc>
        <w:tc>
          <w:tcPr>
            <w:tcW w:w="1295" w:type="dxa"/>
          </w:tcPr>
          <w:p w14:paraId="5C9115BA" w14:textId="77777777" w:rsidR="00125845" w:rsidRPr="001273C1" w:rsidRDefault="00125845" w:rsidP="002E0858">
            <w:pPr>
              <w:contextualSpacing/>
              <w:rPr>
                <w:rFonts w:cstheme="minorHAnsi"/>
              </w:rPr>
            </w:pPr>
            <w:r w:rsidRPr="00AD0A96">
              <w:rPr>
                <w:rFonts w:cstheme="minorHAnsi"/>
              </w:rPr>
              <w:t>Special Rules</w:t>
            </w:r>
          </w:p>
        </w:tc>
        <w:tc>
          <w:tcPr>
            <w:tcW w:w="7767" w:type="dxa"/>
            <w:gridSpan w:val="6"/>
          </w:tcPr>
          <w:p w14:paraId="44FB79CE" w14:textId="4CA28B08" w:rsidR="00125845" w:rsidRPr="001273C1" w:rsidRDefault="00125845" w:rsidP="002E0858">
            <w:pPr>
              <w:contextualSpacing/>
              <w:rPr>
                <w:rFonts w:cstheme="minorHAnsi"/>
              </w:rPr>
            </w:pPr>
            <w:r>
              <w:object w:dxaOrig="1440" w:dyaOrig="1440" w14:anchorId="644571D1">
                <v:shape id="_x0000_i1424" type="#_x0000_t75" style="width:31.5pt;height:18pt" o:ole="">
                  <v:imagedata r:id="rId35" o:title=""/>
                </v:shape>
                <w:control r:id="rId178" w:name="TextBox51111111111111165" w:shapeid="_x0000_i1424"/>
              </w:object>
            </w:r>
          </w:p>
        </w:tc>
      </w:tr>
      <w:bookmarkEnd w:id="352"/>
    </w:tbl>
    <w:p w14:paraId="255348E3" w14:textId="77777777" w:rsidR="00125845" w:rsidRDefault="00125845" w:rsidP="007A4EC7">
      <w:pPr>
        <w:pStyle w:val="BodyText"/>
        <w:ind w:left="0"/>
      </w:pPr>
    </w:p>
    <w:p w14:paraId="179D3269" w14:textId="5D5479D7" w:rsidR="007A4EC7" w:rsidRDefault="007A4EC7" w:rsidP="007A4EC7">
      <w:pPr>
        <w:pStyle w:val="Heading2"/>
        <w:numPr>
          <w:ilvl w:val="1"/>
          <w:numId w:val="34"/>
        </w:numPr>
      </w:pPr>
      <w:bookmarkStart w:id="384" w:name="_Toc83127217"/>
      <w:r w:rsidRPr="00A90274">
        <w:t xml:space="preserve">Invoice </w:t>
      </w:r>
      <w:r>
        <w:t xml:space="preserve">capture </w:t>
      </w:r>
      <w:r w:rsidRPr="00A90274">
        <w:t>fields and validation rules</w:t>
      </w:r>
      <w:r>
        <w:t xml:space="preserve"> (line-level)</w:t>
      </w:r>
      <w:bookmarkEnd w:id="243"/>
      <w:bookmarkEnd w:id="384"/>
    </w:p>
    <w:p w14:paraId="04A39C2C" w14:textId="0C984EB1" w:rsidR="007A4EC7" w:rsidRPr="00117784" w:rsidRDefault="00D742F0" w:rsidP="007A4EC7">
      <w:pPr>
        <w:pStyle w:val="BodyText"/>
        <w:rPr>
          <w:b/>
        </w:rPr>
      </w:pPr>
      <w:sdt>
        <w:sdtPr>
          <w:rPr>
            <w:b/>
          </w:rPr>
          <w:id w:val="-945922443"/>
          <w14:checkbox>
            <w14:checked w14:val="1"/>
            <w14:checkedState w14:val="2612" w14:font="MS Gothic"/>
            <w14:uncheckedState w14:val="2610" w14:font="MS Gothic"/>
          </w14:checkbox>
        </w:sdtPr>
        <w:sdtEndPr/>
        <w:sdtContent>
          <w:r w:rsidR="00125845">
            <w:rPr>
              <w:rFonts w:ascii="MS Gothic" w:eastAsia="MS Gothic" w:hAnsi="MS Gothic" w:hint="eastAsia"/>
              <w:b/>
            </w:rPr>
            <w:t>☒</w:t>
          </w:r>
        </w:sdtContent>
      </w:sdt>
      <w:r w:rsidR="007A4EC7" w:rsidRPr="00117784">
        <w:rPr>
          <w:b/>
        </w:rPr>
        <w:t xml:space="preserve"> Line Level Data Extraction Is Required</w:t>
      </w:r>
    </w:p>
    <w:p w14:paraId="13AAF60A" w14:textId="77777777" w:rsidR="007A4EC7" w:rsidRPr="00AD2E86" w:rsidRDefault="007A4EC7" w:rsidP="007A4EC7">
      <w:pPr>
        <w:pStyle w:val="BodyText"/>
      </w:pPr>
      <w:r w:rsidRPr="00AD2E86">
        <w:t xml:space="preserve">Note: Capture and validation of row data is NOT included in a Scan &amp; Capture project by default, it must be specifically requested by the customer and included in the commercial agreement. </w:t>
      </w:r>
      <w:r>
        <w:t>If it is required for this project, please tick the box above</w:t>
      </w:r>
    </w:p>
    <w:p w14:paraId="20AD9E00" w14:textId="77777777" w:rsidR="007A4EC7" w:rsidRPr="00BE4AF9" w:rsidRDefault="007A4EC7" w:rsidP="007A4EC7">
      <w:pPr>
        <w:pStyle w:val="BodyText"/>
      </w:pPr>
      <w:r w:rsidRPr="00BE4AF9">
        <w:t xml:space="preserve">Describe here which data fields must be included in invoices sent to the customer at row-level (i.e. invoice line items). The information required is the same as for header-level fields. </w:t>
      </w:r>
    </w:p>
    <w:p w14:paraId="3F931A9A" w14:textId="77777777" w:rsidR="007A4EC7" w:rsidRDefault="007A4EC7" w:rsidP="007A4EC7">
      <w:pPr>
        <w:pStyle w:val="BodyText"/>
      </w:pPr>
      <w:r>
        <w:t>Line level capture is only possible for maximum 500 line items on any invoice.</w:t>
      </w:r>
    </w:p>
    <w:p w14:paraId="09704D0E" w14:textId="77777777" w:rsidR="007A4EC7" w:rsidRDefault="007A4EC7" w:rsidP="007A4EC7">
      <w:pPr>
        <w:pStyle w:val="BodyText"/>
      </w:pPr>
      <w:r>
        <w:t>The common fields for line item to be captured are as below:</w:t>
      </w:r>
    </w:p>
    <w:p w14:paraId="3448D406" w14:textId="4221D6B1" w:rsidR="007A4EC7" w:rsidRDefault="007A4EC7" w:rsidP="007A4EC7">
      <w:pPr>
        <w:pStyle w:val="ListBullet"/>
      </w:pPr>
      <w:del w:id="385" w:author="Ramandeep Jassal" w:date="2021-10-19T00:36:00Z">
        <w:r w:rsidDel="00737ABA">
          <w:delText>Purchase Order number</w:delText>
        </w:r>
      </w:del>
      <w:ins w:id="386" w:author="Ramandeep Jassal" w:date="2021-10-19T00:36:00Z">
        <w:r w:rsidR="00737ABA">
          <w:t>Product Code</w:t>
        </w:r>
      </w:ins>
    </w:p>
    <w:p w14:paraId="68FABE06" w14:textId="77777777" w:rsidR="007A4EC7" w:rsidRDefault="007A4EC7" w:rsidP="007A4EC7">
      <w:pPr>
        <w:pStyle w:val="ListBullet"/>
      </w:pPr>
      <w:r>
        <w:t>Quantity</w:t>
      </w:r>
    </w:p>
    <w:p w14:paraId="7658CFD5" w14:textId="77777777" w:rsidR="007A4EC7" w:rsidRDefault="007A4EC7" w:rsidP="007A4EC7">
      <w:pPr>
        <w:pStyle w:val="ListBullet"/>
      </w:pPr>
      <w:r>
        <w:t>Unit of measure</w:t>
      </w:r>
    </w:p>
    <w:p w14:paraId="482A0E8C" w14:textId="0827B756" w:rsidR="007A4EC7" w:rsidRDefault="007A4EC7" w:rsidP="007A4EC7">
      <w:pPr>
        <w:pStyle w:val="ListBullet"/>
      </w:pPr>
      <w:del w:id="387" w:author="Ramandeep Jassal" w:date="2021-10-19T00:37:00Z">
        <w:r w:rsidDel="00737ABA">
          <w:delText>Net u</w:delText>
        </w:r>
      </w:del>
      <w:ins w:id="388" w:author="Ramandeep Jassal" w:date="2021-10-19T00:37:00Z">
        <w:r w:rsidR="00737ABA">
          <w:t>U</w:t>
        </w:r>
      </w:ins>
      <w:r>
        <w:t>nit price</w:t>
      </w:r>
    </w:p>
    <w:p w14:paraId="107CE78E" w14:textId="24D0DFC8" w:rsidR="007A4EC7" w:rsidRDefault="007A4EC7" w:rsidP="007A4EC7">
      <w:pPr>
        <w:pStyle w:val="ListBullet"/>
      </w:pPr>
      <w:del w:id="389" w:author="Ramandeep Jassal" w:date="2021-10-19T00:37:00Z">
        <w:r w:rsidDel="00737ABA">
          <w:delText xml:space="preserve">Tax </w:delText>
        </w:r>
      </w:del>
      <w:ins w:id="390" w:author="Ramandeep Jassal" w:date="2021-10-19T00:37:00Z">
        <w:r w:rsidR="00737ABA">
          <w:t xml:space="preserve">Net </w:t>
        </w:r>
      </w:ins>
      <w:r>
        <w:t xml:space="preserve">amount </w:t>
      </w:r>
    </w:p>
    <w:p w14:paraId="22CBEC22" w14:textId="7F223C40" w:rsidR="007A4EC7" w:rsidRDefault="007A4EC7" w:rsidP="007A4EC7">
      <w:pPr>
        <w:pStyle w:val="ListBullet"/>
        <w:rPr>
          <w:ins w:id="391" w:author="Ramandeep Jassal" w:date="2021-10-19T00:37:00Z"/>
        </w:rPr>
      </w:pPr>
      <w:r>
        <w:t>Gross amount</w:t>
      </w:r>
    </w:p>
    <w:p w14:paraId="5F6E67DF" w14:textId="619D6A1E" w:rsidR="00737ABA" w:rsidRDefault="00737ABA" w:rsidP="007A4EC7">
      <w:pPr>
        <w:pStyle w:val="ListBullet"/>
        <w:rPr>
          <w:ins w:id="392" w:author="Aavriti Jain" w:date="2022-07-21T14:06:00Z"/>
        </w:rPr>
      </w:pPr>
      <w:ins w:id="393" w:author="Ramandeep Jassal" w:date="2021-10-19T00:37:00Z">
        <w:r>
          <w:t>Serial Number</w:t>
        </w:r>
      </w:ins>
    </w:p>
    <w:p w14:paraId="6EFCDCD5" w14:textId="0048EF98" w:rsidR="00E35CC0" w:rsidRDefault="00E35CC0" w:rsidP="007A4EC7">
      <w:pPr>
        <w:pStyle w:val="ListBullet"/>
        <w:rPr>
          <w:ins w:id="394" w:author="Aavriti Jain" w:date="2022-07-21T14:06:00Z"/>
        </w:rPr>
      </w:pPr>
      <w:ins w:id="395" w:author="Aavriti Jain" w:date="2022-07-21T14:06:00Z">
        <w:r>
          <w:t>Product name</w:t>
        </w:r>
      </w:ins>
    </w:p>
    <w:p w14:paraId="091C4588" w14:textId="691CC943" w:rsidR="00E35CC0" w:rsidRDefault="00E35CC0" w:rsidP="007A4EC7">
      <w:pPr>
        <w:pStyle w:val="ListBullet"/>
      </w:pPr>
      <w:ins w:id="396" w:author="Aavriti Jain" w:date="2022-07-21T14:06:00Z">
        <w:r>
          <w:t>Purchase orde</w:t>
        </w:r>
      </w:ins>
      <w:ins w:id="397" w:author="Aavriti Jain" w:date="2022-07-21T14:07:00Z">
        <w:r>
          <w:t>r</w:t>
        </w:r>
      </w:ins>
    </w:p>
    <w:p w14:paraId="042E9B03" w14:textId="6D3EAA6C" w:rsidR="007A4EC7" w:rsidRDefault="007A4EC7" w:rsidP="007A4EC7"/>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7A4EC7" w:rsidRPr="001273C1" w14:paraId="01958BEC" w14:textId="77777777" w:rsidTr="00696D0D">
        <w:trPr>
          <w:cnfStyle w:val="100000000000" w:firstRow="1" w:lastRow="0" w:firstColumn="0" w:lastColumn="0" w:oddVBand="0" w:evenVBand="0" w:oddHBand="0" w:evenHBand="0" w:firstRowFirstColumn="0" w:firstRowLastColumn="0" w:lastRowFirstColumn="0" w:lastRowLastColumn="0"/>
        </w:trPr>
        <w:tc>
          <w:tcPr>
            <w:tcW w:w="709" w:type="dxa"/>
          </w:tcPr>
          <w:p w14:paraId="0AFD8095" w14:textId="77777777" w:rsidR="007A4EC7" w:rsidRPr="001273C1" w:rsidRDefault="007A4EC7" w:rsidP="00696D0D">
            <w:pPr>
              <w:rPr>
                <w:rFonts w:cstheme="minorHAnsi"/>
              </w:rPr>
            </w:pPr>
            <w:r>
              <w:rPr>
                <w:rFonts w:cstheme="minorHAnsi"/>
              </w:rPr>
              <w:t>L1</w:t>
            </w:r>
          </w:p>
        </w:tc>
        <w:tc>
          <w:tcPr>
            <w:tcW w:w="1276" w:type="dxa"/>
          </w:tcPr>
          <w:p w14:paraId="3A3A9A56" w14:textId="77777777" w:rsidR="007A4EC7" w:rsidRPr="00AD0A96" w:rsidRDefault="007A4EC7" w:rsidP="00696D0D">
            <w:pPr>
              <w:rPr>
                <w:rFonts w:cstheme="minorHAnsi"/>
                <w:b/>
              </w:rPr>
            </w:pPr>
            <w:r w:rsidRPr="00AD0A96">
              <w:rPr>
                <w:rFonts w:cstheme="minorHAnsi"/>
                <w:b/>
              </w:rPr>
              <w:t>Field Name</w:t>
            </w:r>
          </w:p>
        </w:tc>
        <w:tc>
          <w:tcPr>
            <w:tcW w:w="1423" w:type="dxa"/>
          </w:tcPr>
          <w:p w14:paraId="753FB6A5" w14:textId="62AF0769" w:rsidR="007A4EC7" w:rsidRPr="00AD0A96" w:rsidRDefault="00125845" w:rsidP="00696D0D">
            <w:pPr>
              <w:pStyle w:val="Heading4"/>
            </w:pPr>
            <w:bookmarkStart w:id="398" w:name="_Toc83127218"/>
            <w:r>
              <w:t>Product Code</w:t>
            </w:r>
            <w:bookmarkEnd w:id="398"/>
          </w:p>
        </w:tc>
        <w:tc>
          <w:tcPr>
            <w:tcW w:w="845" w:type="dxa"/>
          </w:tcPr>
          <w:p w14:paraId="284EDD3E" w14:textId="77777777" w:rsidR="007A4EC7" w:rsidRPr="00AD0A96" w:rsidRDefault="007A4EC7" w:rsidP="00696D0D">
            <w:pPr>
              <w:rPr>
                <w:rFonts w:cstheme="minorHAnsi"/>
                <w:b/>
              </w:rPr>
            </w:pPr>
            <w:r w:rsidRPr="00AD0A96">
              <w:rPr>
                <w:rFonts w:cstheme="minorHAnsi"/>
                <w:b/>
              </w:rPr>
              <w:t>Field type</w:t>
            </w:r>
          </w:p>
        </w:tc>
        <w:tc>
          <w:tcPr>
            <w:tcW w:w="1645" w:type="dxa"/>
          </w:tcPr>
          <w:p w14:paraId="748A4C64" w14:textId="77777777" w:rsidR="007A4EC7" w:rsidRPr="00AD0A96" w:rsidRDefault="007A4EC7" w:rsidP="00696D0D">
            <w:pPr>
              <w:rPr>
                <w:rFonts w:cstheme="minorHAnsi"/>
              </w:rPr>
            </w:pPr>
            <w:r w:rsidRPr="00AD0A96">
              <w:rPr>
                <w:rFonts w:cstheme="minorHAnsi"/>
              </w:rPr>
              <w:t>Alphanumeric</w:t>
            </w:r>
          </w:p>
        </w:tc>
        <w:tc>
          <w:tcPr>
            <w:tcW w:w="906" w:type="dxa"/>
          </w:tcPr>
          <w:p w14:paraId="78A1935B" w14:textId="77777777" w:rsidR="007A4EC7" w:rsidRPr="00AD0A96" w:rsidRDefault="007A4EC7" w:rsidP="00696D0D">
            <w:pPr>
              <w:rPr>
                <w:rFonts w:cstheme="minorHAnsi"/>
                <w:b/>
              </w:rPr>
            </w:pPr>
            <w:r w:rsidRPr="00AD0A96">
              <w:rPr>
                <w:rFonts w:cstheme="minorHAnsi"/>
                <w:b/>
              </w:rPr>
              <w:t>Default value</w:t>
            </w:r>
          </w:p>
        </w:tc>
        <w:tc>
          <w:tcPr>
            <w:tcW w:w="1276" w:type="dxa"/>
          </w:tcPr>
          <w:p w14:paraId="699F1426" w14:textId="77777777" w:rsidR="007A4EC7" w:rsidRPr="001273C1" w:rsidRDefault="007A4EC7" w:rsidP="00696D0D">
            <w:pPr>
              <w:rPr>
                <w:rFonts w:cstheme="minorHAnsi"/>
              </w:rPr>
            </w:pPr>
            <w:r>
              <w:rPr>
                <w:rFonts w:cstheme="minorHAnsi"/>
              </w:rPr>
              <w:t>&lt;Blank&gt;</w:t>
            </w:r>
          </w:p>
        </w:tc>
        <w:tc>
          <w:tcPr>
            <w:tcW w:w="1553" w:type="dxa"/>
          </w:tcPr>
          <w:p w14:paraId="16D4ED05" w14:textId="35E8D0D6" w:rsidR="007A4EC7" w:rsidRPr="001273C1" w:rsidRDefault="00D742F0" w:rsidP="00696D0D">
            <w:pPr>
              <w:rPr>
                <w:rFonts w:cstheme="minorHAnsi"/>
              </w:rPr>
            </w:pPr>
            <w:sdt>
              <w:sdtPr>
                <w:rPr>
                  <w:rFonts w:cstheme="minorHAnsi"/>
                </w:rPr>
                <w:id w:val="306058401"/>
                <w14:checkbox>
                  <w14:checked w14:val="0"/>
                  <w14:checkedState w14:val="2612" w14:font="MS Gothic"/>
                  <w14:uncheckedState w14:val="2610" w14:font="MS Gothic"/>
                </w14:checkbox>
              </w:sdtPr>
              <w:sdtEndPr/>
              <w:sdtContent>
                <w:r w:rsidR="006F4148">
                  <w:rPr>
                    <w:rFonts w:ascii="MS Gothic" w:eastAsia="MS Gothic" w:hAnsi="MS Gothic" w:cstheme="minorHAnsi" w:hint="eastAsia"/>
                  </w:rPr>
                  <w:t>☐</w:t>
                </w:r>
              </w:sdtContent>
            </w:sdt>
            <w:r w:rsidR="007A4EC7">
              <w:rPr>
                <w:rFonts w:cstheme="minorHAnsi"/>
              </w:rPr>
              <w:t xml:space="preserve"> Mandatory</w:t>
            </w:r>
          </w:p>
        </w:tc>
      </w:tr>
      <w:tr w:rsidR="007A4EC7" w:rsidRPr="001273C1" w14:paraId="2E519C4C" w14:textId="77777777" w:rsidTr="00696D0D">
        <w:tc>
          <w:tcPr>
            <w:tcW w:w="709" w:type="dxa"/>
            <w:vMerge w:val="restart"/>
          </w:tcPr>
          <w:p w14:paraId="61258B90" w14:textId="77777777" w:rsidR="007A4EC7" w:rsidRPr="001273C1" w:rsidRDefault="007A4EC7" w:rsidP="00696D0D">
            <w:pPr>
              <w:rPr>
                <w:rFonts w:cstheme="minorHAnsi"/>
              </w:rPr>
            </w:pPr>
          </w:p>
        </w:tc>
        <w:tc>
          <w:tcPr>
            <w:tcW w:w="1276" w:type="dxa"/>
          </w:tcPr>
          <w:p w14:paraId="7868014E" w14:textId="77777777" w:rsidR="007A4EC7" w:rsidRPr="001273C1" w:rsidRDefault="007A4EC7" w:rsidP="00696D0D">
            <w:pPr>
              <w:contextualSpacing/>
              <w:rPr>
                <w:rFonts w:cstheme="minorHAnsi"/>
              </w:rPr>
            </w:pPr>
            <w:r w:rsidRPr="00AD0A96">
              <w:rPr>
                <w:rFonts w:cstheme="minorHAnsi"/>
              </w:rPr>
              <w:t>Field description</w:t>
            </w:r>
          </w:p>
        </w:tc>
        <w:tc>
          <w:tcPr>
            <w:tcW w:w="7648" w:type="dxa"/>
            <w:gridSpan w:val="6"/>
          </w:tcPr>
          <w:p w14:paraId="49070B84" w14:textId="420F0B49" w:rsidR="007A4EC7" w:rsidRPr="001273C1" w:rsidRDefault="000A02E1" w:rsidP="00696D0D">
            <w:pPr>
              <w:rPr>
                <w:rFonts w:cstheme="minorHAnsi"/>
              </w:rPr>
            </w:pPr>
            <w:r>
              <w:rPr>
                <w:rFonts w:cstheme="minorHAnsi"/>
              </w:rPr>
              <w:t>Mentioned over Invoice</w:t>
            </w:r>
          </w:p>
        </w:tc>
      </w:tr>
      <w:tr w:rsidR="007A4EC7" w:rsidRPr="001273C1" w14:paraId="41D7C74A" w14:textId="77777777" w:rsidTr="00696D0D">
        <w:tc>
          <w:tcPr>
            <w:tcW w:w="709" w:type="dxa"/>
            <w:vMerge/>
          </w:tcPr>
          <w:p w14:paraId="0BE5E52E" w14:textId="77777777" w:rsidR="007A4EC7" w:rsidRPr="001273C1" w:rsidRDefault="007A4EC7" w:rsidP="00696D0D">
            <w:pPr>
              <w:rPr>
                <w:rFonts w:cstheme="minorHAnsi"/>
              </w:rPr>
            </w:pPr>
          </w:p>
        </w:tc>
        <w:tc>
          <w:tcPr>
            <w:tcW w:w="1276" w:type="dxa"/>
          </w:tcPr>
          <w:p w14:paraId="0D95D9D3" w14:textId="77777777" w:rsidR="007A4EC7" w:rsidRPr="001273C1" w:rsidRDefault="007A4EC7" w:rsidP="00696D0D">
            <w:pPr>
              <w:contextualSpacing/>
              <w:rPr>
                <w:rFonts w:cstheme="minorHAnsi"/>
              </w:rPr>
            </w:pPr>
            <w:r w:rsidRPr="00AD0A96">
              <w:rPr>
                <w:rFonts w:cstheme="minorHAnsi"/>
              </w:rPr>
              <w:t>Source</w:t>
            </w:r>
          </w:p>
        </w:tc>
        <w:tc>
          <w:tcPr>
            <w:tcW w:w="7648" w:type="dxa"/>
            <w:gridSpan w:val="6"/>
          </w:tcPr>
          <w:p w14:paraId="48D22B66" w14:textId="10063549" w:rsidR="007A4EC7" w:rsidRPr="001273C1" w:rsidRDefault="000A02E1" w:rsidP="00696D0D">
            <w:pPr>
              <w:contextualSpacing/>
              <w:rPr>
                <w:rFonts w:cstheme="minorHAnsi"/>
              </w:rPr>
            </w:pPr>
            <w:r>
              <w:rPr>
                <w:rFonts w:cstheme="minorHAnsi"/>
              </w:rPr>
              <w:t>Captured from Invoice</w:t>
            </w:r>
          </w:p>
        </w:tc>
      </w:tr>
      <w:tr w:rsidR="007A4EC7" w:rsidRPr="001273C1" w14:paraId="34D95039" w14:textId="77777777" w:rsidTr="00696D0D">
        <w:tc>
          <w:tcPr>
            <w:tcW w:w="709" w:type="dxa"/>
            <w:vMerge/>
          </w:tcPr>
          <w:p w14:paraId="0E05368E" w14:textId="77777777" w:rsidR="007A4EC7" w:rsidRPr="001273C1" w:rsidRDefault="007A4EC7" w:rsidP="00696D0D">
            <w:pPr>
              <w:rPr>
                <w:rFonts w:cstheme="minorHAnsi"/>
              </w:rPr>
            </w:pPr>
          </w:p>
        </w:tc>
        <w:tc>
          <w:tcPr>
            <w:tcW w:w="1276" w:type="dxa"/>
          </w:tcPr>
          <w:p w14:paraId="790AA2CD" w14:textId="77777777" w:rsidR="007A4EC7" w:rsidRPr="001273C1" w:rsidRDefault="007A4EC7" w:rsidP="00696D0D">
            <w:pPr>
              <w:contextualSpacing/>
              <w:rPr>
                <w:rFonts w:cstheme="minorHAnsi"/>
              </w:rPr>
            </w:pPr>
            <w:r w:rsidRPr="00AD0A96">
              <w:rPr>
                <w:rFonts w:cstheme="minorHAnsi"/>
              </w:rPr>
              <w:t>Validation rules</w:t>
            </w:r>
          </w:p>
        </w:tc>
        <w:tc>
          <w:tcPr>
            <w:tcW w:w="7648" w:type="dxa"/>
            <w:gridSpan w:val="6"/>
          </w:tcPr>
          <w:p w14:paraId="28147BAC" w14:textId="0E6221C8" w:rsidR="007A4EC7" w:rsidRPr="001273C1" w:rsidRDefault="003545FE" w:rsidP="00696D0D">
            <w:pPr>
              <w:contextualSpacing/>
              <w:rPr>
                <w:rFonts w:cstheme="minorHAnsi"/>
              </w:rPr>
            </w:pPr>
            <w:ins w:id="399" w:author="Aavriti Jain" w:date="2022-07-22T12:13:00Z">
              <w:r>
                <w:rPr>
                  <w:rFonts w:cstheme="minorHAnsi"/>
                </w:rPr>
                <w:t>Captured from Invoice based on the keywords</w:t>
              </w:r>
            </w:ins>
            <w:ins w:id="400" w:author="Ramandeep Jassal" w:date="2021-10-19T00:39:00Z">
              <w:del w:id="401" w:author="Aavriti Jain" w:date="2022-07-22T12:13:00Z">
                <w:r w:rsidR="00B07858" w:rsidDel="003545FE">
                  <w:rPr>
                    <w:rFonts w:cstheme="minorHAnsi"/>
                  </w:rPr>
                  <w:delText>N/A</w:delText>
                </w:r>
              </w:del>
            </w:ins>
          </w:p>
        </w:tc>
      </w:tr>
      <w:tr w:rsidR="007A4EC7" w:rsidRPr="001273C1" w14:paraId="60128EE3" w14:textId="77777777" w:rsidTr="00696D0D">
        <w:tc>
          <w:tcPr>
            <w:tcW w:w="709" w:type="dxa"/>
            <w:vMerge/>
          </w:tcPr>
          <w:p w14:paraId="0FE77347" w14:textId="77777777" w:rsidR="007A4EC7" w:rsidRPr="001273C1" w:rsidRDefault="007A4EC7" w:rsidP="00696D0D">
            <w:pPr>
              <w:rPr>
                <w:rFonts w:cstheme="minorHAnsi"/>
              </w:rPr>
            </w:pPr>
          </w:p>
        </w:tc>
        <w:tc>
          <w:tcPr>
            <w:tcW w:w="1276" w:type="dxa"/>
          </w:tcPr>
          <w:p w14:paraId="3D3E12BB" w14:textId="77777777" w:rsidR="007A4EC7" w:rsidRPr="00AD0A96" w:rsidRDefault="007A4EC7" w:rsidP="00696D0D">
            <w:pPr>
              <w:contextualSpacing/>
              <w:rPr>
                <w:rFonts w:cstheme="minorHAnsi"/>
              </w:rPr>
            </w:pPr>
            <w:r>
              <w:rPr>
                <w:rFonts w:cstheme="minorHAnsi"/>
              </w:rPr>
              <w:t>Field Format</w:t>
            </w:r>
          </w:p>
        </w:tc>
        <w:tc>
          <w:tcPr>
            <w:tcW w:w="7648" w:type="dxa"/>
            <w:gridSpan w:val="6"/>
          </w:tcPr>
          <w:p w14:paraId="116162A8" w14:textId="744782BE" w:rsidR="007A4EC7" w:rsidRPr="001273C1" w:rsidRDefault="007A4EC7" w:rsidP="00696D0D">
            <w:pPr>
              <w:contextualSpacing/>
              <w:rPr>
                <w:rFonts w:cstheme="minorHAnsi"/>
              </w:rPr>
            </w:pPr>
            <w:r>
              <w:object w:dxaOrig="1440" w:dyaOrig="1440" w14:anchorId="3EAD3233">
                <v:shape id="_x0000_i1425" type="#_x0000_t75" style="width:36.75pt;height:13.5pt" o:ole="">
                  <v:imagedata r:id="rId27" o:title=""/>
                </v:shape>
                <w:control r:id="rId179" w:name="Label1121118" w:shapeid="_x0000_i1425"/>
              </w:object>
            </w:r>
            <w:r>
              <w:object w:dxaOrig="1440" w:dyaOrig="1440" w14:anchorId="156B9796">
                <v:shape id="_x0000_i1731" type="#_x0000_t75" alt="Minimum Length" style="width:28.5pt;height:18pt" o:ole="" fillcolor="red">
                  <v:fill opacity="41943f"/>
                  <v:imagedata r:id="rId180" o:title=""/>
                </v:shape>
                <w:control r:id="rId181" w:name="TextBox2121118" w:shapeid="_x0000_i1731"/>
              </w:object>
            </w:r>
            <w:r>
              <w:object w:dxaOrig="1440" w:dyaOrig="1440" w14:anchorId="5BA30CCA">
                <v:shape id="_x0000_i1733" type="#_x0000_t75" style="width:15.75pt;height:13.5pt" o:ole="">
                  <v:imagedata r:id="rId90" o:title=""/>
                </v:shape>
                <w:control r:id="rId182" w:name="Label2121118" w:shapeid="_x0000_i1733"/>
              </w:object>
            </w:r>
            <w:r>
              <w:object w:dxaOrig="1440" w:dyaOrig="1440" w14:anchorId="192E7D2C">
                <v:shape id="_x0000_i1735" type="#_x0000_t75" style="width:27.75pt;height:18pt" o:ole="">
                  <v:imagedata r:id="rId52" o:title=""/>
                </v:shape>
                <w:control r:id="rId183" w:name="TextBox3121118" w:shapeid="_x0000_i1735"/>
              </w:object>
            </w:r>
          </w:p>
        </w:tc>
      </w:tr>
      <w:tr w:rsidR="007A4EC7" w:rsidRPr="001273C1" w14:paraId="4AD97532" w14:textId="77777777" w:rsidTr="00696D0D">
        <w:tc>
          <w:tcPr>
            <w:tcW w:w="709" w:type="dxa"/>
            <w:vMerge/>
          </w:tcPr>
          <w:p w14:paraId="43007BB9" w14:textId="77777777" w:rsidR="007A4EC7" w:rsidRPr="001273C1" w:rsidRDefault="007A4EC7" w:rsidP="00696D0D">
            <w:pPr>
              <w:rPr>
                <w:rFonts w:cstheme="minorHAnsi"/>
              </w:rPr>
            </w:pPr>
          </w:p>
        </w:tc>
        <w:tc>
          <w:tcPr>
            <w:tcW w:w="1276" w:type="dxa"/>
          </w:tcPr>
          <w:p w14:paraId="04973935" w14:textId="77777777" w:rsidR="007A4EC7" w:rsidRPr="001273C1" w:rsidRDefault="007A4EC7" w:rsidP="00696D0D">
            <w:pPr>
              <w:contextualSpacing/>
              <w:rPr>
                <w:rFonts w:cstheme="minorHAnsi"/>
              </w:rPr>
            </w:pPr>
            <w:r w:rsidRPr="00AD0A96">
              <w:rPr>
                <w:rFonts w:cstheme="minorHAnsi"/>
              </w:rPr>
              <w:t>Special Rules</w:t>
            </w:r>
          </w:p>
        </w:tc>
        <w:tc>
          <w:tcPr>
            <w:tcW w:w="7648" w:type="dxa"/>
            <w:gridSpan w:val="6"/>
          </w:tcPr>
          <w:p w14:paraId="387A674B" w14:textId="3F48D20B" w:rsidR="007A4EC7" w:rsidRPr="001273C1" w:rsidRDefault="007A4EC7" w:rsidP="00696D0D">
            <w:pPr>
              <w:contextualSpacing/>
              <w:rPr>
                <w:rFonts w:cstheme="minorHAnsi"/>
              </w:rPr>
            </w:pPr>
            <w:r>
              <w:object w:dxaOrig="1440" w:dyaOrig="1440" w14:anchorId="2784C805">
                <v:shape id="_x0000_i1737" type="#_x0000_t75" style="width:31.5pt;height:18pt" o:ole="">
                  <v:imagedata r:id="rId35" o:title=""/>
                </v:shape>
                <w:control r:id="rId184" w:name="TextBox5111111111111117" w:shapeid="_x0000_i1737"/>
              </w:object>
            </w:r>
          </w:p>
        </w:tc>
      </w:tr>
      <w:tr w:rsidR="007A4EC7" w:rsidRPr="001273C1" w14:paraId="28EDA931" w14:textId="77777777" w:rsidTr="00696D0D">
        <w:tc>
          <w:tcPr>
            <w:tcW w:w="709" w:type="dxa"/>
            <w:vMerge/>
          </w:tcPr>
          <w:p w14:paraId="1371EDE9" w14:textId="77777777" w:rsidR="007A4EC7" w:rsidRPr="001273C1" w:rsidRDefault="007A4EC7" w:rsidP="00696D0D">
            <w:pPr>
              <w:rPr>
                <w:rFonts w:cstheme="minorHAnsi"/>
              </w:rPr>
            </w:pPr>
          </w:p>
        </w:tc>
        <w:tc>
          <w:tcPr>
            <w:tcW w:w="1276" w:type="dxa"/>
          </w:tcPr>
          <w:p w14:paraId="14C0C8F5" w14:textId="77777777" w:rsidR="007A4EC7" w:rsidRPr="00AD0A96" w:rsidRDefault="007A4EC7" w:rsidP="00696D0D">
            <w:pPr>
              <w:contextualSpacing/>
              <w:rPr>
                <w:rFonts w:cstheme="minorHAnsi"/>
              </w:rPr>
            </w:pPr>
            <w:r>
              <w:rPr>
                <w:rFonts w:cstheme="minorHAnsi"/>
              </w:rPr>
              <w:t>Notes</w:t>
            </w:r>
          </w:p>
        </w:tc>
        <w:tc>
          <w:tcPr>
            <w:tcW w:w="7648" w:type="dxa"/>
            <w:gridSpan w:val="6"/>
          </w:tcPr>
          <w:p w14:paraId="42EA1327" w14:textId="77777777" w:rsidR="007A4EC7" w:rsidRDefault="007A4EC7" w:rsidP="00696D0D">
            <w:pPr>
              <w:contextualSpacing/>
            </w:pPr>
          </w:p>
        </w:tc>
      </w:tr>
    </w:tbl>
    <w:p w14:paraId="40809777" w14:textId="77777777" w:rsidR="007A4EC7" w:rsidRDefault="007A4EC7" w:rsidP="007A4EC7">
      <w:pPr>
        <w:contextualSpacing/>
      </w:pPr>
    </w:p>
    <w:p w14:paraId="203F81D4" w14:textId="77777777" w:rsidR="007A4EC7" w:rsidRDefault="007A4EC7" w:rsidP="007A4EC7">
      <w:pPr>
        <w:contextualSpacing/>
      </w:pPr>
    </w:p>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25845" w:rsidRPr="001273C1" w14:paraId="74A1BECB" w14:textId="77777777" w:rsidTr="002E0858">
        <w:trPr>
          <w:cnfStyle w:val="100000000000" w:firstRow="1" w:lastRow="0" w:firstColumn="0" w:lastColumn="0" w:oddVBand="0" w:evenVBand="0" w:oddHBand="0" w:evenHBand="0" w:firstRowFirstColumn="0" w:firstRowLastColumn="0" w:lastRowFirstColumn="0" w:lastRowLastColumn="0"/>
        </w:trPr>
        <w:tc>
          <w:tcPr>
            <w:tcW w:w="709" w:type="dxa"/>
          </w:tcPr>
          <w:p w14:paraId="5CF382A1" w14:textId="12A1EC94" w:rsidR="00125845" w:rsidRPr="001273C1" w:rsidRDefault="00125845" w:rsidP="002E0858">
            <w:pPr>
              <w:rPr>
                <w:rFonts w:cstheme="minorHAnsi"/>
              </w:rPr>
            </w:pPr>
            <w:r>
              <w:rPr>
                <w:rFonts w:cstheme="minorHAnsi"/>
              </w:rPr>
              <w:t>L2</w:t>
            </w:r>
          </w:p>
        </w:tc>
        <w:tc>
          <w:tcPr>
            <w:tcW w:w="1276" w:type="dxa"/>
          </w:tcPr>
          <w:p w14:paraId="04E73EF9" w14:textId="77777777" w:rsidR="00125845" w:rsidRPr="00AD0A96" w:rsidRDefault="00125845" w:rsidP="002E0858">
            <w:pPr>
              <w:rPr>
                <w:rFonts w:cstheme="minorHAnsi"/>
                <w:b/>
              </w:rPr>
            </w:pPr>
            <w:r w:rsidRPr="00AD0A96">
              <w:rPr>
                <w:rFonts w:cstheme="minorHAnsi"/>
                <w:b/>
              </w:rPr>
              <w:t>Field Name</w:t>
            </w:r>
          </w:p>
        </w:tc>
        <w:tc>
          <w:tcPr>
            <w:tcW w:w="1423" w:type="dxa"/>
          </w:tcPr>
          <w:p w14:paraId="366790D4" w14:textId="3EC67FFA" w:rsidR="00125845" w:rsidRPr="00AD0A96" w:rsidRDefault="00125845" w:rsidP="002E0858">
            <w:pPr>
              <w:pStyle w:val="Heading4"/>
            </w:pPr>
            <w:bookmarkStart w:id="402" w:name="_Toc83127219"/>
            <w:r>
              <w:t>Quantity</w:t>
            </w:r>
            <w:bookmarkEnd w:id="402"/>
          </w:p>
        </w:tc>
        <w:tc>
          <w:tcPr>
            <w:tcW w:w="845" w:type="dxa"/>
          </w:tcPr>
          <w:p w14:paraId="3E2BDB99" w14:textId="77777777" w:rsidR="00125845" w:rsidRPr="00AD0A96" w:rsidRDefault="00125845" w:rsidP="002E0858">
            <w:pPr>
              <w:rPr>
                <w:rFonts w:cstheme="minorHAnsi"/>
                <w:b/>
              </w:rPr>
            </w:pPr>
            <w:r w:rsidRPr="00AD0A96">
              <w:rPr>
                <w:rFonts w:cstheme="minorHAnsi"/>
                <w:b/>
              </w:rPr>
              <w:t>Field type</w:t>
            </w:r>
          </w:p>
        </w:tc>
        <w:tc>
          <w:tcPr>
            <w:tcW w:w="1645" w:type="dxa"/>
          </w:tcPr>
          <w:p w14:paraId="33945A78" w14:textId="77777777" w:rsidR="00125845" w:rsidRPr="00AD0A96" w:rsidRDefault="00125845" w:rsidP="002E0858">
            <w:pPr>
              <w:rPr>
                <w:rFonts w:cstheme="minorHAnsi"/>
              </w:rPr>
            </w:pPr>
            <w:r w:rsidRPr="00AD0A96">
              <w:rPr>
                <w:rFonts w:cstheme="minorHAnsi"/>
              </w:rPr>
              <w:t>Alphanumeric</w:t>
            </w:r>
          </w:p>
        </w:tc>
        <w:tc>
          <w:tcPr>
            <w:tcW w:w="906" w:type="dxa"/>
          </w:tcPr>
          <w:p w14:paraId="5D5F77EC" w14:textId="77777777" w:rsidR="00125845" w:rsidRPr="00AD0A96" w:rsidRDefault="00125845" w:rsidP="002E0858">
            <w:pPr>
              <w:rPr>
                <w:rFonts w:cstheme="minorHAnsi"/>
                <w:b/>
              </w:rPr>
            </w:pPr>
            <w:r w:rsidRPr="00AD0A96">
              <w:rPr>
                <w:rFonts w:cstheme="minorHAnsi"/>
                <w:b/>
              </w:rPr>
              <w:t>Default value</w:t>
            </w:r>
          </w:p>
        </w:tc>
        <w:tc>
          <w:tcPr>
            <w:tcW w:w="1276" w:type="dxa"/>
          </w:tcPr>
          <w:p w14:paraId="328879C5" w14:textId="77777777" w:rsidR="00125845" w:rsidRPr="001273C1" w:rsidRDefault="00125845" w:rsidP="002E0858">
            <w:pPr>
              <w:rPr>
                <w:rFonts w:cstheme="minorHAnsi"/>
              </w:rPr>
            </w:pPr>
            <w:r>
              <w:rPr>
                <w:rFonts w:cstheme="minorHAnsi"/>
              </w:rPr>
              <w:t>&lt;Blank&gt;</w:t>
            </w:r>
          </w:p>
        </w:tc>
        <w:tc>
          <w:tcPr>
            <w:tcW w:w="1553" w:type="dxa"/>
          </w:tcPr>
          <w:p w14:paraId="38B436A9" w14:textId="1DC38534" w:rsidR="00125845" w:rsidRPr="001273C1" w:rsidRDefault="00D742F0" w:rsidP="002E0858">
            <w:pPr>
              <w:rPr>
                <w:rFonts w:cstheme="minorHAnsi"/>
              </w:rPr>
            </w:pPr>
            <w:sdt>
              <w:sdtPr>
                <w:rPr>
                  <w:rFonts w:cstheme="minorHAnsi"/>
                </w:rPr>
                <w:id w:val="1620182590"/>
                <w14:checkbox>
                  <w14:checked w14:val="0"/>
                  <w14:checkedState w14:val="2612" w14:font="MS Gothic"/>
                  <w14:uncheckedState w14:val="2610" w14:font="MS Gothic"/>
                </w14:checkbox>
              </w:sdtPr>
              <w:sdtEndPr/>
              <w:sdtContent>
                <w:r w:rsidR="006F4148">
                  <w:rPr>
                    <w:rFonts w:ascii="MS Gothic" w:eastAsia="MS Gothic" w:hAnsi="MS Gothic" w:cstheme="minorHAnsi" w:hint="eastAsia"/>
                  </w:rPr>
                  <w:t>☐</w:t>
                </w:r>
              </w:sdtContent>
            </w:sdt>
            <w:r w:rsidR="00125845">
              <w:rPr>
                <w:rFonts w:cstheme="minorHAnsi"/>
              </w:rPr>
              <w:t xml:space="preserve"> Mandatory</w:t>
            </w:r>
          </w:p>
        </w:tc>
      </w:tr>
      <w:tr w:rsidR="00125845" w:rsidRPr="001273C1" w14:paraId="4A67974D" w14:textId="77777777" w:rsidTr="002E0858">
        <w:tc>
          <w:tcPr>
            <w:tcW w:w="709" w:type="dxa"/>
            <w:vMerge w:val="restart"/>
          </w:tcPr>
          <w:p w14:paraId="7C2163EF" w14:textId="77777777" w:rsidR="00125845" w:rsidRPr="001273C1" w:rsidRDefault="00125845" w:rsidP="002E0858">
            <w:pPr>
              <w:rPr>
                <w:rFonts w:cstheme="minorHAnsi"/>
              </w:rPr>
            </w:pPr>
          </w:p>
        </w:tc>
        <w:tc>
          <w:tcPr>
            <w:tcW w:w="1276" w:type="dxa"/>
          </w:tcPr>
          <w:p w14:paraId="2803C123" w14:textId="77777777" w:rsidR="00125845" w:rsidRPr="001273C1" w:rsidRDefault="00125845" w:rsidP="002E0858">
            <w:pPr>
              <w:contextualSpacing/>
              <w:rPr>
                <w:rFonts w:cstheme="minorHAnsi"/>
              </w:rPr>
            </w:pPr>
            <w:r w:rsidRPr="00AD0A96">
              <w:rPr>
                <w:rFonts w:cstheme="minorHAnsi"/>
              </w:rPr>
              <w:t>Field description</w:t>
            </w:r>
          </w:p>
        </w:tc>
        <w:tc>
          <w:tcPr>
            <w:tcW w:w="7648" w:type="dxa"/>
            <w:gridSpan w:val="6"/>
          </w:tcPr>
          <w:p w14:paraId="33151230" w14:textId="0C51EF48" w:rsidR="00125845" w:rsidRPr="001273C1" w:rsidRDefault="000A02E1" w:rsidP="002E0858">
            <w:pPr>
              <w:rPr>
                <w:rFonts w:cstheme="minorHAnsi"/>
              </w:rPr>
            </w:pPr>
            <w:r>
              <w:rPr>
                <w:rFonts w:cstheme="minorHAnsi"/>
              </w:rPr>
              <w:t>Mentioned over Invoice</w:t>
            </w:r>
          </w:p>
        </w:tc>
      </w:tr>
      <w:tr w:rsidR="00125845" w:rsidRPr="001273C1" w14:paraId="334B8CA1" w14:textId="77777777" w:rsidTr="002E0858">
        <w:tc>
          <w:tcPr>
            <w:tcW w:w="709" w:type="dxa"/>
            <w:vMerge/>
          </w:tcPr>
          <w:p w14:paraId="032432FA" w14:textId="77777777" w:rsidR="00125845" w:rsidRPr="001273C1" w:rsidRDefault="00125845" w:rsidP="002E0858">
            <w:pPr>
              <w:rPr>
                <w:rFonts w:cstheme="minorHAnsi"/>
              </w:rPr>
            </w:pPr>
          </w:p>
        </w:tc>
        <w:tc>
          <w:tcPr>
            <w:tcW w:w="1276" w:type="dxa"/>
          </w:tcPr>
          <w:p w14:paraId="1EC457AC" w14:textId="77777777" w:rsidR="00125845" w:rsidRPr="001273C1" w:rsidRDefault="00125845" w:rsidP="002E0858">
            <w:pPr>
              <w:contextualSpacing/>
              <w:rPr>
                <w:rFonts w:cstheme="minorHAnsi"/>
              </w:rPr>
            </w:pPr>
            <w:r w:rsidRPr="00AD0A96">
              <w:rPr>
                <w:rFonts w:cstheme="minorHAnsi"/>
              </w:rPr>
              <w:t>Source</w:t>
            </w:r>
          </w:p>
        </w:tc>
        <w:tc>
          <w:tcPr>
            <w:tcW w:w="7648" w:type="dxa"/>
            <w:gridSpan w:val="6"/>
          </w:tcPr>
          <w:p w14:paraId="6D641376" w14:textId="4EF4461C" w:rsidR="00125845" w:rsidRPr="001273C1" w:rsidRDefault="000A02E1" w:rsidP="002E0858">
            <w:pPr>
              <w:contextualSpacing/>
              <w:rPr>
                <w:rFonts w:cstheme="minorHAnsi"/>
              </w:rPr>
            </w:pPr>
            <w:r>
              <w:rPr>
                <w:rFonts w:cstheme="minorHAnsi"/>
              </w:rPr>
              <w:t>Captured from Invoice</w:t>
            </w:r>
          </w:p>
        </w:tc>
      </w:tr>
      <w:tr w:rsidR="00125845" w:rsidRPr="001273C1" w14:paraId="25CD612E" w14:textId="77777777" w:rsidTr="002E0858">
        <w:tc>
          <w:tcPr>
            <w:tcW w:w="709" w:type="dxa"/>
            <w:vMerge/>
          </w:tcPr>
          <w:p w14:paraId="745ED294" w14:textId="77777777" w:rsidR="00125845" w:rsidRPr="001273C1" w:rsidRDefault="00125845" w:rsidP="002E0858">
            <w:pPr>
              <w:rPr>
                <w:rFonts w:cstheme="minorHAnsi"/>
              </w:rPr>
            </w:pPr>
          </w:p>
        </w:tc>
        <w:tc>
          <w:tcPr>
            <w:tcW w:w="1276" w:type="dxa"/>
          </w:tcPr>
          <w:p w14:paraId="74C16CA7" w14:textId="77777777" w:rsidR="00125845" w:rsidRPr="001273C1" w:rsidRDefault="00125845" w:rsidP="002E0858">
            <w:pPr>
              <w:contextualSpacing/>
              <w:rPr>
                <w:rFonts w:cstheme="minorHAnsi"/>
              </w:rPr>
            </w:pPr>
            <w:r w:rsidRPr="00AD0A96">
              <w:rPr>
                <w:rFonts w:cstheme="minorHAnsi"/>
              </w:rPr>
              <w:t>Validation rules</w:t>
            </w:r>
          </w:p>
        </w:tc>
        <w:tc>
          <w:tcPr>
            <w:tcW w:w="7648" w:type="dxa"/>
            <w:gridSpan w:val="6"/>
          </w:tcPr>
          <w:p w14:paraId="3B722A4B" w14:textId="0643CD18" w:rsidR="00125845" w:rsidRPr="001273C1" w:rsidRDefault="003545FE" w:rsidP="002E0858">
            <w:pPr>
              <w:contextualSpacing/>
              <w:rPr>
                <w:rFonts w:cstheme="minorHAnsi"/>
              </w:rPr>
            </w:pPr>
            <w:ins w:id="403" w:author="Aavriti Jain" w:date="2022-07-22T12:13:00Z">
              <w:r>
                <w:rPr>
                  <w:rFonts w:cstheme="minorHAnsi"/>
                </w:rPr>
                <w:t>Captured from Invoice based on the keywords</w:t>
              </w:r>
            </w:ins>
            <w:ins w:id="404" w:author="Ramandeep Jassal" w:date="2021-10-19T00:39:00Z">
              <w:del w:id="405" w:author="Aavriti Jain" w:date="2022-07-22T12:13:00Z">
                <w:r w:rsidR="00B07858" w:rsidDel="003545FE">
                  <w:rPr>
                    <w:rFonts w:cstheme="minorHAnsi"/>
                  </w:rPr>
                  <w:delText>N/A</w:delText>
                </w:r>
              </w:del>
            </w:ins>
          </w:p>
        </w:tc>
      </w:tr>
      <w:tr w:rsidR="00125845" w:rsidRPr="001273C1" w14:paraId="256CBF83" w14:textId="77777777" w:rsidTr="002E0858">
        <w:tc>
          <w:tcPr>
            <w:tcW w:w="709" w:type="dxa"/>
            <w:vMerge/>
          </w:tcPr>
          <w:p w14:paraId="5315E4B2" w14:textId="77777777" w:rsidR="00125845" w:rsidRPr="001273C1" w:rsidRDefault="00125845" w:rsidP="002E0858">
            <w:pPr>
              <w:rPr>
                <w:rFonts w:cstheme="minorHAnsi"/>
              </w:rPr>
            </w:pPr>
          </w:p>
        </w:tc>
        <w:tc>
          <w:tcPr>
            <w:tcW w:w="1276" w:type="dxa"/>
          </w:tcPr>
          <w:p w14:paraId="09F36958" w14:textId="77777777" w:rsidR="00125845" w:rsidRPr="00AD0A96" w:rsidRDefault="00125845" w:rsidP="002E0858">
            <w:pPr>
              <w:contextualSpacing/>
              <w:rPr>
                <w:rFonts w:cstheme="minorHAnsi"/>
              </w:rPr>
            </w:pPr>
            <w:r>
              <w:rPr>
                <w:rFonts w:cstheme="minorHAnsi"/>
              </w:rPr>
              <w:t>Field Format</w:t>
            </w:r>
          </w:p>
        </w:tc>
        <w:tc>
          <w:tcPr>
            <w:tcW w:w="7648" w:type="dxa"/>
            <w:gridSpan w:val="6"/>
          </w:tcPr>
          <w:p w14:paraId="5A1CFEED" w14:textId="20861455" w:rsidR="00125845" w:rsidRPr="001273C1" w:rsidRDefault="00125845" w:rsidP="002E0858">
            <w:pPr>
              <w:contextualSpacing/>
              <w:rPr>
                <w:rFonts w:cstheme="minorHAnsi"/>
              </w:rPr>
            </w:pPr>
            <w:r>
              <w:object w:dxaOrig="1440" w:dyaOrig="1440" w14:anchorId="1EAC26C5">
                <v:shape id="_x0000_i1739" type="#_x0000_t75" style="width:36.75pt;height:13.5pt" o:ole="">
                  <v:imagedata r:id="rId27" o:title=""/>
                </v:shape>
                <w:control r:id="rId185" w:name="Label11211181" w:shapeid="_x0000_i1739"/>
              </w:object>
            </w:r>
            <w:r>
              <w:object w:dxaOrig="1440" w:dyaOrig="1440" w14:anchorId="4D580458">
                <v:shape id="_x0000_i1741" type="#_x0000_t75" alt="Minimum Length" style="width:28.5pt;height:18pt" o:ole="" fillcolor="red">
                  <v:fill opacity="41943f"/>
                  <v:imagedata r:id="rId165" o:title=""/>
                </v:shape>
                <w:control r:id="rId186" w:name="TextBox21211181" w:shapeid="_x0000_i1741"/>
              </w:object>
            </w:r>
            <w:r>
              <w:object w:dxaOrig="1440" w:dyaOrig="1440" w14:anchorId="44AB8753">
                <v:shape id="_x0000_i1743" type="#_x0000_t75" style="width:15.75pt;height:13.5pt" o:ole="">
                  <v:imagedata r:id="rId187" o:title=""/>
                </v:shape>
                <w:control r:id="rId188" w:name="Label21211181" w:shapeid="_x0000_i1743"/>
              </w:object>
            </w:r>
            <w:r>
              <w:object w:dxaOrig="1440" w:dyaOrig="1440" w14:anchorId="03734F73">
                <v:shape id="_x0000_i1745" type="#_x0000_t75" style="width:27.75pt;height:18pt" o:ole="">
                  <v:imagedata r:id="rId168" o:title=""/>
                </v:shape>
                <w:control r:id="rId189" w:name="TextBox31211181" w:shapeid="_x0000_i1745"/>
              </w:object>
            </w:r>
          </w:p>
        </w:tc>
      </w:tr>
      <w:tr w:rsidR="00125845" w:rsidRPr="001273C1" w14:paraId="61314D6D" w14:textId="77777777" w:rsidTr="002E0858">
        <w:tc>
          <w:tcPr>
            <w:tcW w:w="709" w:type="dxa"/>
            <w:vMerge/>
          </w:tcPr>
          <w:p w14:paraId="57FBD044" w14:textId="77777777" w:rsidR="00125845" w:rsidRPr="001273C1" w:rsidRDefault="00125845" w:rsidP="002E0858">
            <w:pPr>
              <w:rPr>
                <w:rFonts w:cstheme="minorHAnsi"/>
              </w:rPr>
            </w:pPr>
          </w:p>
        </w:tc>
        <w:tc>
          <w:tcPr>
            <w:tcW w:w="1276" w:type="dxa"/>
          </w:tcPr>
          <w:p w14:paraId="7271AC13" w14:textId="77777777" w:rsidR="00125845" w:rsidRPr="001273C1" w:rsidRDefault="00125845" w:rsidP="002E0858">
            <w:pPr>
              <w:contextualSpacing/>
              <w:rPr>
                <w:rFonts w:cstheme="minorHAnsi"/>
              </w:rPr>
            </w:pPr>
            <w:r w:rsidRPr="00AD0A96">
              <w:rPr>
                <w:rFonts w:cstheme="minorHAnsi"/>
              </w:rPr>
              <w:t>Special Rules</w:t>
            </w:r>
          </w:p>
        </w:tc>
        <w:tc>
          <w:tcPr>
            <w:tcW w:w="7648" w:type="dxa"/>
            <w:gridSpan w:val="6"/>
          </w:tcPr>
          <w:p w14:paraId="0DE339E9" w14:textId="439B83F9" w:rsidR="00125845" w:rsidRPr="001273C1" w:rsidRDefault="00125845" w:rsidP="002E0858">
            <w:pPr>
              <w:contextualSpacing/>
              <w:rPr>
                <w:rFonts w:cstheme="minorHAnsi"/>
              </w:rPr>
            </w:pPr>
            <w:r>
              <w:object w:dxaOrig="1440" w:dyaOrig="1440" w14:anchorId="79BBAF83">
                <v:shape id="_x0000_i1747" type="#_x0000_t75" style="width:31.5pt;height:18pt" o:ole="">
                  <v:imagedata r:id="rId35" o:title=""/>
                </v:shape>
                <w:control r:id="rId190" w:name="TextBox51111111111111171" w:shapeid="_x0000_i1747"/>
              </w:object>
            </w:r>
          </w:p>
        </w:tc>
      </w:tr>
      <w:tr w:rsidR="00125845" w:rsidRPr="001273C1" w14:paraId="35AAB3F7" w14:textId="77777777" w:rsidTr="002E0858">
        <w:tc>
          <w:tcPr>
            <w:tcW w:w="709" w:type="dxa"/>
            <w:vMerge/>
          </w:tcPr>
          <w:p w14:paraId="3B7427C3" w14:textId="77777777" w:rsidR="00125845" w:rsidRPr="001273C1" w:rsidRDefault="00125845" w:rsidP="002E0858">
            <w:pPr>
              <w:rPr>
                <w:rFonts w:cstheme="minorHAnsi"/>
              </w:rPr>
            </w:pPr>
          </w:p>
        </w:tc>
        <w:tc>
          <w:tcPr>
            <w:tcW w:w="1276" w:type="dxa"/>
          </w:tcPr>
          <w:p w14:paraId="72264385" w14:textId="77777777" w:rsidR="00125845" w:rsidRPr="00AD0A96" w:rsidRDefault="00125845" w:rsidP="002E0858">
            <w:pPr>
              <w:contextualSpacing/>
              <w:rPr>
                <w:rFonts w:cstheme="minorHAnsi"/>
              </w:rPr>
            </w:pPr>
            <w:r>
              <w:rPr>
                <w:rFonts w:cstheme="minorHAnsi"/>
              </w:rPr>
              <w:t>Notes</w:t>
            </w:r>
          </w:p>
        </w:tc>
        <w:tc>
          <w:tcPr>
            <w:tcW w:w="7648" w:type="dxa"/>
            <w:gridSpan w:val="6"/>
          </w:tcPr>
          <w:p w14:paraId="40F943CC" w14:textId="77777777" w:rsidR="00125845" w:rsidRDefault="00125845" w:rsidP="002E0858">
            <w:pPr>
              <w:contextualSpacing/>
            </w:pPr>
          </w:p>
        </w:tc>
      </w:tr>
    </w:tbl>
    <w:p w14:paraId="38871E38" w14:textId="7AD8984C" w:rsidR="00125845" w:rsidRDefault="00125845" w:rsidP="007A4EC7"/>
    <w:p w14:paraId="62578807" w14:textId="5F967672" w:rsidR="00125845" w:rsidRDefault="00125845" w:rsidP="007A4EC7"/>
    <w:p w14:paraId="2A4AE7C8" w14:textId="77777777" w:rsidR="00125845" w:rsidRDefault="00125845" w:rsidP="007A4EC7"/>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25845" w:rsidRPr="001273C1" w14:paraId="4C79C9B7" w14:textId="77777777" w:rsidTr="002E0858">
        <w:trPr>
          <w:cnfStyle w:val="100000000000" w:firstRow="1" w:lastRow="0" w:firstColumn="0" w:lastColumn="0" w:oddVBand="0" w:evenVBand="0" w:oddHBand="0" w:evenHBand="0" w:firstRowFirstColumn="0" w:firstRowLastColumn="0" w:lastRowFirstColumn="0" w:lastRowLastColumn="0"/>
        </w:trPr>
        <w:tc>
          <w:tcPr>
            <w:tcW w:w="709" w:type="dxa"/>
          </w:tcPr>
          <w:p w14:paraId="6D4C8AD5" w14:textId="0F87302C" w:rsidR="00125845" w:rsidRPr="001273C1" w:rsidRDefault="00125845" w:rsidP="002E0858">
            <w:pPr>
              <w:rPr>
                <w:rFonts w:cstheme="minorHAnsi"/>
              </w:rPr>
            </w:pPr>
            <w:r>
              <w:rPr>
                <w:rFonts w:cstheme="minorHAnsi"/>
              </w:rPr>
              <w:t>L3</w:t>
            </w:r>
          </w:p>
        </w:tc>
        <w:tc>
          <w:tcPr>
            <w:tcW w:w="1276" w:type="dxa"/>
          </w:tcPr>
          <w:p w14:paraId="2C76F468" w14:textId="77777777" w:rsidR="00125845" w:rsidRPr="00AD0A96" w:rsidRDefault="00125845" w:rsidP="002E0858">
            <w:pPr>
              <w:rPr>
                <w:rFonts w:cstheme="minorHAnsi"/>
                <w:b/>
              </w:rPr>
            </w:pPr>
            <w:r w:rsidRPr="00AD0A96">
              <w:rPr>
                <w:rFonts w:cstheme="minorHAnsi"/>
                <w:b/>
              </w:rPr>
              <w:t>Field Name</w:t>
            </w:r>
          </w:p>
        </w:tc>
        <w:tc>
          <w:tcPr>
            <w:tcW w:w="1423" w:type="dxa"/>
          </w:tcPr>
          <w:p w14:paraId="6A8B0A54" w14:textId="75BDF9E9" w:rsidR="00125845" w:rsidRPr="00AD0A96" w:rsidRDefault="00125845" w:rsidP="002E0858">
            <w:pPr>
              <w:pStyle w:val="Heading4"/>
            </w:pPr>
            <w:bookmarkStart w:id="406" w:name="_Toc83127220"/>
            <w:r>
              <w:t>Unit of Measure</w:t>
            </w:r>
            <w:bookmarkEnd w:id="406"/>
          </w:p>
        </w:tc>
        <w:tc>
          <w:tcPr>
            <w:tcW w:w="845" w:type="dxa"/>
          </w:tcPr>
          <w:p w14:paraId="73181C78" w14:textId="77777777" w:rsidR="00125845" w:rsidRPr="00AD0A96" w:rsidRDefault="00125845" w:rsidP="002E0858">
            <w:pPr>
              <w:rPr>
                <w:rFonts w:cstheme="minorHAnsi"/>
                <w:b/>
              </w:rPr>
            </w:pPr>
            <w:r w:rsidRPr="00AD0A96">
              <w:rPr>
                <w:rFonts w:cstheme="minorHAnsi"/>
                <w:b/>
              </w:rPr>
              <w:t>Field type</w:t>
            </w:r>
          </w:p>
        </w:tc>
        <w:tc>
          <w:tcPr>
            <w:tcW w:w="1645" w:type="dxa"/>
          </w:tcPr>
          <w:p w14:paraId="7F090D45" w14:textId="77777777" w:rsidR="00125845" w:rsidRPr="00AD0A96" w:rsidRDefault="00125845" w:rsidP="002E0858">
            <w:pPr>
              <w:rPr>
                <w:rFonts w:cstheme="minorHAnsi"/>
              </w:rPr>
            </w:pPr>
            <w:r w:rsidRPr="00AD0A96">
              <w:rPr>
                <w:rFonts w:cstheme="minorHAnsi"/>
              </w:rPr>
              <w:t>Alphanumeric</w:t>
            </w:r>
          </w:p>
        </w:tc>
        <w:tc>
          <w:tcPr>
            <w:tcW w:w="906" w:type="dxa"/>
          </w:tcPr>
          <w:p w14:paraId="194EFCA4" w14:textId="77777777" w:rsidR="00125845" w:rsidRPr="00AD0A96" w:rsidRDefault="00125845" w:rsidP="002E0858">
            <w:pPr>
              <w:rPr>
                <w:rFonts w:cstheme="minorHAnsi"/>
                <w:b/>
              </w:rPr>
            </w:pPr>
            <w:r w:rsidRPr="00AD0A96">
              <w:rPr>
                <w:rFonts w:cstheme="minorHAnsi"/>
                <w:b/>
              </w:rPr>
              <w:t>Default value</w:t>
            </w:r>
          </w:p>
        </w:tc>
        <w:tc>
          <w:tcPr>
            <w:tcW w:w="1276" w:type="dxa"/>
          </w:tcPr>
          <w:p w14:paraId="063EDAB3" w14:textId="77777777" w:rsidR="00125845" w:rsidRPr="001273C1" w:rsidRDefault="00125845" w:rsidP="002E0858">
            <w:pPr>
              <w:rPr>
                <w:rFonts w:cstheme="minorHAnsi"/>
              </w:rPr>
            </w:pPr>
            <w:r>
              <w:rPr>
                <w:rFonts w:cstheme="minorHAnsi"/>
              </w:rPr>
              <w:t>&lt;Blank&gt;</w:t>
            </w:r>
          </w:p>
        </w:tc>
        <w:tc>
          <w:tcPr>
            <w:tcW w:w="1553" w:type="dxa"/>
          </w:tcPr>
          <w:p w14:paraId="3458C491" w14:textId="65F379D7" w:rsidR="00125845" w:rsidRPr="001273C1" w:rsidRDefault="00D742F0" w:rsidP="002E0858">
            <w:pPr>
              <w:rPr>
                <w:rFonts w:cstheme="minorHAnsi"/>
              </w:rPr>
            </w:pPr>
            <w:sdt>
              <w:sdtPr>
                <w:rPr>
                  <w:rFonts w:cstheme="minorHAnsi"/>
                </w:rPr>
                <w:id w:val="-1756432715"/>
                <w14:checkbox>
                  <w14:checked w14:val="0"/>
                  <w14:checkedState w14:val="2612" w14:font="MS Gothic"/>
                  <w14:uncheckedState w14:val="2610" w14:font="MS Gothic"/>
                </w14:checkbox>
              </w:sdtPr>
              <w:sdtEndPr/>
              <w:sdtContent>
                <w:r w:rsidR="006F4148">
                  <w:rPr>
                    <w:rFonts w:ascii="MS Gothic" w:eastAsia="MS Gothic" w:hAnsi="MS Gothic" w:cstheme="minorHAnsi" w:hint="eastAsia"/>
                  </w:rPr>
                  <w:t>☐</w:t>
                </w:r>
              </w:sdtContent>
            </w:sdt>
            <w:r w:rsidR="00125845">
              <w:rPr>
                <w:rFonts w:cstheme="minorHAnsi"/>
              </w:rPr>
              <w:t xml:space="preserve"> Mandatory</w:t>
            </w:r>
          </w:p>
        </w:tc>
      </w:tr>
      <w:tr w:rsidR="00125845" w:rsidRPr="001273C1" w14:paraId="2BFE743D" w14:textId="77777777" w:rsidTr="002E0858">
        <w:tc>
          <w:tcPr>
            <w:tcW w:w="709" w:type="dxa"/>
            <w:vMerge w:val="restart"/>
          </w:tcPr>
          <w:p w14:paraId="773C3F8D" w14:textId="77777777" w:rsidR="00125845" w:rsidRPr="001273C1" w:rsidRDefault="00125845" w:rsidP="002E0858">
            <w:pPr>
              <w:rPr>
                <w:rFonts w:cstheme="minorHAnsi"/>
              </w:rPr>
            </w:pPr>
          </w:p>
        </w:tc>
        <w:tc>
          <w:tcPr>
            <w:tcW w:w="1276" w:type="dxa"/>
          </w:tcPr>
          <w:p w14:paraId="5D5F0EC3" w14:textId="77777777" w:rsidR="00125845" w:rsidRPr="001273C1" w:rsidRDefault="00125845" w:rsidP="002E0858">
            <w:pPr>
              <w:contextualSpacing/>
              <w:rPr>
                <w:rFonts w:cstheme="minorHAnsi"/>
              </w:rPr>
            </w:pPr>
            <w:r w:rsidRPr="00AD0A96">
              <w:rPr>
                <w:rFonts w:cstheme="minorHAnsi"/>
              </w:rPr>
              <w:t>Field description</w:t>
            </w:r>
          </w:p>
        </w:tc>
        <w:tc>
          <w:tcPr>
            <w:tcW w:w="7648" w:type="dxa"/>
            <w:gridSpan w:val="6"/>
          </w:tcPr>
          <w:p w14:paraId="22C64980" w14:textId="68AD9DB2" w:rsidR="00125845" w:rsidRPr="001273C1" w:rsidRDefault="000A02E1" w:rsidP="002E0858">
            <w:pPr>
              <w:rPr>
                <w:rFonts w:cstheme="minorHAnsi"/>
              </w:rPr>
            </w:pPr>
            <w:r>
              <w:rPr>
                <w:rFonts w:cstheme="minorHAnsi"/>
              </w:rPr>
              <w:t>Mentioned over Invoice</w:t>
            </w:r>
          </w:p>
        </w:tc>
      </w:tr>
      <w:tr w:rsidR="00125845" w:rsidRPr="001273C1" w14:paraId="47E9DF1D" w14:textId="77777777" w:rsidTr="002E0858">
        <w:tc>
          <w:tcPr>
            <w:tcW w:w="709" w:type="dxa"/>
            <w:vMerge/>
          </w:tcPr>
          <w:p w14:paraId="5BBE1F9A" w14:textId="77777777" w:rsidR="00125845" w:rsidRPr="001273C1" w:rsidRDefault="00125845" w:rsidP="002E0858">
            <w:pPr>
              <w:rPr>
                <w:rFonts w:cstheme="minorHAnsi"/>
              </w:rPr>
            </w:pPr>
          </w:p>
        </w:tc>
        <w:tc>
          <w:tcPr>
            <w:tcW w:w="1276" w:type="dxa"/>
          </w:tcPr>
          <w:p w14:paraId="27CF2FD0" w14:textId="77777777" w:rsidR="00125845" w:rsidRPr="001273C1" w:rsidRDefault="00125845" w:rsidP="002E0858">
            <w:pPr>
              <w:contextualSpacing/>
              <w:rPr>
                <w:rFonts w:cstheme="minorHAnsi"/>
              </w:rPr>
            </w:pPr>
            <w:r w:rsidRPr="00AD0A96">
              <w:rPr>
                <w:rFonts w:cstheme="minorHAnsi"/>
              </w:rPr>
              <w:t>Source</w:t>
            </w:r>
          </w:p>
        </w:tc>
        <w:tc>
          <w:tcPr>
            <w:tcW w:w="7648" w:type="dxa"/>
            <w:gridSpan w:val="6"/>
          </w:tcPr>
          <w:p w14:paraId="526A025F" w14:textId="2F13556C" w:rsidR="00125845" w:rsidRPr="001273C1" w:rsidRDefault="000A02E1" w:rsidP="002E0858">
            <w:pPr>
              <w:contextualSpacing/>
              <w:rPr>
                <w:rFonts w:cstheme="minorHAnsi"/>
              </w:rPr>
            </w:pPr>
            <w:r>
              <w:rPr>
                <w:rFonts w:cstheme="minorHAnsi"/>
              </w:rPr>
              <w:t>Captured from Invoice</w:t>
            </w:r>
          </w:p>
        </w:tc>
      </w:tr>
      <w:tr w:rsidR="00125845" w:rsidRPr="001273C1" w14:paraId="2B1719AF" w14:textId="77777777" w:rsidTr="002E0858">
        <w:tc>
          <w:tcPr>
            <w:tcW w:w="709" w:type="dxa"/>
            <w:vMerge/>
          </w:tcPr>
          <w:p w14:paraId="722124E3" w14:textId="77777777" w:rsidR="00125845" w:rsidRPr="001273C1" w:rsidRDefault="00125845" w:rsidP="002E0858">
            <w:pPr>
              <w:rPr>
                <w:rFonts w:cstheme="minorHAnsi"/>
              </w:rPr>
            </w:pPr>
          </w:p>
        </w:tc>
        <w:tc>
          <w:tcPr>
            <w:tcW w:w="1276" w:type="dxa"/>
          </w:tcPr>
          <w:p w14:paraId="7C9111FF" w14:textId="77777777" w:rsidR="00125845" w:rsidRPr="001273C1" w:rsidRDefault="00125845" w:rsidP="002E0858">
            <w:pPr>
              <w:contextualSpacing/>
              <w:rPr>
                <w:rFonts w:cstheme="minorHAnsi"/>
              </w:rPr>
            </w:pPr>
            <w:r w:rsidRPr="00AD0A96">
              <w:rPr>
                <w:rFonts w:cstheme="minorHAnsi"/>
              </w:rPr>
              <w:t>Validation rules</w:t>
            </w:r>
          </w:p>
        </w:tc>
        <w:tc>
          <w:tcPr>
            <w:tcW w:w="7648" w:type="dxa"/>
            <w:gridSpan w:val="6"/>
          </w:tcPr>
          <w:p w14:paraId="646C5573" w14:textId="0AA25D3C" w:rsidR="00125845" w:rsidRPr="001273C1" w:rsidRDefault="003545FE" w:rsidP="002E0858">
            <w:pPr>
              <w:contextualSpacing/>
              <w:rPr>
                <w:rFonts w:cstheme="minorHAnsi"/>
              </w:rPr>
            </w:pPr>
            <w:ins w:id="407" w:author="Aavriti Jain" w:date="2022-07-22T12:13:00Z">
              <w:r>
                <w:rPr>
                  <w:rFonts w:cstheme="minorHAnsi"/>
                </w:rPr>
                <w:t>Captured from Invoice based on the keywords</w:t>
              </w:r>
            </w:ins>
            <w:ins w:id="408" w:author="Ramandeep Jassal" w:date="2021-10-19T00:39:00Z">
              <w:del w:id="409" w:author="Aavriti Jain" w:date="2022-07-22T12:13:00Z">
                <w:r w:rsidR="00B07858" w:rsidDel="003545FE">
                  <w:rPr>
                    <w:rFonts w:cstheme="minorHAnsi"/>
                  </w:rPr>
                  <w:delText>N/A</w:delText>
                </w:r>
              </w:del>
            </w:ins>
          </w:p>
        </w:tc>
      </w:tr>
      <w:tr w:rsidR="00125845" w:rsidRPr="001273C1" w14:paraId="1C16F062" w14:textId="77777777" w:rsidTr="002E0858">
        <w:tc>
          <w:tcPr>
            <w:tcW w:w="709" w:type="dxa"/>
            <w:vMerge/>
          </w:tcPr>
          <w:p w14:paraId="3041208C" w14:textId="77777777" w:rsidR="00125845" w:rsidRPr="001273C1" w:rsidRDefault="00125845" w:rsidP="002E0858">
            <w:pPr>
              <w:rPr>
                <w:rFonts w:cstheme="minorHAnsi"/>
              </w:rPr>
            </w:pPr>
          </w:p>
        </w:tc>
        <w:tc>
          <w:tcPr>
            <w:tcW w:w="1276" w:type="dxa"/>
          </w:tcPr>
          <w:p w14:paraId="4D8A69C2" w14:textId="77777777" w:rsidR="00125845" w:rsidRPr="00AD0A96" w:rsidRDefault="00125845" w:rsidP="002E0858">
            <w:pPr>
              <w:contextualSpacing/>
              <w:rPr>
                <w:rFonts w:cstheme="minorHAnsi"/>
              </w:rPr>
            </w:pPr>
            <w:r>
              <w:rPr>
                <w:rFonts w:cstheme="minorHAnsi"/>
              </w:rPr>
              <w:t>Field Format</w:t>
            </w:r>
          </w:p>
        </w:tc>
        <w:tc>
          <w:tcPr>
            <w:tcW w:w="7648" w:type="dxa"/>
            <w:gridSpan w:val="6"/>
          </w:tcPr>
          <w:p w14:paraId="52081B94" w14:textId="0D2F7D6A" w:rsidR="00125845" w:rsidRPr="001273C1" w:rsidRDefault="00125845" w:rsidP="002E0858">
            <w:pPr>
              <w:contextualSpacing/>
              <w:rPr>
                <w:rFonts w:cstheme="minorHAnsi"/>
              </w:rPr>
            </w:pPr>
            <w:r>
              <w:object w:dxaOrig="1440" w:dyaOrig="1440" w14:anchorId="33650E2C">
                <v:shape id="_x0000_i1749" type="#_x0000_t75" style="width:36.75pt;height:13.5pt" o:ole="">
                  <v:imagedata r:id="rId27" o:title=""/>
                </v:shape>
                <w:control r:id="rId191" w:name="Label11211182" w:shapeid="_x0000_i1749"/>
              </w:object>
            </w:r>
            <w:r>
              <w:object w:dxaOrig="1440" w:dyaOrig="1440" w14:anchorId="46DD8F17">
                <v:shape id="_x0000_i1751" type="#_x0000_t75" alt="Minimum Length" style="width:28.5pt;height:18pt" o:ole="" fillcolor="red">
                  <v:fill opacity="41943f"/>
                  <v:imagedata r:id="rId29" o:title=""/>
                </v:shape>
                <w:control r:id="rId192" w:name="TextBox21211182" w:shapeid="_x0000_i1751"/>
              </w:object>
            </w:r>
            <w:r>
              <w:object w:dxaOrig="1440" w:dyaOrig="1440" w14:anchorId="3CC74EC8">
                <v:shape id="_x0000_i1753" type="#_x0000_t75" style="width:15.75pt;height:13.5pt" o:ole="">
                  <v:imagedata r:id="rId31" o:title=""/>
                </v:shape>
                <w:control r:id="rId193" w:name="Label21211182" w:shapeid="_x0000_i1753"/>
              </w:object>
            </w:r>
            <w:r>
              <w:object w:dxaOrig="1440" w:dyaOrig="1440" w14:anchorId="452617F0">
                <v:shape id="_x0000_i1755" type="#_x0000_t75" style="width:27.75pt;height:18pt" o:ole="">
                  <v:imagedata r:id="rId194" o:title=""/>
                </v:shape>
                <w:control r:id="rId195" w:name="TextBox31211182" w:shapeid="_x0000_i1755"/>
              </w:object>
            </w:r>
          </w:p>
        </w:tc>
      </w:tr>
      <w:tr w:rsidR="00125845" w:rsidRPr="001273C1" w14:paraId="5053472D" w14:textId="77777777" w:rsidTr="002E0858">
        <w:tc>
          <w:tcPr>
            <w:tcW w:w="709" w:type="dxa"/>
            <w:vMerge/>
          </w:tcPr>
          <w:p w14:paraId="37109D7E" w14:textId="77777777" w:rsidR="00125845" w:rsidRPr="001273C1" w:rsidRDefault="00125845" w:rsidP="002E0858">
            <w:pPr>
              <w:rPr>
                <w:rFonts w:cstheme="minorHAnsi"/>
              </w:rPr>
            </w:pPr>
          </w:p>
        </w:tc>
        <w:tc>
          <w:tcPr>
            <w:tcW w:w="1276" w:type="dxa"/>
          </w:tcPr>
          <w:p w14:paraId="1376C5F7" w14:textId="77777777" w:rsidR="00125845" w:rsidRPr="001273C1" w:rsidRDefault="00125845" w:rsidP="002E0858">
            <w:pPr>
              <w:contextualSpacing/>
              <w:rPr>
                <w:rFonts w:cstheme="minorHAnsi"/>
              </w:rPr>
            </w:pPr>
            <w:r w:rsidRPr="00AD0A96">
              <w:rPr>
                <w:rFonts w:cstheme="minorHAnsi"/>
              </w:rPr>
              <w:t>Special Rules</w:t>
            </w:r>
          </w:p>
        </w:tc>
        <w:tc>
          <w:tcPr>
            <w:tcW w:w="7648" w:type="dxa"/>
            <w:gridSpan w:val="6"/>
          </w:tcPr>
          <w:p w14:paraId="4E954A61" w14:textId="579BBE06" w:rsidR="00125845" w:rsidRPr="001273C1" w:rsidRDefault="00125845" w:rsidP="002E0858">
            <w:pPr>
              <w:contextualSpacing/>
              <w:rPr>
                <w:rFonts w:cstheme="minorHAnsi"/>
              </w:rPr>
            </w:pPr>
            <w:r>
              <w:object w:dxaOrig="1440" w:dyaOrig="1440" w14:anchorId="61711E63">
                <v:shape id="_x0000_i1757" type="#_x0000_t75" style="width:31.5pt;height:18pt" o:ole="">
                  <v:imagedata r:id="rId35" o:title=""/>
                </v:shape>
                <w:control r:id="rId196" w:name="TextBox51111111111111172" w:shapeid="_x0000_i1757"/>
              </w:object>
            </w:r>
          </w:p>
        </w:tc>
      </w:tr>
      <w:tr w:rsidR="00125845" w:rsidRPr="001273C1" w14:paraId="7B324E5B" w14:textId="77777777" w:rsidTr="002E0858">
        <w:tc>
          <w:tcPr>
            <w:tcW w:w="709" w:type="dxa"/>
            <w:vMerge/>
          </w:tcPr>
          <w:p w14:paraId="25DE5E51" w14:textId="77777777" w:rsidR="00125845" w:rsidRPr="001273C1" w:rsidRDefault="00125845" w:rsidP="002E0858">
            <w:pPr>
              <w:rPr>
                <w:rFonts w:cstheme="minorHAnsi"/>
              </w:rPr>
            </w:pPr>
          </w:p>
        </w:tc>
        <w:tc>
          <w:tcPr>
            <w:tcW w:w="1276" w:type="dxa"/>
          </w:tcPr>
          <w:p w14:paraId="5ED52284" w14:textId="77777777" w:rsidR="00125845" w:rsidRPr="00AD0A96" w:rsidRDefault="00125845" w:rsidP="002E0858">
            <w:pPr>
              <w:contextualSpacing/>
              <w:rPr>
                <w:rFonts w:cstheme="minorHAnsi"/>
              </w:rPr>
            </w:pPr>
            <w:r>
              <w:rPr>
                <w:rFonts w:cstheme="minorHAnsi"/>
              </w:rPr>
              <w:t>Notes</w:t>
            </w:r>
          </w:p>
        </w:tc>
        <w:tc>
          <w:tcPr>
            <w:tcW w:w="7648" w:type="dxa"/>
            <w:gridSpan w:val="6"/>
          </w:tcPr>
          <w:p w14:paraId="3199FAAB" w14:textId="77777777" w:rsidR="00125845" w:rsidRDefault="00125845" w:rsidP="002E0858">
            <w:pPr>
              <w:contextualSpacing/>
            </w:pPr>
          </w:p>
        </w:tc>
      </w:tr>
    </w:tbl>
    <w:p w14:paraId="2664CD1B" w14:textId="77777777" w:rsidR="00125845" w:rsidRDefault="00125845" w:rsidP="007A4EC7"/>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25845" w:rsidRPr="001273C1" w14:paraId="74FC55F4" w14:textId="77777777" w:rsidTr="002E0858">
        <w:trPr>
          <w:cnfStyle w:val="100000000000" w:firstRow="1" w:lastRow="0" w:firstColumn="0" w:lastColumn="0" w:oddVBand="0" w:evenVBand="0" w:oddHBand="0" w:evenHBand="0" w:firstRowFirstColumn="0" w:firstRowLastColumn="0" w:lastRowFirstColumn="0" w:lastRowLastColumn="0"/>
        </w:trPr>
        <w:tc>
          <w:tcPr>
            <w:tcW w:w="709" w:type="dxa"/>
          </w:tcPr>
          <w:p w14:paraId="3D582AE9" w14:textId="076AABAE" w:rsidR="00125845" w:rsidRPr="001273C1" w:rsidRDefault="00125845" w:rsidP="002E0858">
            <w:pPr>
              <w:rPr>
                <w:rFonts w:cstheme="minorHAnsi"/>
              </w:rPr>
            </w:pPr>
            <w:r>
              <w:rPr>
                <w:rFonts w:cstheme="minorHAnsi"/>
              </w:rPr>
              <w:t>L4</w:t>
            </w:r>
          </w:p>
        </w:tc>
        <w:tc>
          <w:tcPr>
            <w:tcW w:w="1276" w:type="dxa"/>
          </w:tcPr>
          <w:p w14:paraId="7A72F88B" w14:textId="77777777" w:rsidR="00125845" w:rsidRPr="00AD0A96" w:rsidRDefault="00125845" w:rsidP="002E0858">
            <w:pPr>
              <w:rPr>
                <w:rFonts w:cstheme="minorHAnsi"/>
                <w:b/>
              </w:rPr>
            </w:pPr>
            <w:r w:rsidRPr="00AD0A96">
              <w:rPr>
                <w:rFonts w:cstheme="minorHAnsi"/>
                <w:b/>
              </w:rPr>
              <w:t>Field Name</w:t>
            </w:r>
          </w:p>
        </w:tc>
        <w:tc>
          <w:tcPr>
            <w:tcW w:w="1423" w:type="dxa"/>
          </w:tcPr>
          <w:p w14:paraId="27B5ECC6" w14:textId="42F8291A" w:rsidR="00125845" w:rsidRPr="00AD0A96" w:rsidRDefault="00125845" w:rsidP="002E0858">
            <w:pPr>
              <w:pStyle w:val="Heading4"/>
            </w:pPr>
            <w:bookmarkStart w:id="410" w:name="_Toc83127221"/>
            <w:r>
              <w:t>Unit Price</w:t>
            </w:r>
            <w:bookmarkEnd w:id="410"/>
          </w:p>
        </w:tc>
        <w:tc>
          <w:tcPr>
            <w:tcW w:w="845" w:type="dxa"/>
          </w:tcPr>
          <w:p w14:paraId="09494093" w14:textId="77777777" w:rsidR="00125845" w:rsidRPr="00AD0A96" w:rsidRDefault="00125845" w:rsidP="002E0858">
            <w:pPr>
              <w:rPr>
                <w:rFonts w:cstheme="minorHAnsi"/>
                <w:b/>
              </w:rPr>
            </w:pPr>
            <w:r w:rsidRPr="00AD0A96">
              <w:rPr>
                <w:rFonts w:cstheme="minorHAnsi"/>
                <w:b/>
              </w:rPr>
              <w:t>Field type</w:t>
            </w:r>
          </w:p>
        </w:tc>
        <w:tc>
          <w:tcPr>
            <w:tcW w:w="1645" w:type="dxa"/>
          </w:tcPr>
          <w:p w14:paraId="5A3EF64E" w14:textId="40F11BFF" w:rsidR="00125845" w:rsidRPr="00AD0A96" w:rsidRDefault="000A02E1" w:rsidP="002E0858">
            <w:pPr>
              <w:rPr>
                <w:rFonts w:cstheme="minorHAnsi"/>
              </w:rPr>
            </w:pPr>
            <w:r>
              <w:rPr>
                <w:rFonts w:cstheme="minorHAnsi"/>
              </w:rPr>
              <w:t>Decimal</w:t>
            </w:r>
          </w:p>
        </w:tc>
        <w:tc>
          <w:tcPr>
            <w:tcW w:w="906" w:type="dxa"/>
          </w:tcPr>
          <w:p w14:paraId="3C7C034D" w14:textId="77777777" w:rsidR="00125845" w:rsidRPr="00AD0A96" w:rsidRDefault="00125845" w:rsidP="002E0858">
            <w:pPr>
              <w:rPr>
                <w:rFonts w:cstheme="minorHAnsi"/>
                <w:b/>
              </w:rPr>
            </w:pPr>
            <w:r w:rsidRPr="00AD0A96">
              <w:rPr>
                <w:rFonts w:cstheme="minorHAnsi"/>
                <w:b/>
              </w:rPr>
              <w:t>Default value</w:t>
            </w:r>
          </w:p>
        </w:tc>
        <w:tc>
          <w:tcPr>
            <w:tcW w:w="1276" w:type="dxa"/>
          </w:tcPr>
          <w:p w14:paraId="7C976933" w14:textId="102D34A0" w:rsidR="00125845" w:rsidRPr="001273C1" w:rsidRDefault="006F4148" w:rsidP="002E0858">
            <w:pPr>
              <w:rPr>
                <w:rFonts w:cstheme="minorHAnsi"/>
              </w:rPr>
            </w:pPr>
            <w:r>
              <w:rPr>
                <w:rFonts w:cstheme="minorHAnsi"/>
              </w:rPr>
              <w:t>0.00</w:t>
            </w:r>
          </w:p>
        </w:tc>
        <w:tc>
          <w:tcPr>
            <w:tcW w:w="1553" w:type="dxa"/>
          </w:tcPr>
          <w:p w14:paraId="57ABCDA0" w14:textId="52914C29" w:rsidR="00125845" w:rsidRPr="001273C1" w:rsidRDefault="00D742F0" w:rsidP="002E0858">
            <w:pPr>
              <w:rPr>
                <w:rFonts w:cstheme="minorHAnsi"/>
              </w:rPr>
            </w:pPr>
            <w:sdt>
              <w:sdtPr>
                <w:rPr>
                  <w:rFonts w:cstheme="minorHAnsi"/>
                </w:rPr>
                <w:id w:val="-1249659766"/>
                <w14:checkbox>
                  <w14:checked w14:val="1"/>
                  <w14:checkedState w14:val="2612" w14:font="MS Gothic"/>
                  <w14:uncheckedState w14:val="2610" w14:font="MS Gothic"/>
                </w14:checkbox>
              </w:sdtPr>
              <w:sdtEndPr/>
              <w:sdtContent>
                <w:r w:rsidR="006F4148">
                  <w:rPr>
                    <w:rFonts w:ascii="MS Gothic" w:eastAsia="MS Gothic" w:hAnsi="MS Gothic" w:cstheme="minorHAnsi" w:hint="eastAsia"/>
                  </w:rPr>
                  <w:t>☒</w:t>
                </w:r>
              </w:sdtContent>
            </w:sdt>
            <w:r w:rsidR="00125845">
              <w:rPr>
                <w:rFonts w:cstheme="minorHAnsi"/>
              </w:rPr>
              <w:t xml:space="preserve"> Mandatory</w:t>
            </w:r>
          </w:p>
        </w:tc>
      </w:tr>
      <w:tr w:rsidR="00125845" w:rsidRPr="001273C1" w14:paraId="5F984D69" w14:textId="77777777" w:rsidTr="002E0858">
        <w:tc>
          <w:tcPr>
            <w:tcW w:w="709" w:type="dxa"/>
            <w:vMerge w:val="restart"/>
          </w:tcPr>
          <w:p w14:paraId="0F7A61E3" w14:textId="77777777" w:rsidR="00125845" w:rsidRPr="001273C1" w:rsidRDefault="00125845" w:rsidP="002E0858">
            <w:pPr>
              <w:rPr>
                <w:rFonts w:cstheme="minorHAnsi"/>
              </w:rPr>
            </w:pPr>
          </w:p>
        </w:tc>
        <w:tc>
          <w:tcPr>
            <w:tcW w:w="1276" w:type="dxa"/>
          </w:tcPr>
          <w:p w14:paraId="6509F8D6" w14:textId="77777777" w:rsidR="00125845" w:rsidRPr="001273C1" w:rsidRDefault="00125845" w:rsidP="002E0858">
            <w:pPr>
              <w:contextualSpacing/>
              <w:rPr>
                <w:rFonts w:cstheme="minorHAnsi"/>
              </w:rPr>
            </w:pPr>
            <w:r w:rsidRPr="00AD0A96">
              <w:rPr>
                <w:rFonts w:cstheme="minorHAnsi"/>
              </w:rPr>
              <w:t>Field description</w:t>
            </w:r>
          </w:p>
        </w:tc>
        <w:tc>
          <w:tcPr>
            <w:tcW w:w="7648" w:type="dxa"/>
            <w:gridSpan w:val="6"/>
          </w:tcPr>
          <w:p w14:paraId="4A9C0C7F" w14:textId="638AC22A" w:rsidR="00125845" w:rsidRPr="001273C1" w:rsidRDefault="000A02E1" w:rsidP="002E0858">
            <w:pPr>
              <w:rPr>
                <w:rFonts w:cstheme="minorHAnsi"/>
              </w:rPr>
            </w:pPr>
            <w:r>
              <w:rPr>
                <w:rFonts w:cstheme="minorHAnsi"/>
              </w:rPr>
              <w:t>Mentioned over Invoice</w:t>
            </w:r>
          </w:p>
        </w:tc>
      </w:tr>
      <w:tr w:rsidR="00125845" w:rsidRPr="001273C1" w14:paraId="6E3EABAE" w14:textId="77777777" w:rsidTr="002E0858">
        <w:tc>
          <w:tcPr>
            <w:tcW w:w="709" w:type="dxa"/>
            <w:vMerge/>
          </w:tcPr>
          <w:p w14:paraId="70DE96D9" w14:textId="77777777" w:rsidR="00125845" w:rsidRPr="001273C1" w:rsidRDefault="00125845" w:rsidP="002E0858">
            <w:pPr>
              <w:rPr>
                <w:rFonts w:cstheme="minorHAnsi"/>
              </w:rPr>
            </w:pPr>
          </w:p>
        </w:tc>
        <w:tc>
          <w:tcPr>
            <w:tcW w:w="1276" w:type="dxa"/>
          </w:tcPr>
          <w:p w14:paraId="264DFDA4" w14:textId="77777777" w:rsidR="00125845" w:rsidRPr="001273C1" w:rsidRDefault="00125845" w:rsidP="002E0858">
            <w:pPr>
              <w:contextualSpacing/>
              <w:rPr>
                <w:rFonts w:cstheme="minorHAnsi"/>
              </w:rPr>
            </w:pPr>
            <w:r w:rsidRPr="00AD0A96">
              <w:rPr>
                <w:rFonts w:cstheme="minorHAnsi"/>
              </w:rPr>
              <w:t>Source</w:t>
            </w:r>
          </w:p>
        </w:tc>
        <w:tc>
          <w:tcPr>
            <w:tcW w:w="7648" w:type="dxa"/>
            <w:gridSpan w:val="6"/>
          </w:tcPr>
          <w:p w14:paraId="19084B55" w14:textId="24BC6780" w:rsidR="00125845" w:rsidRPr="001273C1" w:rsidRDefault="000A02E1" w:rsidP="002E0858">
            <w:pPr>
              <w:contextualSpacing/>
              <w:rPr>
                <w:rFonts w:cstheme="minorHAnsi"/>
              </w:rPr>
            </w:pPr>
            <w:r>
              <w:rPr>
                <w:rFonts w:cstheme="minorHAnsi"/>
              </w:rPr>
              <w:t>Captured from Invoice</w:t>
            </w:r>
          </w:p>
        </w:tc>
      </w:tr>
      <w:tr w:rsidR="00125845" w:rsidRPr="001273C1" w14:paraId="246F25AC" w14:textId="77777777" w:rsidTr="002E0858">
        <w:tc>
          <w:tcPr>
            <w:tcW w:w="709" w:type="dxa"/>
            <w:vMerge/>
          </w:tcPr>
          <w:p w14:paraId="754D2E11" w14:textId="77777777" w:rsidR="00125845" w:rsidRPr="001273C1" w:rsidRDefault="00125845" w:rsidP="002E0858">
            <w:pPr>
              <w:rPr>
                <w:rFonts w:cstheme="minorHAnsi"/>
              </w:rPr>
            </w:pPr>
          </w:p>
        </w:tc>
        <w:tc>
          <w:tcPr>
            <w:tcW w:w="1276" w:type="dxa"/>
          </w:tcPr>
          <w:p w14:paraId="2CED25C2" w14:textId="77777777" w:rsidR="00125845" w:rsidRPr="001273C1" w:rsidRDefault="00125845" w:rsidP="002E0858">
            <w:pPr>
              <w:contextualSpacing/>
              <w:rPr>
                <w:rFonts w:cstheme="minorHAnsi"/>
              </w:rPr>
            </w:pPr>
            <w:r w:rsidRPr="00AD0A96">
              <w:rPr>
                <w:rFonts w:cstheme="minorHAnsi"/>
              </w:rPr>
              <w:t>Validation rules</w:t>
            </w:r>
          </w:p>
        </w:tc>
        <w:tc>
          <w:tcPr>
            <w:tcW w:w="7648" w:type="dxa"/>
            <w:gridSpan w:val="6"/>
          </w:tcPr>
          <w:p w14:paraId="20CE4664" w14:textId="3692B1E7" w:rsidR="00125845" w:rsidRPr="001273C1" w:rsidRDefault="003545FE" w:rsidP="002E0858">
            <w:pPr>
              <w:contextualSpacing/>
              <w:rPr>
                <w:rFonts w:cstheme="minorHAnsi"/>
              </w:rPr>
            </w:pPr>
            <w:ins w:id="411" w:author="Aavriti Jain" w:date="2022-07-22T12:14:00Z">
              <w:r>
                <w:rPr>
                  <w:rFonts w:cstheme="minorHAnsi"/>
                </w:rPr>
                <w:t>Captured from Invoice based on the keywords</w:t>
              </w:r>
            </w:ins>
            <w:ins w:id="412" w:author="Ramandeep Jassal" w:date="2021-10-19T00:39:00Z">
              <w:del w:id="413" w:author="Aavriti Jain" w:date="2022-07-22T12:14:00Z">
                <w:r w:rsidR="00B07858" w:rsidDel="003545FE">
                  <w:rPr>
                    <w:rFonts w:cstheme="minorHAnsi"/>
                  </w:rPr>
                  <w:delText>N/A</w:delText>
                </w:r>
              </w:del>
            </w:ins>
          </w:p>
        </w:tc>
      </w:tr>
      <w:tr w:rsidR="00125845" w:rsidRPr="001273C1" w14:paraId="3CC1DBB3" w14:textId="77777777" w:rsidTr="002E0858">
        <w:tc>
          <w:tcPr>
            <w:tcW w:w="709" w:type="dxa"/>
            <w:vMerge/>
          </w:tcPr>
          <w:p w14:paraId="57050BED" w14:textId="77777777" w:rsidR="00125845" w:rsidRPr="001273C1" w:rsidRDefault="00125845" w:rsidP="002E0858">
            <w:pPr>
              <w:rPr>
                <w:rFonts w:cstheme="minorHAnsi"/>
              </w:rPr>
            </w:pPr>
          </w:p>
        </w:tc>
        <w:tc>
          <w:tcPr>
            <w:tcW w:w="1276" w:type="dxa"/>
          </w:tcPr>
          <w:p w14:paraId="77A77822" w14:textId="77777777" w:rsidR="00125845" w:rsidRPr="00AD0A96" w:rsidRDefault="00125845" w:rsidP="002E0858">
            <w:pPr>
              <w:contextualSpacing/>
              <w:rPr>
                <w:rFonts w:cstheme="minorHAnsi"/>
              </w:rPr>
            </w:pPr>
            <w:r>
              <w:rPr>
                <w:rFonts w:cstheme="minorHAnsi"/>
              </w:rPr>
              <w:t>Field Format</w:t>
            </w:r>
          </w:p>
        </w:tc>
        <w:tc>
          <w:tcPr>
            <w:tcW w:w="7648" w:type="dxa"/>
            <w:gridSpan w:val="6"/>
          </w:tcPr>
          <w:p w14:paraId="6EB8A5E9" w14:textId="3458824A" w:rsidR="00125845" w:rsidRPr="001273C1" w:rsidRDefault="00125845" w:rsidP="002E0858">
            <w:pPr>
              <w:contextualSpacing/>
              <w:rPr>
                <w:rFonts w:cstheme="minorHAnsi"/>
              </w:rPr>
            </w:pPr>
            <w:r>
              <w:object w:dxaOrig="1440" w:dyaOrig="1440" w14:anchorId="45B67124">
                <v:shape id="_x0000_i1759" type="#_x0000_t75" style="width:36.75pt;height:13.5pt" o:ole="">
                  <v:imagedata r:id="rId27" o:title=""/>
                </v:shape>
                <w:control r:id="rId197" w:name="Label11211183" w:shapeid="_x0000_i1759"/>
              </w:object>
            </w:r>
            <w:r>
              <w:object w:dxaOrig="1440" w:dyaOrig="1440" w14:anchorId="031F494C">
                <v:shape id="_x0000_i1761" type="#_x0000_t75" alt="Minimum Length" style="width:28.5pt;height:18pt" o:ole="" fillcolor="red">
                  <v:fill opacity="41943f"/>
                  <v:imagedata r:id="rId165" o:title=""/>
                </v:shape>
                <w:control r:id="rId198" w:name="TextBox21211183" w:shapeid="_x0000_i1761"/>
              </w:object>
            </w:r>
            <w:r>
              <w:object w:dxaOrig="1440" w:dyaOrig="1440" w14:anchorId="624BAC91">
                <v:shape id="_x0000_i1763" type="#_x0000_t75" style="width:15.75pt;height:13.5pt" o:ole="">
                  <v:imagedata r:id="rId199" o:title=""/>
                </v:shape>
                <w:control r:id="rId200" w:name="Label21211183" w:shapeid="_x0000_i1763"/>
              </w:object>
            </w:r>
            <w:r>
              <w:object w:dxaOrig="1440" w:dyaOrig="1440" w14:anchorId="0C282D38">
                <v:shape id="_x0000_i1765" type="#_x0000_t75" style="width:27.75pt;height:18pt" o:ole="">
                  <v:imagedata r:id="rId168" o:title=""/>
                </v:shape>
                <w:control r:id="rId201" w:name="TextBox31211183" w:shapeid="_x0000_i1765"/>
              </w:object>
            </w:r>
            <w:ins w:id="414" w:author="Ramandeep Jassal" w:date="2021-10-19T00:35:00Z">
              <w:r w:rsidR="00ED698D">
                <w:t xml:space="preserve"> </w:t>
              </w:r>
              <w:r w:rsidR="00ED698D">
                <w:rPr>
                  <w:rFonts w:ascii="Calibri" w:hAnsi="Calibri" w:cs="Calibri"/>
                  <w:sz w:val="22"/>
                </w:rPr>
                <w:t xml:space="preserve"> &lt;whole units&gt;.&lt;cents&gt;</w:t>
              </w:r>
            </w:ins>
          </w:p>
        </w:tc>
      </w:tr>
      <w:tr w:rsidR="00125845" w:rsidRPr="001273C1" w14:paraId="6FB7BB52" w14:textId="77777777" w:rsidTr="002E0858">
        <w:tc>
          <w:tcPr>
            <w:tcW w:w="709" w:type="dxa"/>
            <w:vMerge/>
          </w:tcPr>
          <w:p w14:paraId="741625D6" w14:textId="77777777" w:rsidR="00125845" w:rsidRPr="001273C1" w:rsidRDefault="00125845" w:rsidP="002E0858">
            <w:pPr>
              <w:rPr>
                <w:rFonts w:cstheme="minorHAnsi"/>
              </w:rPr>
            </w:pPr>
          </w:p>
        </w:tc>
        <w:tc>
          <w:tcPr>
            <w:tcW w:w="1276" w:type="dxa"/>
          </w:tcPr>
          <w:p w14:paraId="10B66B58" w14:textId="77777777" w:rsidR="00125845" w:rsidRPr="001273C1" w:rsidRDefault="00125845" w:rsidP="002E0858">
            <w:pPr>
              <w:contextualSpacing/>
              <w:rPr>
                <w:rFonts w:cstheme="minorHAnsi"/>
              </w:rPr>
            </w:pPr>
            <w:r w:rsidRPr="00AD0A96">
              <w:rPr>
                <w:rFonts w:cstheme="minorHAnsi"/>
              </w:rPr>
              <w:t>Special Rules</w:t>
            </w:r>
          </w:p>
        </w:tc>
        <w:tc>
          <w:tcPr>
            <w:tcW w:w="7648" w:type="dxa"/>
            <w:gridSpan w:val="6"/>
          </w:tcPr>
          <w:p w14:paraId="4140D853" w14:textId="18989256" w:rsidR="00125845" w:rsidRPr="001273C1" w:rsidRDefault="00125845" w:rsidP="002E0858">
            <w:pPr>
              <w:contextualSpacing/>
              <w:rPr>
                <w:rFonts w:cstheme="minorHAnsi"/>
              </w:rPr>
            </w:pPr>
            <w:r>
              <w:object w:dxaOrig="1440" w:dyaOrig="1440" w14:anchorId="7C5B6F18">
                <v:shape id="_x0000_i1767" type="#_x0000_t75" style="width:31.5pt;height:18pt" o:ole="">
                  <v:imagedata r:id="rId35" o:title=""/>
                </v:shape>
                <w:control r:id="rId202" w:name="TextBox51111111111111173" w:shapeid="_x0000_i1767"/>
              </w:object>
            </w:r>
          </w:p>
        </w:tc>
      </w:tr>
      <w:tr w:rsidR="00125845" w:rsidRPr="001273C1" w14:paraId="73854AFC" w14:textId="77777777" w:rsidTr="002E0858">
        <w:tc>
          <w:tcPr>
            <w:tcW w:w="709" w:type="dxa"/>
            <w:vMerge/>
          </w:tcPr>
          <w:p w14:paraId="769A2A74" w14:textId="77777777" w:rsidR="00125845" w:rsidRPr="001273C1" w:rsidRDefault="00125845" w:rsidP="002E0858">
            <w:pPr>
              <w:rPr>
                <w:rFonts w:cstheme="minorHAnsi"/>
              </w:rPr>
            </w:pPr>
          </w:p>
        </w:tc>
        <w:tc>
          <w:tcPr>
            <w:tcW w:w="1276" w:type="dxa"/>
          </w:tcPr>
          <w:p w14:paraId="135B931D" w14:textId="77777777" w:rsidR="00125845" w:rsidRPr="00AD0A96" w:rsidRDefault="00125845" w:rsidP="002E0858">
            <w:pPr>
              <w:contextualSpacing/>
              <w:rPr>
                <w:rFonts w:cstheme="minorHAnsi"/>
              </w:rPr>
            </w:pPr>
            <w:r>
              <w:rPr>
                <w:rFonts w:cstheme="minorHAnsi"/>
              </w:rPr>
              <w:t>Notes</w:t>
            </w:r>
          </w:p>
        </w:tc>
        <w:tc>
          <w:tcPr>
            <w:tcW w:w="7648" w:type="dxa"/>
            <w:gridSpan w:val="6"/>
          </w:tcPr>
          <w:p w14:paraId="3B277376" w14:textId="77777777" w:rsidR="00125845" w:rsidRDefault="00125845" w:rsidP="002E0858">
            <w:pPr>
              <w:contextualSpacing/>
            </w:pPr>
          </w:p>
        </w:tc>
      </w:tr>
    </w:tbl>
    <w:p w14:paraId="120AC7E2" w14:textId="77777777" w:rsidR="00125845" w:rsidRDefault="00125845" w:rsidP="007A4EC7"/>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25845" w:rsidRPr="001273C1" w14:paraId="240A102A" w14:textId="77777777" w:rsidTr="002E0858">
        <w:trPr>
          <w:cnfStyle w:val="100000000000" w:firstRow="1" w:lastRow="0" w:firstColumn="0" w:lastColumn="0" w:oddVBand="0" w:evenVBand="0" w:oddHBand="0" w:evenHBand="0" w:firstRowFirstColumn="0" w:firstRowLastColumn="0" w:lastRowFirstColumn="0" w:lastRowLastColumn="0"/>
        </w:trPr>
        <w:tc>
          <w:tcPr>
            <w:tcW w:w="709" w:type="dxa"/>
          </w:tcPr>
          <w:p w14:paraId="486B449D" w14:textId="6F603C50" w:rsidR="00125845" w:rsidRPr="001273C1" w:rsidRDefault="00125845" w:rsidP="002E0858">
            <w:pPr>
              <w:rPr>
                <w:rFonts w:cstheme="minorHAnsi"/>
              </w:rPr>
            </w:pPr>
            <w:r>
              <w:rPr>
                <w:rFonts w:cstheme="minorHAnsi"/>
              </w:rPr>
              <w:lastRenderedPageBreak/>
              <w:t>L5</w:t>
            </w:r>
          </w:p>
        </w:tc>
        <w:tc>
          <w:tcPr>
            <w:tcW w:w="1276" w:type="dxa"/>
          </w:tcPr>
          <w:p w14:paraId="56340CC8" w14:textId="77777777" w:rsidR="00125845" w:rsidRPr="00AD0A96" w:rsidRDefault="00125845" w:rsidP="002E0858">
            <w:pPr>
              <w:rPr>
                <w:rFonts w:cstheme="minorHAnsi"/>
                <w:b/>
              </w:rPr>
            </w:pPr>
            <w:r w:rsidRPr="00AD0A96">
              <w:rPr>
                <w:rFonts w:cstheme="minorHAnsi"/>
                <w:b/>
              </w:rPr>
              <w:t>Field Name</w:t>
            </w:r>
          </w:p>
        </w:tc>
        <w:tc>
          <w:tcPr>
            <w:tcW w:w="1423" w:type="dxa"/>
          </w:tcPr>
          <w:p w14:paraId="25DB3504" w14:textId="204012E0" w:rsidR="00125845" w:rsidRPr="00AD0A96" w:rsidRDefault="00125845" w:rsidP="002E0858">
            <w:pPr>
              <w:pStyle w:val="Heading4"/>
            </w:pPr>
            <w:bookmarkStart w:id="415" w:name="_Toc83127222"/>
            <w:r>
              <w:t>Net Amount</w:t>
            </w:r>
            <w:bookmarkEnd w:id="415"/>
          </w:p>
        </w:tc>
        <w:tc>
          <w:tcPr>
            <w:tcW w:w="845" w:type="dxa"/>
          </w:tcPr>
          <w:p w14:paraId="658DA48E" w14:textId="77777777" w:rsidR="00125845" w:rsidRPr="00AD0A96" w:rsidRDefault="00125845" w:rsidP="002E0858">
            <w:pPr>
              <w:rPr>
                <w:rFonts w:cstheme="minorHAnsi"/>
                <w:b/>
              </w:rPr>
            </w:pPr>
            <w:r w:rsidRPr="00AD0A96">
              <w:rPr>
                <w:rFonts w:cstheme="minorHAnsi"/>
                <w:b/>
              </w:rPr>
              <w:t>Field type</w:t>
            </w:r>
          </w:p>
        </w:tc>
        <w:tc>
          <w:tcPr>
            <w:tcW w:w="1645" w:type="dxa"/>
          </w:tcPr>
          <w:p w14:paraId="05EECE15" w14:textId="20833F51" w:rsidR="00125845" w:rsidRPr="00AD0A96" w:rsidRDefault="0074543C" w:rsidP="002E0858">
            <w:pPr>
              <w:rPr>
                <w:rFonts w:cstheme="minorHAnsi"/>
              </w:rPr>
            </w:pPr>
            <w:r>
              <w:rPr>
                <w:rFonts w:cstheme="minorHAnsi"/>
              </w:rPr>
              <w:t>Decimal</w:t>
            </w:r>
          </w:p>
        </w:tc>
        <w:tc>
          <w:tcPr>
            <w:tcW w:w="906" w:type="dxa"/>
          </w:tcPr>
          <w:p w14:paraId="35649DB9" w14:textId="77777777" w:rsidR="00125845" w:rsidRPr="00AD0A96" w:rsidRDefault="00125845" w:rsidP="002E0858">
            <w:pPr>
              <w:rPr>
                <w:rFonts w:cstheme="minorHAnsi"/>
                <w:b/>
              </w:rPr>
            </w:pPr>
            <w:r w:rsidRPr="00AD0A96">
              <w:rPr>
                <w:rFonts w:cstheme="minorHAnsi"/>
                <w:b/>
              </w:rPr>
              <w:t>Default value</w:t>
            </w:r>
          </w:p>
        </w:tc>
        <w:tc>
          <w:tcPr>
            <w:tcW w:w="1276" w:type="dxa"/>
          </w:tcPr>
          <w:p w14:paraId="70038E7B" w14:textId="643CE44A" w:rsidR="00125845" w:rsidRPr="001273C1" w:rsidRDefault="006F4148" w:rsidP="002E0858">
            <w:pPr>
              <w:rPr>
                <w:rFonts w:cstheme="minorHAnsi"/>
              </w:rPr>
            </w:pPr>
            <w:r>
              <w:rPr>
                <w:rFonts w:cstheme="minorHAnsi"/>
              </w:rPr>
              <w:t>0.00</w:t>
            </w:r>
          </w:p>
        </w:tc>
        <w:tc>
          <w:tcPr>
            <w:tcW w:w="1553" w:type="dxa"/>
          </w:tcPr>
          <w:p w14:paraId="537E0170" w14:textId="1170A17F" w:rsidR="00125845" w:rsidRPr="001273C1" w:rsidRDefault="00D742F0" w:rsidP="002E0858">
            <w:pPr>
              <w:rPr>
                <w:rFonts w:cstheme="minorHAnsi"/>
              </w:rPr>
            </w:pPr>
            <w:sdt>
              <w:sdtPr>
                <w:rPr>
                  <w:rFonts w:cstheme="minorHAnsi"/>
                </w:rPr>
                <w:id w:val="1378825585"/>
                <w14:checkbox>
                  <w14:checked w14:val="1"/>
                  <w14:checkedState w14:val="2612" w14:font="MS Gothic"/>
                  <w14:uncheckedState w14:val="2610" w14:font="MS Gothic"/>
                </w14:checkbox>
              </w:sdtPr>
              <w:sdtEndPr/>
              <w:sdtContent>
                <w:r w:rsidR="006F4148">
                  <w:rPr>
                    <w:rFonts w:ascii="MS Gothic" w:eastAsia="MS Gothic" w:hAnsi="MS Gothic" w:cstheme="minorHAnsi" w:hint="eastAsia"/>
                  </w:rPr>
                  <w:t>☒</w:t>
                </w:r>
              </w:sdtContent>
            </w:sdt>
            <w:r w:rsidR="00125845">
              <w:rPr>
                <w:rFonts w:cstheme="minorHAnsi"/>
              </w:rPr>
              <w:t xml:space="preserve"> Mandatory</w:t>
            </w:r>
          </w:p>
        </w:tc>
      </w:tr>
      <w:tr w:rsidR="00125845" w:rsidRPr="001273C1" w14:paraId="2E2800FB" w14:textId="77777777" w:rsidTr="002E0858">
        <w:tc>
          <w:tcPr>
            <w:tcW w:w="709" w:type="dxa"/>
            <w:vMerge w:val="restart"/>
          </w:tcPr>
          <w:p w14:paraId="311AD301" w14:textId="77777777" w:rsidR="00125845" w:rsidRPr="001273C1" w:rsidRDefault="00125845" w:rsidP="002E0858">
            <w:pPr>
              <w:rPr>
                <w:rFonts w:cstheme="minorHAnsi"/>
              </w:rPr>
            </w:pPr>
          </w:p>
        </w:tc>
        <w:tc>
          <w:tcPr>
            <w:tcW w:w="1276" w:type="dxa"/>
          </w:tcPr>
          <w:p w14:paraId="6D1DAC98" w14:textId="77777777" w:rsidR="00125845" w:rsidRPr="001273C1" w:rsidRDefault="00125845" w:rsidP="002E0858">
            <w:pPr>
              <w:contextualSpacing/>
              <w:rPr>
                <w:rFonts w:cstheme="minorHAnsi"/>
              </w:rPr>
            </w:pPr>
            <w:r w:rsidRPr="00AD0A96">
              <w:rPr>
                <w:rFonts w:cstheme="minorHAnsi"/>
              </w:rPr>
              <w:t>Field description</w:t>
            </w:r>
          </w:p>
        </w:tc>
        <w:tc>
          <w:tcPr>
            <w:tcW w:w="7648" w:type="dxa"/>
            <w:gridSpan w:val="6"/>
          </w:tcPr>
          <w:p w14:paraId="26733E41" w14:textId="3EADE4A7" w:rsidR="00125845" w:rsidRPr="001273C1" w:rsidRDefault="0074543C" w:rsidP="002E0858">
            <w:pPr>
              <w:rPr>
                <w:rFonts w:cstheme="minorHAnsi"/>
              </w:rPr>
            </w:pPr>
            <w:r>
              <w:rPr>
                <w:rFonts w:cstheme="minorHAnsi"/>
              </w:rPr>
              <w:t>Mentioned over Invoice</w:t>
            </w:r>
          </w:p>
        </w:tc>
      </w:tr>
      <w:tr w:rsidR="00125845" w:rsidRPr="001273C1" w14:paraId="64AE562E" w14:textId="77777777" w:rsidTr="002E0858">
        <w:tc>
          <w:tcPr>
            <w:tcW w:w="709" w:type="dxa"/>
            <w:vMerge/>
          </w:tcPr>
          <w:p w14:paraId="4FBA6DF5" w14:textId="77777777" w:rsidR="00125845" w:rsidRPr="001273C1" w:rsidRDefault="00125845" w:rsidP="002E0858">
            <w:pPr>
              <w:rPr>
                <w:rFonts w:cstheme="minorHAnsi"/>
              </w:rPr>
            </w:pPr>
          </w:p>
        </w:tc>
        <w:tc>
          <w:tcPr>
            <w:tcW w:w="1276" w:type="dxa"/>
          </w:tcPr>
          <w:p w14:paraId="3E192280" w14:textId="77777777" w:rsidR="00125845" w:rsidRPr="001273C1" w:rsidRDefault="00125845" w:rsidP="002E0858">
            <w:pPr>
              <w:contextualSpacing/>
              <w:rPr>
                <w:rFonts w:cstheme="minorHAnsi"/>
              </w:rPr>
            </w:pPr>
            <w:r w:rsidRPr="00AD0A96">
              <w:rPr>
                <w:rFonts w:cstheme="minorHAnsi"/>
              </w:rPr>
              <w:t>Source</w:t>
            </w:r>
          </w:p>
        </w:tc>
        <w:tc>
          <w:tcPr>
            <w:tcW w:w="7648" w:type="dxa"/>
            <w:gridSpan w:val="6"/>
          </w:tcPr>
          <w:p w14:paraId="654D61D0" w14:textId="76E4CDB9" w:rsidR="00125845" w:rsidRPr="001273C1" w:rsidRDefault="0074543C" w:rsidP="002E0858">
            <w:pPr>
              <w:contextualSpacing/>
              <w:rPr>
                <w:rFonts w:cstheme="minorHAnsi"/>
              </w:rPr>
            </w:pPr>
            <w:r>
              <w:rPr>
                <w:rFonts w:cstheme="minorHAnsi"/>
              </w:rPr>
              <w:t>Captured from Invoice</w:t>
            </w:r>
          </w:p>
        </w:tc>
      </w:tr>
      <w:tr w:rsidR="00125845" w:rsidRPr="001273C1" w14:paraId="6D8E0F33" w14:textId="77777777" w:rsidTr="002E0858">
        <w:tc>
          <w:tcPr>
            <w:tcW w:w="709" w:type="dxa"/>
            <w:vMerge/>
          </w:tcPr>
          <w:p w14:paraId="0F2D18F3" w14:textId="77777777" w:rsidR="00125845" w:rsidRPr="001273C1" w:rsidRDefault="00125845" w:rsidP="002E0858">
            <w:pPr>
              <w:rPr>
                <w:rFonts w:cstheme="minorHAnsi"/>
              </w:rPr>
            </w:pPr>
          </w:p>
        </w:tc>
        <w:tc>
          <w:tcPr>
            <w:tcW w:w="1276" w:type="dxa"/>
          </w:tcPr>
          <w:p w14:paraId="5022EDE1" w14:textId="77777777" w:rsidR="00125845" w:rsidRPr="001273C1" w:rsidRDefault="00125845" w:rsidP="002E0858">
            <w:pPr>
              <w:contextualSpacing/>
              <w:rPr>
                <w:rFonts w:cstheme="minorHAnsi"/>
              </w:rPr>
            </w:pPr>
            <w:r w:rsidRPr="00AD0A96">
              <w:rPr>
                <w:rFonts w:cstheme="minorHAnsi"/>
              </w:rPr>
              <w:t>Validation rules</w:t>
            </w:r>
          </w:p>
        </w:tc>
        <w:tc>
          <w:tcPr>
            <w:tcW w:w="7648" w:type="dxa"/>
            <w:gridSpan w:val="6"/>
          </w:tcPr>
          <w:p w14:paraId="670CB524" w14:textId="351A5EAF" w:rsidR="00125845" w:rsidRPr="001273C1" w:rsidRDefault="003545FE" w:rsidP="002E0858">
            <w:pPr>
              <w:contextualSpacing/>
              <w:rPr>
                <w:rFonts w:cstheme="minorHAnsi"/>
              </w:rPr>
            </w:pPr>
            <w:ins w:id="416" w:author="Aavriti Jain" w:date="2022-07-22T12:14:00Z">
              <w:r>
                <w:rPr>
                  <w:rFonts w:cstheme="minorHAnsi"/>
                </w:rPr>
                <w:t>Captured from Invoice based on the keywords</w:t>
              </w:r>
            </w:ins>
            <w:ins w:id="417" w:author="Ramandeep Jassal" w:date="2021-10-19T00:39:00Z">
              <w:del w:id="418" w:author="Aavriti Jain" w:date="2022-07-22T12:14:00Z">
                <w:r w:rsidR="00B07858" w:rsidDel="003545FE">
                  <w:rPr>
                    <w:rFonts w:cstheme="minorHAnsi"/>
                  </w:rPr>
                  <w:delText>N/A</w:delText>
                </w:r>
              </w:del>
            </w:ins>
          </w:p>
        </w:tc>
      </w:tr>
      <w:tr w:rsidR="00125845" w:rsidRPr="001273C1" w14:paraId="52D51D7B" w14:textId="77777777" w:rsidTr="002E0858">
        <w:tc>
          <w:tcPr>
            <w:tcW w:w="709" w:type="dxa"/>
            <w:vMerge/>
          </w:tcPr>
          <w:p w14:paraId="7DEA11A8" w14:textId="77777777" w:rsidR="00125845" w:rsidRPr="001273C1" w:rsidRDefault="00125845" w:rsidP="002E0858">
            <w:pPr>
              <w:rPr>
                <w:rFonts w:cstheme="minorHAnsi"/>
              </w:rPr>
            </w:pPr>
          </w:p>
        </w:tc>
        <w:tc>
          <w:tcPr>
            <w:tcW w:w="1276" w:type="dxa"/>
          </w:tcPr>
          <w:p w14:paraId="17B45D3C" w14:textId="77777777" w:rsidR="00125845" w:rsidRPr="00AD0A96" w:rsidRDefault="00125845" w:rsidP="002E0858">
            <w:pPr>
              <w:contextualSpacing/>
              <w:rPr>
                <w:rFonts w:cstheme="minorHAnsi"/>
              </w:rPr>
            </w:pPr>
            <w:r>
              <w:rPr>
                <w:rFonts w:cstheme="minorHAnsi"/>
              </w:rPr>
              <w:t>Field Format</w:t>
            </w:r>
          </w:p>
        </w:tc>
        <w:tc>
          <w:tcPr>
            <w:tcW w:w="7648" w:type="dxa"/>
            <w:gridSpan w:val="6"/>
          </w:tcPr>
          <w:p w14:paraId="7D697C5E" w14:textId="7EAD5C83" w:rsidR="00125845" w:rsidRPr="001273C1" w:rsidRDefault="00125845" w:rsidP="002E0858">
            <w:pPr>
              <w:contextualSpacing/>
              <w:rPr>
                <w:rFonts w:cstheme="minorHAnsi"/>
              </w:rPr>
            </w:pPr>
            <w:r>
              <w:object w:dxaOrig="1440" w:dyaOrig="1440" w14:anchorId="3E5DEDCB">
                <v:shape id="_x0000_i1769" type="#_x0000_t75" style="width:36.75pt;height:13.5pt" o:ole="">
                  <v:imagedata r:id="rId27" o:title=""/>
                </v:shape>
                <w:control r:id="rId203" w:name="Label11211184" w:shapeid="_x0000_i1769"/>
              </w:object>
            </w:r>
            <w:r>
              <w:object w:dxaOrig="1440" w:dyaOrig="1440" w14:anchorId="34784EED">
                <v:shape id="_x0000_i1771" type="#_x0000_t75" alt="Minimum Length" style="width:28.5pt;height:18pt" o:ole="" fillcolor="red">
                  <v:fill opacity="41943f"/>
                  <v:imagedata r:id="rId165" o:title=""/>
                </v:shape>
                <w:control r:id="rId204" w:name="TextBox21211184" w:shapeid="_x0000_i1771"/>
              </w:object>
            </w:r>
            <w:r>
              <w:object w:dxaOrig="1440" w:dyaOrig="1440" w14:anchorId="0678AD32">
                <v:shape id="_x0000_i1773" type="#_x0000_t75" style="width:15.75pt;height:13.5pt" o:ole="">
                  <v:imagedata r:id="rId31" o:title=""/>
                </v:shape>
                <w:control r:id="rId205" w:name="Label21211184" w:shapeid="_x0000_i1773"/>
              </w:object>
            </w:r>
            <w:r>
              <w:object w:dxaOrig="1440" w:dyaOrig="1440" w14:anchorId="5E991B7F">
                <v:shape id="_x0000_i1775" type="#_x0000_t75" style="width:27.75pt;height:18pt" o:ole="">
                  <v:imagedata r:id="rId168" o:title=""/>
                </v:shape>
                <w:control r:id="rId206" w:name="TextBox31211184" w:shapeid="_x0000_i1775"/>
              </w:object>
            </w:r>
            <w:ins w:id="419" w:author="Ramandeep Jassal" w:date="2021-10-19T00:35:00Z">
              <w:r w:rsidR="00ED698D">
                <w:t xml:space="preserve"> </w:t>
              </w:r>
              <w:r w:rsidR="00ED698D">
                <w:rPr>
                  <w:rFonts w:ascii="Calibri" w:hAnsi="Calibri" w:cs="Calibri"/>
                  <w:sz w:val="22"/>
                </w:rPr>
                <w:t xml:space="preserve"> &lt;whole units&gt;.&lt;cents&gt;</w:t>
              </w:r>
            </w:ins>
          </w:p>
        </w:tc>
      </w:tr>
      <w:tr w:rsidR="00125845" w:rsidRPr="001273C1" w14:paraId="41298198" w14:textId="77777777" w:rsidTr="002E0858">
        <w:tc>
          <w:tcPr>
            <w:tcW w:w="709" w:type="dxa"/>
            <w:vMerge/>
          </w:tcPr>
          <w:p w14:paraId="54D8D0EC" w14:textId="77777777" w:rsidR="00125845" w:rsidRPr="001273C1" w:rsidRDefault="00125845" w:rsidP="002E0858">
            <w:pPr>
              <w:rPr>
                <w:rFonts w:cstheme="minorHAnsi"/>
              </w:rPr>
            </w:pPr>
          </w:p>
        </w:tc>
        <w:tc>
          <w:tcPr>
            <w:tcW w:w="1276" w:type="dxa"/>
          </w:tcPr>
          <w:p w14:paraId="1CD3D463" w14:textId="77777777" w:rsidR="00125845" w:rsidRPr="001273C1" w:rsidRDefault="00125845" w:rsidP="002E0858">
            <w:pPr>
              <w:contextualSpacing/>
              <w:rPr>
                <w:rFonts w:cstheme="minorHAnsi"/>
              </w:rPr>
            </w:pPr>
            <w:r w:rsidRPr="00AD0A96">
              <w:rPr>
                <w:rFonts w:cstheme="minorHAnsi"/>
              </w:rPr>
              <w:t>Special Rules</w:t>
            </w:r>
          </w:p>
        </w:tc>
        <w:tc>
          <w:tcPr>
            <w:tcW w:w="7648" w:type="dxa"/>
            <w:gridSpan w:val="6"/>
          </w:tcPr>
          <w:p w14:paraId="0587ADF7" w14:textId="1D08411D" w:rsidR="00125845" w:rsidRPr="001273C1" w:rsidRDefault="00125845" w:rsidP="002E0858">
            <w:pPr>
              <w:contextualSpacing/>
              <w:rPr>
                <w:rFonts w:cstheme="minorHAnsi"/>
              </w:rPr>
            </w:pPr>
            <w:r>
              <w:object w:dxaOrig="1440" w:dyaOrig="1440" w14:anchorId="32C0CA27">
                <v:shape id="_x0000_i1777" type="#_x0000_t75" style="width:31.5pt;height:18pt" o:ole="">
                  <v:imagedata r:id="rId35" o:title=""/>
                </v:shape>
                <w:control r:id="rId207" w:name="TextBox51111111111111174" w:shapeid="_x0000_i1777"/>
              </w:object>
            </w:r>
          </w:p>
        </w:tc>
      </w:tr>
      <w:tr w:rsidR="00125845" w:rsidRPr="001273C1" w14:paraId="18EA0FC2" w14:textId="77777777" w:rsidTr="002E0858">
        <w:tc>
          <w:tcPr>
            <w:tcW w:w="709" w:type="dxa"/>
            <w:vMerge/>
          </w:tcPr>
          <w:p w14:paraId="705D8C24" w14:textId="77777777" w:rsidR="00125845" w:rsidRPr="001273C1" w:rsidRDefault="00125845" w:rsidP="002E0858">
            <w:pPr>
              <w:rPr>
                <w:rFonts w:cstheme="minorHAnsi"/>
              </w:rPr>
            </w:pPr>
          </w:p>
        </w:tc>
        <w:tc>
          <w:tcPr>
            <w:tcW w:w="1276" w:type="dxa"/>
          </w:tcPr>
          <w:p w14:paraId="4FD63ECF" w14:textId="77777777" w:rsidR="00125845" w:rsidRPr="00AD0A96" w:rsidRDefault="00125845" w:rsidP="002E0858">
            <w:pPr>
              <w:contextualSpacing/>
              <w:rPr>
                <w:rFonts w:cstheme="minorHAnsi"/>
              </w:rPr>
            </w:pPr>
            <w:r>
              <w:rPr>
                <w:rFonts w:cstheme="minorHAnsi"/>
              </w:rPr>
              <w:t>Notes</w:t>
            </w:r>
          </w:p>
        </w:tc>
        <w:tc>
          <w:tcPr>
            <w:tcW w:w="7648" w:type="dxa"/>
            <w:gridSpan w:val="6"/>
          </w:tcPr>
          <w:p w14:paraId="69345D3E" w14:textId="77777777" w:rsidR="00125845" w:rsidRDefault="00125845" w:rsidP="002E0858">
            <w:pPr>
              <w:contextualSpacing/>
            </w:pPr>
          </w:p>
        </w:tc>
      </w:tr>
    </w:tbl>
    <w:p w14:paraId="690520C6" w14:textId="77777777" w:rsidR="00125845" w:rsidRDefault="00125845" w:rsidP="007A4EC7"/>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125845" w:rsidRPr="001273C1" w14:paraId="7820932F" w14:textId="77777777" w:rsidTr="002E0858">
        <w:trPr>
          <w:cnfStyle w:val="100000000000" w:firstRow="1" w:lastRow="0" w:firstColumn="0" w:lastColumn="0" w:oddVBand="0" w:evenVBand="0" w:oddHBand="0" w:evenHBand="0" w:firstRowFirstColumn="0" w:firstRowLastColumn="0" w:lastRowFirstColumn="0" w:lastRowLastColumn="0"/>
        </w:trPr>
        <w:tc>
          <w:tcPr>
            <w:tcW w:w="709" w:type="dxa"/>
          </w:tcPr>
          <w:p w14:paraId="45D443D4" w14:textId="42B5A9A2" w:rsidR="00125845" w:rsidRPr="001273C1" w:rsidRDefault="00125845" w:rsidP="002E0858">
            <w:pPr>
              <w:rPr>
                <w:rFonts w:cstheme="minorHAnsi"/>
              </w:rPr>
            </w:pPr>
            <w:r>
              <w:rPr>
                <w:rFonts w:cstheme="minorHAnsi"/>
              </w:rPr>
              <w:t>L6</w:t>
            </w:r>
          </w:p>
        </w:tc>
        <w:tc>
          <w:tcPr>
            <w:tcW w:w="1276" w:type="dxa"/>
          </w:tcPr>
          <w:p w14:paraId="7B3AF9BF" w14:textId="77777777" w:rsidR="00125845" w:rsidRPr="00AD0A96" w:rsidRDefault="00125845" w:rsidP="002E0858">
            <w:pPr>
              <w:rPr>
                <w:rFonts w:cstheme="minorHAnsi"/>
                <w:b/>
              </w:rPr>
            </w:pPr>
            <w:r w:rsidRPr="00AD0A96">
              <w:rPr>
                <w:rFonts w:cstheme="minorHAnsi"/>
                <w:b/>
              </w:rPr>
              <w:t>Field Name</w:t>
            </w:r>
          </w:p>
        </w:tc>
        <w:tc>
          <w:tcPr>
            <w:tcW w:w="1423" w:type="dxa"/>
          </w:tcPr>
          <w:p w14:paraId="208C1D82" w14:textId="45B26770" w:rsidR="00125845" w:rsidRPr="00AD0A96" w:rsidRDefault="00125845" w:rsidP="002E0858">
            <w:pPr>
              <w:pStyle w:val="Heading4"/>
            </w:pPr>
            <w:bookmarkStart w:id="420" w:name="_Toc83127223"/>
            <w:r>
              <w:t>Gross Amount</w:t>
            </w:r>
            <w:bookmarkEnd w:id="420"/>
          </w:p>
        </w:tc>
        <w:tc>
          <w:tcPr>
            <w:tcW w:w="845" w:type="dxa"/>
          </w:tcPr>
          <w:p w14:paraId="3A54C74A" w14:textId="77777777" w:rsidR="00125845" w:rsidRPr="00AD0A96" w:rsidRDefault="00125845" w:rsidP="002E0858">
            <w:pPr>
              <w:rPr>
                <w:rFonts w:cstheme="minorHAnsi"/>
                <w:b/>
              </w:rPr>
            </w:pPr>
            <w:r w:rsidRPr="00AD0A96">
              <w:rPr>
                <w:rFonts w:cstheme="minorHAnsi"/>
                <w:b/>
              </w:rPr>
              <w:t>Field type</w:t>
            </w:r>
          </w:p>
        </w:tc>
        <w:tc>
          <w:tcPr>
            <w:tcW w:w="1645" w:type="dxa"/>
          </w:tcPr>
          <w:p w14:paraId="616E2B29" w14:textId="0B8027AF" w:rsidR="00125845" w:rsidRPr="00AD0A96" w:rsidRDefault="0074543C" w:rsidP="002E0858">
            <w:pPr>
              <w:rPr>
                <w:rFonts w:cstheme="minorHAnsi"/>
              </w:rPr>
            </w:pPr>
            <w:r>
              <w:rPr>
                <w:rFonts w:cstheme="minorHAnsi"/>
              </w:rPr>
              <w:t>Decimal</w:t>
            </w:r>
          </w:p>
        </w:tc>
        <w:tc>
          <w:tcPr>
            <w:tcW w:w="906" w:type="dxa"/>
          </w:tcPr>
          <w:p w14:paraId="5A7AB675" w14:textId="77777777" w:rsidR="00125845" w:rsidRPr="00AD0A96" w:rsidRDefault="00125845" w:rsidP="002E0858">
            <w:pPr>
              <w:rPr>
                <w:rFonts w:cstheme="minorHAnsi"/>
                <w:b/>
              </w:rPr>
            </w:pPr>
            <w:r w:rsidRPr="00AD0A96">
              <w:rPr>
                <w:rFonts w:cstheme="minorHAnsi"/>
                <w:b/>
              </w:rPr>
              <w:t>Default value</w:t>
            </w:r>
          </w:p>
        </w:tc>
        <w:tc>
          <w:tcPr>
            <w:tcW w:w="1276" w:type="dxa"/>
          </w:tcPr>
          <w:p w14:paraId="30B69C4B" w14:textId="6A54D422" w:rsidR="00125845" w:rsidRPr="001273C1" w:rsidRDefault="006F4148" w:rsidP="002E0858">
            <w:pPr>
              <w:rPr>
                <w:rFonts w:cstheme="minorHAnsi"/>
              </w:rPr>
            </w:pPr>
            <w:r>
              <w:rPr>
                <w:rFonts w:cstheme="minorHAnsi"/>
              </w:rPr>
              <w:t>0.00</w:t>
            </w:r>
          </w:p>
        </w:tc>
        <w:tc>
          <w:tcPr>
            <w:tcW w:w="1553" w:type="dxa"/>
          </w:tcPr>
          <w:p w14:paraId="6896B166" w14:textId="66B8E4F2" w:rsidR="00125845" w:rsidRPr="001273C1" w:rsidRDefault="00D742F0" w:rsidP="002E0858">
            <w:pPr>
              <w:rPr>
                <w:rFonts w:cstheme="minorHAnsi"/>
              </w:rPr>
            </w:pPr>
            <w:sdt>
              <w:sdtPr>
                <w:rPr>
                  <w:rFonts w:cstheme="minorHAnsi"/>
                </w:rPr>
                <w:id w:val="1268500009"/>
                <w14:checkbox>
                  <w14:checked w14:val="1"/>
                  <w14:checkedState w14:val="2612" w14:font="MS Gothic"/>
                  <w14:uncheckedState w14:val="2610" w14:font="MS Gothic"/>
                </w14:checkbox>
              </w:sdtPr>
              <w:sdtEndPr/>
              <w:sdtContent>
                <w:r w:rsidR="006F4148">
                  <w:rPr>
                    <w:rFonts w:ascii="MS Gothic" w:eastAsia="MS Gothic" w:hAnsi="MS Gothic" w:cstheme="minorHAnsi" w:hint="eastAsia"/>
                  </w:rPr>
                  <w:t>☒</w:t>
                </w:r>
              </w:sdtContent>
            </w:sdt>
            <w:r w:rsidR="00125845">
              <w:rPr>
                <w:rFonts w:cstheme="minorHAnsi"/>
              </w:rPr>
              <w:t xml:space="preserve"> Mandatory</w:t>
            </w:r>
          </w:p>
        </w:tc>
      </w:tr>
      <w:tr w:rsidR="00125845" w:rsidRPr="001273C1" w14:paraId="47277458" w14:textId="77777777" w:rsidTr="002E0858">
        <w:tc>
          <w:tcPr>
            <w:tcW w:w="709" w:type="dxa"/>
            <w:vMerge w:val="restart"/>
          </w:tcPr>
          <w:p w14:paraId="14BB58F4" w14:textId="77777777" w:rsidR="00125845" w:rsidRPr="001273C1" w:rsidRDefault="00125845" w:rsidP="002E0858">
            <w:pPr>
              <w:rPr>
                <w:rFonts w:cstheme="minorHAnsi"/>
              </w:rPr>
            </w:pPr>
          </w:p>
        </w:tc>
        <w:tc>
          <w:tcPr>
            <w:tcW w:w="1276" w:type="dxa"/>
          </w:tcPr>
          <w:p w14:paraId="72504B40" w14:textId="77777777" w:rsidR="00125845" w:rsidRPr="001273C1" w:rsidRDefault="00125845" w:rsidP="002E0858">
            <w:pPr>
              <w:contextualSpacing/>
              <w:rPr>
                <w:rFonts w:cstheme="minorHAnsi"/>
              </w:rPr>
            </w:pPr>
            <w:r w:rsidRPr="00AD0A96">
              <w:rPr>
                <w:rFonts w:cstheme="minorHAnsi"/>
              </w:rPr>
              <w:t>Field description</w:t>
            </w:r>
          </w:p>
        </w:tc>
        <w:tc>
          <w:tcPr>
            <w:tcW w:w="7648" w:type="dxa"/>
            <w:gridSpan w:val="6"/>
          </w:tcPr>
          <w:p w14:paraId="0D63C273" w14:textId="7EE2AE22" w:rsidR="00125845" w:rsidRPr="001273C1" w:rsidRDefault="0074543C" w:rsidP="002E0858">
            <w:pPr>
              <w:rPr>
                <w:rFonts w:cstheme="minorHAnsi"/>
              </w:rPr>
            </w:pPr>
            <w:r>
              <w:rPr>
                <w:rFonts w:cstheme="minorHAnsi"/>
              </w:rPr>
              <w:t>Mentioned over invoice</w:t>
            </w:r>
          </w:p>
        </w:tc>
      </w:tr>
      <w:tr w:rsidR="00125845" w:rsidRPr="001273C1" w14:paraId="4876E660" w14:textId="77777777" w:rsidTr="002E0858">
        <w:tc>
          <w:tcPr>
            <w:tcW w:w="709" w:type="dxa"/>
            <w:vMerge/>
          </w:tcPr>
          <w:p w14:paraId="4FA72125" w14:textId="77777777" w:rsidR="00125845" w:rsidRPr="001273C1" w:rsidRDefault="00125845" w:rsidP="002E0858">
            <w:pPr>
              <w:rPr>
                <w:rFonts w:cstheme="minorHAnsi"/>
              </w:rPr>
            </w:pPr>
          </w:p>
        </w:tc>
        <w:tc>
          <w:tcPr>
            <w:tcW w:w="1276" w:type="dxa"/>
          </w:tcPr>
          <w:p w14:paraId="59AF65BA" w14:textId="77777777" w:rsidR="00125845" w:rsidRPr="001273C1" w:rsidRDefault="00125845" w:rsidP="002E0858">
            <w:pPr>
              <w:contextualSpacing/>
              <w:rPr>
                <w:rFonts w:cstheme="minorHAnsi"/>
              </w:rPr>
            </w:pPr>
            <w:r w:rsidRPr="00AD0A96">
              <w:rPr>
                <w:rFonts w:cstheme="minorHAnsi"/>
              </w:rPr>
              <w:t>Source</w:t>
            </w:r>
          </w:p>
        </w:tc>
        <w:tc>
          <w:tcPr>
            <w:tcW w:w="7648" w:type="dxa"/>
            <w:gridSpan w:val="6"/>
          </w:tcPr>
          <w:p w14:paraId="38DE6FE1" w14:textId="1A2B0F99" w:rsidR="00125845" w:rsidRPr="001273C1" w:rsidRDefault="0074543C" w:rsidP="002E0858">
            <w:pPr>
              <w:contextualSpacing/>
              <w:rPr>
                <w:rFonts w:cstheme="minorHAnsi"/>
              </w:rPr>
            </w:pPr>
            <w:r>
              <w:rPr>
                <w:rFonts w:cstheme="minorHAnsi"/>
              </w:rPr>
              <w:t>Captured from Invoice</w:t>
            </w:r>
          </w:p>
        </w:tc>
      </w:tr>
      <w:tr w:rsidR="00125845" w:rsidRPr="001273C1" w14:paraId="7AF0A861" w14:textId="77777777" w:rsidTr="002E0858">
        <w:tc>
          <w:tcPr>
            <w:tcW w:w="709" w:type="dxa"/>
            <w:vMerge/>
          </w:tcPr>
          <w:p w14:paraId="1470D056" w14:textId="77777777" w:rsidR="00125845" w:rsidRPr="001273C1" w:rsidRDefault="00125845" w:rsidP="002E0858">
            <w:pPr>
              <w:rPr>
                <w:rFonts w:cstheme="minorHAnsi"/>
              </w:rPr>
            </w:pPr>
          </w:p>
        </w:tc>
        <w:tc>
          <w:tcPr>
            <w:tcW w:w="1276" w:type="dxa"/>
          </w:tcPr>
          <w:p w14:paraId="46F53674" w14:textId="77777777" w:rsidR="00125845" w:rsidRPr="001273C1" w:rsidRDefault="00125845" w:rsidP="002E0858">
            <w:pPr>
              <w:contextualSpacing/>
              <w:rPr>
                <w:rFonts w:cstheme="minorHAnsi"/>
              </w:rPr>
            </w:pPr>
            <w:r w:rsidRPr="00AD0A96">
              <w:rPr>
                <w:rFonts w:cstheme="minorHAnsi"/>
              </w:rPr>
              <w:t>Validation rules</w:t>
            </w:r>
          </w:p>
        </w:tc>
        <w:tc>
          <w:tcPr>
            <w:tcW w:w="7648" w:type="dxa"/>
            <w:gridSpan w:val="6"/>
          </w:tcPr>
          <w:p w14:paraId="4836D75B" w14:textId="6A76B4AC" w:rsidR="00125845" w:rsidRPr="001273C1" w:rsidRDefault="003545FE" w:rsidP="002E0858">
            <w:pPr>
              <w:contextualSpacing/>
              <w:rPr>
                <w:rFonts w:cstheme="minorHAnsi"/>
              </w:rPr>
            </w:pPr>
            <w:ins w:id="421" w:author="Aavriti Jain" w:date="2022-07-22T12:14:00Z">
              <w:r>
                <w:rPr>
                  <w:rFonts w:cstheme="minorHAnsi"/>
                </w:rPr>
                <w:t>Captured from Invoice based on the keywords</w:t>
              </w:r>
            </w:ins>
            <w:ins w:id="422" w:author="Ramandeep Jassal" w:date="2021-10-19T00:39:00Z">
              <w:del w:id="423" w:author="Aavriti Jain" w:date="2022-07-22T12:14:00Z">
                <w:r w:rsidR="00B07858" w:rsidDel="003545FE">
                  <w:rPr>
                    <w:rFonts w:cstheme="minorHAnsi"/>
                  </w:rPr>
                  <w:delText>N/A</w:delText>
                </w:r>
              </w:del>
            </w:ins>
          </w:p>
        </w:tc>
      </w:tr>
      <w:tr w:rsidR="00125845" w:rsidRPr="001273C1" w14:paraId="5A66A44D" w14:textId="77777777" w:rsidTr="002E0858">
        <w:tc>
          <w:tcPr>
            <w:tcW w:w="709" w:type="dxa"/>
            <w:vMerge/>
          </w:tcPr>
          <w:p w14:paraId="7D7887C5" w14:textId="77777777" w:rsidR="00125845" w:rsidRPr="001273C1" w:rsidRDefault="00125845" w:rsidP="002E0858">
            <w:pPr>
              <w:rPr>
                <w:rFonts w:cstheme="minorHAnsi"/>
              </w:rPr>
            </w:pPr>
          </w:p>
        </w:tc>
        <w:tc>
          <w:tcPr>
            <w:tcW w:w="1276" w:type="dxa"/>
          </w:tcPr>
          <w:p w14:paraId="13FD9E8F" w14:textId="77777777" w:rsidR="00125845" w:rsidRPr="00AD0A96" w:rsidRDefault="00125845" w:rsidP="002E0858">
            <w:pPr>
              <w:contextualSpacing/>
              <w:rPr>
                <w:rFonts w:cstheme="minorHAnsi"/>
              </w:rPr>
            </w:pPr>
            <w:r>
              <w:rPr>
                <w:rFonts w:cstheme="minorHAnsi"/>
              </w:rPr>
              <w:t>Field Format</w:t>
            </w:r>
          </w:p>
        </w:tc>
        <w:tc>
          <w:tcPr>
            <w:tcW w:w="7648" w:type="dxa"/>
            <w:gridSpan w:val="6"/>
          </w:tcPr>
          <w:p w14:paraId="03B88F85" w14:textId="74223076" w:rsidR="00125845" w:rsidRPr="001273C1" w:rsidRDefault="00125845" w:rsidP="002E0858">
            <w:pPr>
              <w:contextualSpacing/>
              <w:rPr>
                <w:rFonts w:cstheme="minorHAnsi"/>
              </w:rPr>
            </w:pPr>
            <w:r>
              <w:object w:dxaOrig="1440" w:dyaOrig="1440" w14:anchorId="5F2AC078">
                <v:shape id="_x0000_i1779" type="#_x0000_t75" style="width:36.75pt;height:13.5pt" o:ole="">
                  <v:imagedata r:id="rId27" o:title=""/>
                </v:shape>
                <w:control r:id="rId208" w:name="Label11211185" w:shapeid="_x0000_i1779"/>
              </w:object>
            </w:r>
            <w:r>
              <w:object w:dxaOrig="1440" w:dyaOrig="1440" w14:anchorId="0626AE8A">
                <v:shape id="_x0000_i1781" type="#_x0000_t75" alt="Minimum Length" style="width:28.5pt;height:18pt" o:ole="" fillcolor="red">
                  <v:fill opacity="41943f"/>
                  <v:imagedata r:id="rId165" o:title=""/>
                </v:shape>
                <w:control r:id="rId209" w:name="TextBox21211185" w:shapeid="_x0000_i1781"/>
              </w:object>
            </w:r>
            <w:r>
              <w:object w:dxaOrig="1440" w:dyaOrig="1440" w14:anchorId="150289AD">
                <v:shape id="_x0000_i1783" type="#_x0000_t75" style="width:15.75pt;height:13.5pt" o:ole="">
                  <v:imagedata r:id="rId129" o:title=""/>
                </v:shape>
                <w:control r:id="rId210" w:name="Label21211185" w:shapeid="_x0000_i1783"/>
              </w:object>
            </w:r>
            <w:r>
              <w:object w:dxaOrig="1440" w:dyaOrig="1440" w14:anchorId="1D686567">
                <v:shape id="_x0000_i1785" type="#_x0000_t75" style="width:27.75pt;height:18pt" o:ole="">
                  <v:imagedata r:id="rId168" o:title=""/>
                </v:shape>
                <w:control r:id="rId211" w:name="TextBox31211185" w:shapeid="_x0000_i1785"/>
              </w:object>
            </w:r>
            <w:ins w:id="424" w:author="Ramandeep Jassal" w:date="2021-10-19T00:35:00Z">
              <w:r w:rsidR="00ED698D">
                <w:t xml:space="preserve"> </w:t>
              </w:r>
              <w:r w:rsidR="00ED698D">
                <w:rPr>
                  <w:rFonts w:ascii="Calibri" w:hAnsi="Calibri" w:cs="Calibri"/>
                  <w:sz w:val="22"/>
                </w:rPr>
                <w:t xml:space="preserve"> &lt;whole units&gt;.&lt;cents&gt;</w:t>
              </w:r>
            </w:ins>
          </w:p>
        </w:tc>
      </w:tr>
      <w:tr w:rsidR="00125845" w:rsidRPr="001273C1" w14:paraId="16DF9AD0" w14:textId="77777777" w:rsidTr="002E0858">
        <w:tc>
          <w:tcPr>
            <w:tcW w:w="709" w:type="dxa"/>
            <w:vMerge/>
          </w:tcPr>
          <w:p w14:paraId="2EBA06A6" w14:textId="77777777" w:rsidR="00125845" w:rsidRPr="001273C1" w:rsidRDefault="00125845" w:rsidP="002E0858">
            <w:pPr>
              <w:rPr>
                <w:rFonts w:cstheme="minorHAnsi"/>
              </w:rPr>
            </w:pPr>
          </w:p>
        </w:tc>
        <w:tc>
          <w:tcPr>
            <w:tcW w:w="1276" w:type="dxa"/>
          </w:tcPr>
          <w:p w14:paraId="319DDEA1" w14:textId="77777777" w:rsidR="00125845" w:rsidRPr="001273C1" w:rsidRDefault="00125845" w:rsidP="002E0858">
            <w:pPr>
              <w:contextualSpacing/>
              <w:rPr>
                <w:rFonts w:cstheme="minorHAnsi"/>
              </w:rPr>
            </w:pPr>
            <w:r w:rsidRPr="00AD0A96">
              <w:rPr>
                <w:rFonts w:cstheme="minorHAnsi"/>
              </w:rPr>
              <w:t>Special Rules</w:t>
            </w:r>
          </w:p>
        </w:tc>
        <w:tc>
          <w:tcPr>
            <w:tcW w:w="7648" w:type="dxa"/>
            <w:gridSpan w:val="6"/>
          </w:tcPr>
          <w:p w14:paraId="1072958A" w14:textId="35181524" w:rsidR="00125845" w:rsidRPr="001273C1" w:rsidRDefault="00125845" w:rsidP="002E0858">
            <w:pPr>
              <w:contextualSpacing/>
              <w:rPr>
                <w:rFonts w:cstheme="minorHAnsi"/>
              </w:rPr>
            </w:pPr>
            <w:r>
              <w:object w:dxaOrig="1440" w:dyaOrig="1440" w14:anchorId="4906D2B2">
                <v:shape id="_x0000_i1787" type="#_x0000_t75" style="width:31.5pt;height:18pt" o:ole="">
                  <v:imagedata r:id="rId35" o:title=""/>
                </v:shape>
                <w:control r:id="rId212" w:name="TextBox51111111111111175" w:shapeid="_x0000_i1787"/>
              </w:object>
            </w:r>
          </w:p>
        </w:tc>
      </w:tr>
      <w:tr w:rsidR="00125845" w:rsidRPr="001273C1" w14:paraId="58CA7051" w14:textId="77777777" w:rsidTr="002E0858">
        <w:tc>
          <w:tcPr>
            <w:tcW w:w="709" w:type="dxa"/>
            <w:vMerge/>
          </w:tcPr>
          <w:p w14:paraId="1B42E293" w14:textId="77777777" w:rsidR="00125845" w:rsidRPr="001273C1" w:rsidRDefault="00125845" w:rsidP="002E0858">
            <w:pPr>
              <w:rPr>
                <w:rFonts w:cstheme="minorHAnsi"/>
              </w:rPr>
            </w:pPr>
          </w:p>
        </w:tc>
        <w:tc>
          <w:tcPr>
            <w:tcW w:w="1276" w:type="dxa"/>
          </w:tcPr>
          <w:p w14:paraId="6FFAE00A" w14:textId="77777777" w:rsidR="00125845" w:rsidRPr="00AD0A96" w:rsidRDefault="00125845" w:rsidP="002E0858">
            <w:pPr>
              <w:contextualSpacing/>
              <w:rPr>
                <w:rFonts w:cstheme="minorHAnsi"/>
              </w:rPr>
            </w:pPr>
            <w:r>
              <w:rPr>
                <w:rFonts w:cstheme="minorHAnsi"/>
              </w:rPr>
              <w:t>Notes</w:t>
            </w:r>
          </w:p>
        </w:tc>
        <w:tc>
          <w:tcPr>
            <w:tcW w:w="7648" w:type="dxa"/>
            <w:gridSpan w:val="6"/>
          </w:tcPr>
          <w:p w14:paraId="0671DA25" w14:textId="77777777" w:rsidR="00125845" w:rsidRDefault="00125845" w:rsidP="002E0858">
            <w:pPr>
              <w:contextualSpacing/>
            </w:pPr>
          </w:p>
        </w:tc>
      </w:tr>
    </w:tbl>
    <w:p w14:paraId="7758E8ED" w14:textId="39C339C8" w:rsidR="00125845" w:rsidRDefault="00125845" w:rsidP="007A4EC7"/>
    <w:p w14:paraId="118C8806" w14:textId="77777777" w:rsidR="003D748E" w:rsidRDefault="003D748E" w:rsidP="007A4EC7"/>
    <w:tbl>
      <w:tblPr>
        <w:tblStyle w:val="BW1Large"/>
        <w:tblW w:w="963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1276"/>
        <w:gridCol w:w="1423"/>
        <w:gridCol w:w="845"/>
        <w:gridCol w:w="1645"/>
        <w:gridCol w:w="906"/>
        <w:gridCol w:w="1276"/>
        <w:gridCol w:w="1553"/>
      </w:tblGrid>
      <w:tr w:rsidR="003D748E" w:rsidRPr="001273C1" w14:paraId="1BB547ED" w14:textId="77777777" w:rsidTr="002E0858">
        <w:trPr>
          <w:cnfStyle w:val="100000000000" w:firstRow="1" w:lastRow="0" w:firstColumn="0" w:lastColumn="0" w:oddVBand="0" w:evenVBand="0" w:oddHBand="0" w:evenHBand="0" w:firstRowFirstColumn="0" w:firstRowLastColumn="0" w:lastRowFirstColumn="0" w:lastRowLastColumn="0"/>
        </w:trPr>
        <w:tc>
          <w:tcPr>
            <w:tcW w:w="709" w:type="dxa"/>
          </w:tcPr>
          <w:p w14:paraId="6B840E2A" w14:textId="40436D4F" w:rsidR="003D748E" w:rsidRPr="001273C1" w:rsidRDefault="003D748E" w:rsidP="002E0858">
            <w:pPr>
              <w:rPr>
                <w:rFonts w:cstheme="minorHAnsi"/>
              </w:rPr>
            </w:pPr>
            <w:bookmarkStart w:id="425" w:name="_Hlk109303227"/>
            <w:r>
              <w:rPr>
                <w:rFonts w:cstheme="minorHAnsi"/>
              </w:rPr>
              <w:t>L</w:t>
            </w:r>
            <w:r w:rsidR="0078375F">
              <w:rPr>
                <w:rFonts w:cstheme="minorHAnsi"/>
              </w:rPr>
              <w:t>7</w:t>
            </w:r>
          </w:p>
        </w:tc>
        <w:tc>
          <w:tcPr>
            <w:tcW w:w="1276" w:type="dxa"/>
          </w:tcPr>
          <w:p w14:paraId="4420455D" w14:textId="77777777" w:rsidR="003D748E" w:rsidRPr="00AD0A96" w:rsidRDefault="003D748E" w:rsidP="002E0858">
            <w:pPr>
              <w:rPr>
                <w:rFonts w:cstheme="minorHAnsi"/>
                <w:b/>
              </w:rPr>
            </w:pPr>
            <w:r w:rsidRPr="00AD0A96">
              <w:rPr>
                <w:rFonts w:cstheme="minorHAnsi"/>
                <w:b/>
              </w:rPr>
              <w:t>Field Name</w:t>
            </w:r>
          </w:p>
        </w:tc>
        <w:tc>
          <w:tcPr>
            <w:tcW w:w="1423" w:type="dxa"/>
          </w:tcPr>
          <w:p w14:paraId="2511CE0A" w14:textId="5180C49D" w:rsidR="003D748E" w:rsidRPr="00AD0A96" w:rsidRDefault="003D748E" w:rsidP="003D748E">
            <w:pPr>
              <w:pStyle w:val="Heading4"/>
            </w:pPr>
            <w:r w:rsidRPr="003D748E">
              <w:rPr>
                <w:b/>
              </w:rPr>
              <w:t>Serial Number</w:t>
            </w:r>
          </w:p>
        </w:tc>
        <w:tc>
          <w:tcPr>
            <w:tcW w:w="845" w:type="dxa"/>
          </w:tcPr>
          <w:p w14:paraId="371A1386" w14:textId="77777777" w:rsidR="003D748E" w:rsidRPr="00AD0A96" w:rsidRDefault="003D748E" w:rsidP="002E0858">
            <w:pPr>
              <w:rPr>
                <w:rFonts w:cstheme="minorHAnsi"/>
                <w:b/>
              </w:rPr>
            </w:pPr>
            <w:r w:rsidRPr="00AD0A96">
              <w:rPr>
                <w:rFonts w:cstheme="minorHAnsi"/>
                <w:b/>
              </w:rPr>
              <w:t>Field type</w:t>
            </w:r>
          </w:p>
        </w:tc>
        <w:tc>
          <w:tcPr>
            <w:tcW w:w="1645" w:type="dxa"/>
          </w:tcPr>
          <w:p w14:paraId="7E6BD6DD" w14:textId="77777777" w:rsidR="003D748E" w:rsidRPr="00AD0A96" w:rsidRDefault="003D748E" w:rsidP="002E0858">
            <w:pPr>
              <w:rPr>
                <w:rFonts w:cstheme="minorHAnsi"/>
              </w:rPr>
            </w:pPr>
            <w:r>
              <w:rPr>
                <w:rFonts w:cstheme="minorHAnsi"/>
              </w:rPr>
              <w:t>Decimal</w:t>
            </w:r>
          </w:p>
        </w:tc>
        <w:tc>
          <w:tcPr>
            <w:tcW w:w="906" w:type="dxa"/>
          </w:tcPr>
          <w:p w14:paraId="0A1EDEAA" w14:textId="77777777" w:rsidR="003D748E" w:rsidRPr="00AD0A96" w:rsidRDefault="003D748E" w:rsidP="002E0858">
            <w:pPr>
              <w:rPr>
                <w:rFonts w:cstheme="minorHAnsi"/>
                <w:b/>
              </w:rPr>
            </w:pPr>
            <w:r w:rsidRPr="00AD0A96">
              <w:rPr>
                <w:rFonts w:cstheme="minorHAnsi"/>
                <w:b/>
              </w:rPr>
              <w:t>Default value</w:t>
            </w:r>
          </w:p>
        </w:tc>
        <w:tc>
          <w:tcPr>
            <w:tcW w:w="1276" w:type="dxa"/>
          </w:tcPr>
          <w:p w14:paraId="5D50D555" w14:textId="75C539A7" w:rsidR="003D748E" w:rsidRPr="001273C1" w:rsidRDefault="005B5B81" w:rsidP="002E0858">
            <w:pPr>
              <w:rPr>
                <w:rFonts w:cstheme="minorHAnsi"/>
              </w:rPr>
            </w:pPr>
            <w:r>
              <w:rPr>
                <w:rFonts w:cstheme="minorHAnsi"/>
              </w:rPr>
              <w:t>&lt;Blank&gt;</w:t>
            </w:r>
          </w:p>
        </w:tc>
        <w:tc>
          <w:tcPr>
            <w:tcW w:w="1553" w:type="dxa"/>
          </w:tcPr>
          <w:p w14:paraId="0114F2DA" w14:textId="1E0CD00D" w:rsidR="003D748E" w:rsidRPr="001273C1" w:rsidRDefault="00D742F0" w:rsidP="002E0858">
            <w:pPr>
              <w:rPr>
                <w:rFonts w:cstheme="minorHAnsi"/>
              </w:rPr>
            </w:pPr>
            <w:sdt>
              <w:sdtPr>
                <w:rPr>
                  <w:rFonts w:cstheme="minorHAnsi"/>
                </w:rPr>
                <w:id w:val="141243650"/>
                <w14:checkbox>
                  <w14:checked w14:val="0"/>
                  <w14:checkedState w14:val="2612" w14:font="MS Gothic"/>
                  <w14:uncheckedState w14:val="2610" w14:font="MS Gothic"/>
                </w14:checkbox>
              </w:sdtPr>
              <w:sdtEndPr/>
              <w:sdtContent>
                <w:r w:rsidR="005B5B81">
                  <w:rPr>
                    <w:rFonts w:ascii="MS Gothic" w:eastAsia="MS Gothic" w:hAnsi="MS Gothic" w:cstheme="minorHAnsi" w:hint="eastAsia"/>
                  </w:rPr>
                  <w:t>☐</w:t>
                </w:r>
              </w:sdtContent>
            </w:sdt>
            <w:r w:rsidR="003D748E">
              <w:rPr>
                <w:rFonts w:cstheme="minorHAnsi"/>
              </w:rPr>
              <w:t xml:space="preserve"> Mandatory</w:t>
            </w:r>
          </w:p>
        </w:tc>
      </w:tr>
      <w:tr w:rsidR="003D748E" w:rsidRPr="001273C1" w14:paraId="1801EBA6" w14:textId="77777777" w:rsidTr="002E0858">
        <w:tc>
          <w:tcPr>
            <w:tcW w:w="709" w:type="dxa"/>
            <w:vMerge w:val="restart"/>
          </w:tcPr>
          <w:p w14:paraId="14950174" w14:textId="77777777" w:rsidR="003D748E" w:rsidRPr="001273C1" w:rsidRDefault="003D748E" w:rsidP="002E0858">
            <w:pPr>
              <w:rPr>
                <w:rFonts w:cstheme="minorHAnsi"/>
              </w:rPr>
            </w:pPr>
          </w:p>
        </w:tc>
        <w:tc>
          <w:tcPr>
            <w:tcW w:w="1276" w:type="dxa"/>
          </w:tcPr>
          <w:p w14:paraId="33658084" w14:textId="77777777" w:rsidR="003D748E" w:rsidRPr="001273C1" w:rsidRDefault="003D748E" w:rsidP="002E0858">
            <w:pPr>
              <w:contextualSpacing/>
              <w:rPr>
                <w:rFonts w:cstheme="minorHAnsi"/>
              </w:rPr>
            </w:pPr>
            <w:r w:rsidRPr="00AD0A96">
              <w:rPr>
                <w:rFonts w:cstheme="minorHAnsi"/>
              </w:rPr>
              <w:t>Field description</w:t>
            </w:r>
          </w:p>
        </w:tc>
        <w:tc>
          <w:tcPr>
            <w:tcW w:w="7648" w:type="dxa"/>
            <w:gridSpan w:val="6"/>
          </w:tcPr>
          <w:p w14:paraId="58002114" w14:textId="77777777" w:rsidR="003D748E" w:rsidRPr="001273C1" w:rsidRDefault="003D748E" w:rsidP="002E0858">
            <w:pPr>
              <w:rPr>
                <w:rFonts w:cstheme="minorHAnsi"/>
              </w:rPr>
            </w:pPr>
            <w:r>
              <w:rPr>
                <w:rFonts w:cstheme="minorHAnsi"/>
              </w:rPr>
              <w:t>Mentioned over invoice</w:t>
            </w:r>
          </w:p>
        </w:tc>
      </w:tr>
      <w:tr w:rsidR="003D748E" w:rsidRPr="001273C1" w14:paraId="0320FE6F" w14:textId="77777777" w:rsidTr="002E0858">
        <w:tc>
          <w:tcPr>
            <w:tcW w:w="709" w:type="dxa"/>
            <w:vMerge/>
          </w:tcPr>
          <w:p w14:paraId="1CBA0657" w14:textId="77777777" w:rsidR="003D748E" w:rsidRPr="001273C1" w:rsidRDefault="003D748E" w:rsidP="002E0858">
            <w:pPr>
              <w:rPr>
                <w:rFonts w:cstheme="minorHAnsi"/>
              </w:rPr>
            </w:pPr>
          </w:p>
        </w:tc>
        <w:tc>
          <w:tcPr>
            <w:tcW w:w="1276" w:type="dxa"/>
          </w:tcPr>
          <w:p w14:paraId="2791F293" w14:textId="77777777" w:rsidR="003D748E" w:rsidRPr="001273C1" w:rsidRDefault="003D748E" w:rsidP="002E0858">
            <w:pPr>
              <w:contextualSpacing/>
              <w:rPr>
                <w:rFonts w:cstheme="minorHAnsi"/>
              </w:rPr>
            </w:pPr>
            <w:r w:rsidRPr="00AD0A96">
              <w:rPr>
                <w:rFonts w:cstheme="minorHAnsi"/>
              </w:rPr>
              <w:t>Source</w:t>
            </w:r>
          </w:p>
        </w:tc>
        <w:tc>
          <w:tcPr>
            <w:tcW w:w="7648" w:type="dxa"/>
            <w:gridSpan w:val="6"/>
          </w:tcPr>
          <w:p w14:paraId="2513C95F" w14:textId="77777777" w:rsidR="003D748E" w:rsidRPr="001273C1" w:rsidRDefault="003D748E" w:rsidP="002E0858">
            <w:pPr>
              <w:contextualSpacing/>
              <w:rPr>
                <w:rFonts w:cstheme="minorHAnsi"/>
              </w:rPr>
            </w:pPr>
            <w:r>
              <w:rPr>
                <w:rFonts w:cstheme="minorHAnsi"/>
              </w:rPr>
              <w:t>Captured from Invoice</w:t>
            </w:r>
          </w:p>
        </w:tc>
      </w:tr>
      <w:tr w:rsidR="003D748E" w:rsidRPr="001273C1" w14:paraId="0D8A950B" w14:textId="77777777" w:rsidTr="002E0858">
        <w:tc>
          <w:tcPr>
            <w:tcW w:w="709" w:type="dxa"/>
            <w:vMerge/>
          </w:tcPr>
          <w:p w14:paraId="23CD8F4A" w14:textId="77777777" w:rsidR="003D748E" w:rsidRPr="001273C1" w:rsidRDefault="003D748E" w:rsidP="002E0858">
            <w:pPr>
              <w:rPr>
                <w:rFonts w:cstheme="minorHAnsi"/>
              </w:rPr>
            </w:pPr>
          </w:p>
        </w:tc>
        <w:tc>
          <w:tcPr>
            <w:tcW w:w="1276" w:type="dxa"/>
          </w:tcPr>
          <w:p w14:paraId="1FFECEBF" w14:textId="77777777" w:rsidR="003D748E" w:rsidRPr="001273C1" w:rsidRDefault="003D748E" w:rsidP="002E0858">
            <w:pPr>
              <w:contextualSpacing/>
              <w:rPr>
                <w:rFonts w:cstheme="minorHAnsi"/>
              </w:rPr>
            </w:pPr>
            <w:r w:rsidRPr="00AD0A96">
              <w:rPr>
                <w:rFonts w:cstheme="minorHAnsi"/>
              </w:rPr>
              <w:t>Validation rules</w:t>
            </w:r>
          </w:p>
        </w:tc>
        <w:tc>
          <w:tcPr>
            <w:tcW w:w="7648" w:type="dxa"/>
            <w:gridSpan w:val="6"/>
          </w:tcPr>
          <w:p w14:paraId="0D4E3D19" w14:textId="23401F97" w:rsidR="003D748E" w:rsidRPr="001273C1" w:rsidRDefault="003545FE" w:rsidP="002E0858">
            <w:pPr>
              <w:contextualSpacing/>
              <w:rPr>
                <w:rFonts w:cstheme="minorHAnsi"/>
              </w:rPr>
            </w:pPr>
            <w:ins w:id="426" w:author="Aavriti Jain" w:date="2022-07-22T12:14:00Z">
              <w:r>
                <w:rPr>
                  <w:rFonts w:cstheme="minorHAnsi"/>
                </w:rPr>
                <w:t>Captured from Invoice based on the keywords</w:t>
              </w:r>
            </w:ins>
            <w:ins w:id="427" w:author="Ramandeep Jassal" w:date="2021-10-19T00:39:00Z">
              <w:del w:id="428" w:author="Aavriti Jain" w:date="2022-07-22T12:14:00Z">
                <w:r w:rsidR="00B07858" w:rsidDel="003545FE">
                  <w:rPr>
                    <w:rFonts w:cstheme="minorHAnsi"/>
                  </w:rPr>
                  <w:delText>N/A</w:delText>
                </w:r>
              </w:del>
            </w:ins>
          </w:p>
        </w:tc>
      </w:tr>
      <w:tr w:rsidR="003D748E" w:rsidRPr="001273C1" w14:paraId="53CAA657" w14:textId="77777777" w:rsidTr="002E0858">
        <w:tc>
          <w:tcPr>
            <w:tcW w:w="709" w:type="dxa"/>
            <w:vMerge/>
          </w:tcPr>
          <w:p w14:paraId="188479E0" w14:textId="77777777" w:rsidR="003D748E" w:rsidRPr="001273C1" w:rsidRDefault="003D748E" w:rsidP="002E0858">
            <w:pPr>
              <w:rPr>
                <w:rFonts w:cstheme="minorHAnsi"/>
              </w:rPr>
            </w:pPr>
          </w:p>
        </w:tc>
        <w:tc>
          <w:tcPr>
            <w:tcW w:w="1276" w:type="dxa"/>
          </w:tcPr>
          <w:p w14:paraId="2D4446AA" w14:textId="77777777" w:rsidR="003D748E" w:rsidRPr="00AD0A96" w:rsidRDefault="003D748E" w:rsidP="002E0858">
            <w:pPr>
              <w:contextualSpacing/>
              <w:rPr>
                <w:rFonts w:cstheme="minorHAnsi"/>
              </w:rPr>
            </w:pPr>
            <w:r>
              <w:rPr>
                <w:rFonts w:cstheme="minorHAnsi"/>
              </w:rPr>
              <w:t>Field Format</w:t>
            </w:r>
          </w:p>
        </w:tc>
        <w:tc>
          <w:tcPr>
            <w:tcW w:w="7648" w:type="dxa"/>
            <w:gridSpan w:val="6"/>
          </w:tcPr>
          <w:p w14:paraId="2F57BBC1" w14:textId="712DF580" w:rsidR="003D748E" w:rsidRPr="001273C1" w:rsidRDefault="003D748E" w:rsidP="002E0858">
            <w:pPr>
              <w:contextualSpacing/>
              <w:rPr>
                <w:rFonts w:cstheme="minorHAnsi"/>
              </w:rPr>
            </w:pPr>
            <w:r>
              <w:object w:dxaOrig="1440" w:dyaOrig="1440" w14:anchorId="0BAEAA96">
                <v:shape id="_x0000_i1789" type="#_x0000_t75" style="width:36.75pt;height:13.5pt" o:ole="">
                  <v:imagedata r:id="rId27" o:title=""/>
                </v:shape>
                <w:control r:id="rId213" w:name="Label112111851" w:shapeid="_x0000_i1789"/>
              </w:object>
            </w:r>
            <w:r>
              <w:object w:dxaOrig="1440" w:dyaOrig="1440" w14:anchorId="46D2EA20">
                <v:shape id="_x0000_i1795" type="#_x0000_t75" alt="Minimum Length" style="width:28.5pt;height:18pt" o:ole="" fillcolor="red">
                  <v:fill opacity="41943f"/>
                  <v:imagedata r:id="rId214" o:title=""/>
                </v:shape>
                <w:control r:id="rId215" w:name="TextBox212111851" w:shapeid="_x0000_i1795"/>
              </w:object>
            </w:r>
            <w:r>
              <w:object w:dxaOrig="1440" w:dyaOrig="1440" w14:anchorId="246C98DB">
                <v:shape id="_x0000_i1796" type="#_x0000_t75" style="width:15.75pt;height:13.5pt" o:ole="">
                  <v:imagedata r:id="rId31" o:title=""/>
                </v:shape>
                <w:control r:id="rId216" w:name="Label212111851" w:shapeid="_x0000_i1796"/>
              </w:object>
            </w:r>
            <w:r>
              <w:object w:dxaOrig="1440" w:dyaOrig="1440" w14:anchorId="7530CB1E">
                <v:shape id="_x0000_i1797" type="#_x0000_t75" style="width:27.75pt;height:18pt" o:ole="">
                  <v:imagedata r:id="rId52" o:title=""/>
                </v:shape>
                <w:control r:id="rId217" w:name="TextBox312111851" w:shapeid="_x0000_i1797"/>
              </w:object>
            </w:r>
          </w:p>
        </w:tc>
      </w:tr>
      <w:tr w:rsidR="003D748E" w:rsidRPr="001273C1" w14:paraId="039C28F3" w14:textId="77777777" w:rsidTr="002E0858">
        <w:tc>
          <w:tcPr>
            <w:tcW w:w="709" w:type="dxa"/>
            <w:vMerge/>
          </w:tcPr>
          <w:p w14:paraId="205C3F89" w14:textId="77777777" w:rsidR="003D748E" w:rsidRPr="001273C1" w:rsidRDefault="003D748E" w:rsidP="002E0858">
            <w:pPr>
              <w:rPr>
                <w:rFonts w:cstheme="minorHAnsi"/>
              </w:rPr>
            </w:pPr>
          </w:p>
        </w:tc>
        <w:tc>
          <w:tcPr>
            <w:tcW w:w="1276" w:type="dxa"/>
          </w:tcPr>
          <w:p w14:paraId="0DFE1BC7" w14:textId="77777777" w:rsidR="003D748E" w:rsidRPr="001273C1" w:rsidRDefault="003D748E" w:rsidP="002E0858">
            <w:pPr>
              <w:contextualSpacing/>
              <w:rPr>
                <w:rFonts w:cstheme="minorHAnsi"/>
              </w:rPr>
            </w:pPr>
            <w:r w:rsidRPr="00AD0A96">
              <w:rPr>
                <w:rFonts w:cstheme="minorHAnsi"/>
              </w:rPr>
              <w:t>Special Rules</w:t>
            </w:r>
          </w:p>
        </w:tc>
        <w:tc>
          <w:tcPr>
            <w:tcW w:w="7648" w:type="dxa"/>
            <w:gridSpan w:val="6"/>
          </w:tcPr>
          <w:p w14:paraId="687C4CD3" w14:textId="18812153" w:rsidR="003D748E" w:rsidRPr="001273C1" w:rsidRDefault="003D748E" w:rsidP="002E0858">
            <w:pPr>
              <w:contextualSpacing/>
              <w:rPr>
                <w:rFonts w:cstheme="minorHAnsi"/>
              </w:rPr>
            </w:pPr>
            <w:r>
              <w:object w:dxaOrig="1440" w:dyaOrig="1440" w14:anchorId="6BED3BA0">
                <v:shape id="_x0000_i1798" type="#_x0000_t75" style="width:31.5pt;height:18pt" o:ole="">
                  <v:imagedata r:id="rId35" o:title=""/>
                </v:shape>
                <w:control r:id="rId218" w:name="TextBox511111111111111751" w:shapeid="_x0000_i1798"/>
              </w:object>
            </w:r>
          </w:p>
        </w:tc>
      </w:tr>
      <w:tr w:rsidR="003D748E" w:rsidRPr="001273C1" w14:paraId="0F45674E" w14:textId="77777777" w:rsidTr="002E0858">
        <w:tc>
          <w:tcPr>
            <w:tcW w:w="709" w:type="dxa"/>
            <w:vMerge/>
          </w:tcPr>
          <w:p w14:paraId="18DBB424" w14:textId="77777777" w:rsidR="003D748E" w:rsidRPr="001273C1" w:rsidRDefault="003D748E" w:rsidP="002E0858">
            <w:pPr>
              <w:rPr>
                <w:rFonts w:cstheme="minorHAnsi"/>
              </w:rPr>
            </w:pPr>
          </w:p>
        </w:tc>
        <w:tc>
          <w:tcPr>
            <w:tcW w:w="1276" w:type="dxa"/>
          </w:tcPr>
          <w:p w14:paraId="3F9A95F4" w14:textId="77777777" w:rsidR="003D748E" w:rsidRPr="00AD0A96" w:rsidRDefault="003D748E" w:rsidP="002E0858">
            <w:pPr>
              <w:contextualSpacing/>
              <w:rPr>
                <w:rFonts w:cstheme="minorHAnsi"/>
              </w:rPr>
            </w:pPr>
            <w:r>
              <w:rPr>
                <w:rFonts w:cstheme="minorHAnsi"/>
              </w:rPr>
              <w:t>Notes</w:t>
            </w:r>
          </w:p>
        </w:tc>
        <w:tc>
          <w:tcPr>
            <w:tcW w:w="7648" w:type="dxa"/>
            <w:gridSpan w:val="6"/>
          </w:tcPr>
          <w:p w14:paraId="5EEA775A" w14:textId="77777777" w:rsidR="003545FE" w:rsidRDefault="003545FE" w:rsidP="003545FE">
            <w:pPr>
              <w:rPr>
                <w:ins w:id="429" w:author="Aavriti Jain" w:date="2022-07-22T12:15:00Z"/>
              </w:rPr>
            </w:pPr>
            <w:ins w:id="430" w:author="Aavriti Jain" w:date="2022-07-22T12:15:00Z">
              <w:r>
                <w:t>Keywords:</w:t>
              </w:r>
            </w:ins>
          </w:p>
          <w:p w14:paraId="63F1A850" w14:textId="77777777" w:rsidR="003545FE" w:rsidRDefault="003545FE" w:rsidP="003545FE">
            <w:pPr>
              <w:pStyle w:val="ListParagraph"/>
              <w:numPr>
                <w:ilvl w:val="0"/>
                <w:numId w:val="46"/>
              </w:numPr>
              <w:rPr>
                <w:ins w:id="431" w:author="Aavriti Jain" w:date="2022-07-22T12:15:00Z"/>
                <w:rFonts w:eastAsia="Times New Roman"/>
              </w:rPr>
            </w:pPr>
            <w:ins w:id="432" w:author="Aavriti Jain" w:date="2022-07-22T12:15:00Z">
              <w:r>
                <w:rPr>
                  <w:rFonts w:eastAsia="Times New Roman"/>
                </w:rPr>
                <w:t>S/N</w:t>
              </w:r>
            </w:ins>
          </w:p>
          <w:p w14:paraId="48D2DF20" w14:textId="77777777" w:rsidR="003545FE" w:rsidRDefault="003545FE" w:rsidP="003545FE">
            <w:pPr>
              <w:pStyle w:val="ListParagraph"/>
              <w:numPr>
                <w:ilvl w:val="0"/>
                <w:numId w:val="46"/>
              </w:numPr>
              <w:rPr>
                <w:ins w:id="433" w:author="Aavriti Jain" w:date="2022-07-22T12:15:00Z"/>
                <w:rFonts w:eastAsia="Times New Roman"/>
              </w:rPr>
            </w:pPr>
            <w:ins w:id="434" w:author="Aavriti Jain" w:date="2022-07-22T12:15:00Z">
              <w:r>
                <w:rPr>
                  <w:rFonts w:eastAsia="Times New Roman"/>
                </w:rPr>
                <w:t>Serial Number</w:t>
              </w:r>
            </w:ins>
          </w:p>
          <w:p w14:paraId="5CC6B533" w14:textId="77777777" w:rsidR="003545FE" w:rsidRDefault="003545FE" w:rsidP="003545FE">
            <w:pPr>
              <w:pStyle w:val="ListParagraph"/>
              <w:numPr>
                <w:ilvl w:val="0"/>
                <w:numId w:val="46"/>
              </w:numPr>
              <w:rPr>
                <w:ins w:id="435" w:author="Aavriti Jain" w:date="2022-07-22T12:15:00Z"/>
                <w:rFonts w:eastAsia="Times New Roman"/>
              </w:rPr>
            </w:pPr>
            <w:ins w:id="436" w:author="Aavriti Jain" w:date="2022-07-22T12:15:00Z">
              <w:r>
                <w:rPr>
                  <w:rFonts w:eastAsia="Times New Roman"/>
                </w:rPr>
                <w:t>Serial No</w:t>
              </w:r>
            </w:ins>
          </w:p>
          <w:p w14:paraId="4E2258EB" w14:textId="77777777" w:rsidR="003545FE" w:rsidRDefault="003545FE" w:rsidP="003545FE">
            <w:pPr>
              <w:pStyle w:val="ListParagraph"/>
              <w:numPr>
                <w:ilvl w:val="0"/>
                <w:numId w:val="46"/>
              </w:numPr>
              <w:rPr>
                <w:ins w:id="437" w:author="Aavriti Jain" w:date="2022-07-22T12:15:00Z"/>
                <w:rFonts w:eastAsia="Times New Roman"/>
              </w:rPr>
            </w:pPr>
            <w:ins w:id="438" w:author="Aavriti Jain" w:date="2022-07-22T12:15:00Z">
              <w:r>
                <w:rPr>
                  <w:rFonts w:eastAsia="Times New Roman"/>
                </w:rPr>
                <w:t>Serial No.</w:t>
              </w:r>
            </w:ins>
          </w:p>
          <w:p w14:paraId="16B9FEB9" w14:textId="77777777" w:rsidR="003545FE" w:rsidRDefault="003545FE" w:rsidP="003545FE">
            <w:pPr>
              <w:pStyle w:val="ListParagraph"/>
              <w:numPr>
                <w:ilvl w:val="0"/>
                <w:numId w:val="46"/>
              </w:numPr>
              <w:rPr>
                <w:ins w:id="439" w:author="Aavriti Jain" w:date="2022-07-22T12:15:00Z"/>
                <w:rFonts w:eastAsia="Times New Roman"/>
              </w:rPr>
            </w:pPr>
            <w:ins w:id="440" w:author="Aavriti Jain" w:date="2022-07-22T12:15:00Z">
              <w:r>
                <w:rPr>
                  <w:rFonts w:eastAsia="Times New Roman"/>
                </w:rPr>
                <w:t>Serial #</w:t>
              </w:r>
            </w:ins>
          </w:p>
          <w:p w14:paraId="2877996B" w14:textId="77777777" w:rsidR="003D748E" w:rsidRDefault="003D748E" w:rsidP="002E0858">
            <w:pPr>
              <w:contextualSpacing/>
            </w:pPr>
          </w:p>
        </w:tc>
      </w:tr>
      <w:bookmarkEnd w:id="425"/>
    </w:tbl>
    <w:p w14:paraId="7725C531" w14:textId="77777777" w:rsidR="00125845" w:rsidRDefault="00125845" w:rsidP="007A4EC7"/>
    <w:p w14:paraId="66016A56" w14:textId="77777777" w:rsidR="00125845" w:rsidRDefault="00125845" w:rsidP="007A4EC7"/>
    <w:tbl>
      <w:tblPr>
        <w:tblStyle w:val="BW1Large"/>
        <w:tblW w:w="14813" w:type="dxa"/>
        <w:tblInd w:w="-5"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709"/>
        <w:gridCol w:w="851"/>
        <w:gridCol w:w="1842"/>
        <w:gridCol w:w="851"/>
        <w:gridCol w:w="1559"/>
        <w:gridCol w:w="992"/>
        <w:gridCol w:w="5615"/>
        <w:gridCol w:w="2394"/>
      </w:tblGrid>
      <w:tr w:rsidR="00422558" w:rsidRPr="001273C1" w14:paraId="632E47C7" w14:textId="77777777" w:rsidTr="00422558">
        <w:trPr>
          <w:cnfStyle w:val="100000000000" w:firstRow="1" w:lastRow="0" w:firstColumn="0" w:lastColumn="0" w:oddVBand="0" w:evenVBand="0" w:oddHBand="0" w:evenHBand="0" w:firstRowFirstColumn="0" w:firstRowLastColumn="0" w:lastRowFirstColumn="0" w:lastRowLastColumn="0"/>
          <w:trHeight w:val="765"/>
          <w:ins w:id="441" w:author="Aavriti Jain" w:date="2022-07-21T13:46:00Z"/>
        </w:trPr>
        <w:tc>
          <w:tcPr>
            <w:tcW w:w="709" w:type="dxa"/>
          </w:tcPr>
          <w:p w14:paraId="52E75F3F" w14:textId="4572CB2D" w:rsidR="00422558" w:rsidRPr="001273C1" w:rsidRDefault="00422558" w:rsidP="002E0858">
            <w:pPr>
              <w:rPr>
                <w:ins w:id="442" w:author="Aavriti Jain" w:date="2022-07-21T13:46:00Z"/>
                <w:rFonts w:cstheme="minorHAnsi"/>
              </w:rPr>
            </w:pPr>
            <w:ins w:id="443" w:author="Aavriti Jain" w:date="2022-07-21T13:46:00Z">
              <w:r>
                <w:rPr>
                  <w:rFonts w:cstheme="minorHAnsi"/>
                </w:rPr>
                <w:lastRenderedPageBreak/>
                <w:t>L8</w:t>
              </w:r>
            </w:ins>
          </w:p>
        </w:tc>
        <w:tc>
          <w:tcPr>
            <w:tcW w:w="851" w:type="dxa"/>
          </w:tcPr>
          <w:p w14:paraId="113DD54C" w14:textId="77777777" w:rsidR="00422558" w:rsidRPr="00AD0A96" w:rsidRDefault="00422558" w:rsidP="002E0858">
            <w:pPr>
              <w:rPr>
                <w:ins w:id="444" w:author="Aavriti Jain" w:date="2022-07-21T13:46:00Z"/>
                <w:rFonts w:cstheme="minorHAnsi"/>
                <w:b/>
              </w:rPr>
            </w:pPr>
            <w:ins w:id="445" w:author="Aavriti Jain" w:date="2022-07-21T13:46:00Z">
              <w:r w:rsidRPr="00AD0A96">
                <w:rPr>
                  <w:rFonts w:cstheme="minorHAnsi"/>
                  <w:b/>
                </w:rPr>
                <w:t>Field Name</w:t>
              </w:r>
            </w:ins>
          </w:p>
        </w:tc>
        <w:tc>
          <w:tcPr>
            <w:tcW w:w="1842" w:type="dxa"/>
          </w:tcPr>
          <w:p w14:paraId="0C2C7D2F" w14:textId="77777777" w:rsidR="00422558" w:rsidRPr="00D423C4" w:rsidRDefault="00422558" w:rsidP="002E0858">
            <w:pPr>
              <w:pStyle w:val="Heading4"/>
              <w:rPr>
                <w:ins w:id="446" w:author="Aavriti Jain" w:date="2022-07-21T13:46:00Z"/>
                <w:sz w:val="18"/>
                <w:szCs w:val="18"/>
              </w:rPr>
            </w:pPr>
            <w:ins w:id="447" w:author="Aavriti Jain" w:date="2022-07-21T13:46:00Z">
              <w:r w:rsidRPr="00D423C4">
                <w:rPr>
                  <w:sz w:val="18"/>
                  <w:szCs w:val="18"/>
                </w:rPr>
                <w:t>Purchase Order</w:t>
              </w:r>
            </w:ins>
          </w:p>
        </w:tc>
        <w:tc>
          <w:tcPr>
            <w:tcW w:w="851" w:type="dxa"/>
          </w:tcPr>
          <w:p w14:paraId="21CB2CDF" w14:textId="77777777" w:rsidR="00422558" w:rsidRPr="00AD0A96" w:rsidRDefault="00422558" w:rsidP="002E0858">
            <w:pPr>
              <w:rPr>
                <w:ins w:id="448" w:author="Aavriti Jain" w:date="2022-07-21T13:46:00Z"/>
                <w:rFonts w:cstheme="minorHAnsi"/>
                <w:b/>
              </w:rPr>
            </w:pPr>
            <w:ins w:id="449" w:author="Aavriti Jain" w:date="2022-07-21T13:46:00Z">
              <w:r w:rsidRPr="00AD0A96">
                <w:rPr>
                  <w:rFonts w:cstheme="minorHAnsi"/>
                  <w:b/>
                </w:rPr>
                <w:t>Field type</w:t>
              </w:r>
            </w:ins>
          </w:p>
        </w:tc>
        <w:tc>
          <w:tcPr>
            <w:tcW w:w="1559" w:type="dxa"/>
          </w:tcPr>
          <w:p w14:paraId="0A8534B7" w14:textId="77777777" w:rsidR="00422558" w:rsidRPr="00AD0A96" w:rsidRDefault="00422558" w:rsidP="002E0858">
            <w:pPr>
              <w:rPr>
                <w:ins w:id="450" w:author="Aavriti Jain" w:date="2022-07-21T13:46:00Z"/>
                <w:rFonts w:cstheme="minorHAnsi"/>
              </w:rPr>
            </w:pPr>
            <w:ins w:id="451" w:author="Aavriti Jain" w:date="2022-07-21T13:46:00Z">
              <w:r w:rsidRPr="00AD0A96">
                <w:rPr>
                  <w:rFonts w:cstheme="minorHAnsi"/>
                </w:rPr>
                <w:t>Alphanumeric</w:t>
              </w:r>
            </w:ins>
          </w:p>
        </w:tc>
        <w:tc>
          <w:tcPr>
            <w:tcW w:w="992" w:type="dxa"/>
          </w:tcPr>
          <w:p w14:paraId="334411D2" w14:textId="77777777" w:rsidR="00422558" w:rsidRPr="00AD0A96" w:rsidRDefault="00422558" w:rsidP="002E0858">
            <w:pPr>
              <w:rPr>
                <w:ins w:id="452" w:author="Aavriti Jain" w:date="2022-07-21T13:46:00Z"/>
                <w:rFonts w:cstheme="minorHAnsi"/>
                <w:b/>
              </w:rPr>
            </w:pPr>
            <w:ins w:id="453" w:author="Aavriti Jain" w:date="2022-07-21T13:46:00Z">
              <w:r w:rsidRPr="00AD0A96">
                <w:rPr>
                  <w:rFonts w:cstheme="minorHAnsi"/>
                  <w:b/>
                </w:rPr>
                <w:t>Default value</w:t>
              </w:r>
            </w:ins>
          </w:p>
        </w:tc>
        <w:tc>
          <w:tcPr>
            <w:tcW w:w="5615" w:type="dxa"/>
          </w:tcPr>
          <w:p w14:paraId="556C67C0" w14:textId="77777777" w:rsidR="00422558" w:rsidRPr="001273C1" w:rsidRDefault="00422558" w:rsidP="002E0858">
            <w:pPr>
              <w:rPr>
                <w:ins w:id="454" w:author="Aavriti Jain" w:date="2022-07-21T13:46:00Z"/>
                <w:rFonts w:cstheme="minorHAnsi"/>
              </w:rPr>
            </w:pPr>
            <w:ins w:id="455" w:author="Aavriti Jain" w:date="2022-07-21T13:46:00Z">
              <w:r>
                <w:rPr>
                  <w:rFonts w:cstheme="minorHAnsi"/>
                </w:rPr>
                <w:t>&lt;Blank&gt;</w:t>
              </w:r>
            </w:ins>
          </w:p>
        </w:tc>
        <w:tc>
          <w:tcPr>
            <w:tcW w:w="2394" w:type="dxa"/>
          </w:tcPr>
          <w:p w14:paraId="3AD50F03" w14:textId="77777777" w:rsidR="00422558" w:rsidRPr="001273C1" w:rsidRDefault="00D742F0" w:rsidP="002E0858">
            <w:pPr>
              <w:rPr>
                <w:ins w:id="456" w:author="Aavriti Jain" w:date="2022-07-21T13:46:00Z"/>
                <w:rFonts w:cstheme="minorHAnsi"/>
              </w:rPr>
            </w:pPr>
            <w:customXmlInsRangeStart w:id="457" w:author="Aavriti Jain" w:date="2022-07-21T13:46:00Z"/>
            <w:sdt>
              <w:sdtPr>
                <w:rPr>
                  <w:rFonts w:cstheme="minorHAnsi"/>
                </w:rPr>
                <w:id w:val="-1528162851"/>
                <w14:checkbox>
                  <w14:checked w14:val="0"/>
                  <w14:checkedState w14:val="2612" w14:font="MS Gothic"/>
                  <w14:uncheckedState w14:val="2610" w14:font="MS Gothic"/>
                </w14:checkbox>
              </w:sdtPr>
              <w:sdtEndPr/>
              <w:sdtContent>
                <w:customXmlInsRangeEnd w:id="457"/>
                <w:ins w:id="458" w:author="Aavriti Jain" w:date="2022-07-21T13:46:00Z">
                  <w:r w:rsidR="00422558">
                    <w:rPr>
                      <w:rFonts w:ascii="MS Gothic" w:eastAsia="MS Gothic" w:hAnsi="MS Gothic" w:cstheme="minorHAnsi" w:hint="eastAsia"/>
                    </w:rPr>
                    <w:t>☐</w:t>
                  </w:r>
                </w:ins>
                <w:customXmlInsRangeStart w:id="459" w:author="Aavriti Jain" w:date="2022-07-21T13:46:00Z"/>
              </w:sdtContent>
            </w:sdt>
            <w:customXmlInsRangeEnd w:id="459"/>
            <w:ins w:id="460" w:author="Aavriti Jain" w:date="2022-07-21T13:46:00Z">
              <w:r w:rsidR="00422558">
                <w:rPr>
                  <w:rFonts w:cstheme="minorHAnsi"/>
                </w:rPr>
                <w:t xml:space="preserve"> Mandatory</w:t>
              </w:r>
            </w:ins>
          </w:p>
        </w:tc>
      </w:tr>
      <w:tr w:rsidR="00422558" w:rsidRPr="001273C1" w14:paraId="4938D41C" w14:textId="77777777" w:rsidTr="00422558">
        <w:trPr>
          <w:trHeight w:val="573"/>
          <w:ins w:id="461" w:author="Aavriti Jain" w:date="2022-07-21T13:46:00Z"/>
        </w:trPr>
        <w:tc>
          <w:tcPr>
            <w:tcW w:w="709" w:type="dxa"/>
            <w:vMerge w:val="restart"/>
          </w:tcPr>
          <w:p w14:paraId="13CEBFFC" w14:textId="77777777" w:rsidR="00422558" w:rsidRPr="001273C1" w:rsidRDefault="00422558" w:rsidP="002E0858">
            <w:pPr>
              <w:rPr>
                <w:ins w:id="462" w:author="Aavriti Jain" w:date="2022-07-21T13:46:00Z"/>
                <w:rFonts w:cstheme="minorHAnsi"/>
              </w:rPr>
            </w:pPr>
          </w:p>
        </w:tc>
        <w:tc>
          <w:tcPr>
            <w:tcW w:w="851" w:type="dxa"/>
          </w:tcPr>
          <w:p w14:paraId="7DA7E482" w14:textId="77777777" w:rsidR="00422558" w:rsidRPr="001273C1" w:rsidRDefault="00422558" w:rsidP="002E0858">
            <w:pPr>
              <w:contextualSpacing/>
              <w:rPr>
                <w:ins w:id="463" w:author="Aavriti Jain" w:date="2022-07-21T13:46:00Z"/>
                <w:rFonts w:cstheme="minorHAnsi"/>
              </w:rPr>
            </w:pPr>
            <w:ins w:id="464" w:author="Aavriti Jain" w:date="2022-07-21T13:46:00Z">
              <w:r w:rsidRPr="00AD0A96">
                <w:rPr>
                  <w:rFonts w:cstheme="minorHAnsi"/>
                </w:rPr>
                <w:t>Field description</w:t>
              </w:r>
            </w:ins>
          </w:p>
        </w:tc>
        <w:tc>
          <w:tcPr>
            <w:tcW w:w="13253" w:type="dxa"/>
            <w:gridSpan w:val="6"/>
          </w:tcPr>
          <w:p w14:paraId="2CF657BF" w14:textId="77777777" w:rsidR="00422558" w:rsidRPr="001273C1" w:rsidRDefault="00422558" w:rsidP="002E0858">
            <w:pPr>
              <w:rPr>
                <w:ins w:id="465" w:author="Aavriti Jain" w:date="2022-07-21T13:46:00Z"/>
                <w:rFonts w:cstheme="minorHAnsi"/>
              </w:rPr>
            </w:pPr>
            <w:ins w:id="466" w:author="Aavriti Jain" w:date="2022-07-21T13:46:00Z">
              <w:r w:rsidRPr="00436618">
                <w:rPr>
                  <w:rFonts w:cstheme="minorHAnsi"/>
                </w:rPr>
                <w:t>Purchase</w:t>
              </w:r>
              <w:r>
                <w:rPr>
                  <w:rFonts w:cstheme="minorHAnsi"/>
                </w:rPr>
                <w:t xml:space="preserve"> Order Number from the invoice based on the keywords.</w:t>
              </w:r>
            </w:ins>
          </w:p>
        </w:tc>
      </w:tr>
      <w:tr w:rsidR="00422558" w:rsidRPr="001273C1" w14:paraId="4E0651E4" w14:textId="77777777" w:rsidTr="00422558">
        <w:trPr>
          <w:trHeight w:val="395"/>
          <w:ins w:id="467" w:author="Aavriti Jain" w:date="2022-07-21T13:46:00Z"/>
        </w:trPr>
        <w:tc>
          <w:tcPr>
            <w:tcW w:w="709" w:type="dxa"/>
            <w:vMerge/>
          </w:tcPr>
          <w:p w14:paraId="357CC9D9" w14:textId="77777777" w:rsidR="00422558" w:rsidRPr="001273C1" w:rsidRDefault="00422558" w:rsidP="002E0858">
            <w:pPr>
              <w:rPr>
                <w:ins w:id="468" w:author="Aavriti Jain" w:date="2022-07-21T13:46:00Z"/>
                <w:rFonts w:cstheme="minorHAnsi"/>
              </w:rPr>
            </w:pPr>
          </w:p>
        </w:tc>
        <w:tc>
          <w:tcPr>
            <w:tcW w:w="851" w:type="dxa"/>
          </w:tcPr>
          <w:p w14:paraId="0F58530B" w14:textId="77777777" w:rsidR="00422558" w:rsidRPr="001273C1" w:rsidRDefault="00422558" w:rsidP="002E0858">
            <w:pPr>
              <w:contextualSpacing/>
              <w:rPr>
                <w:ins w:id="469" w:author="Aavriti Jain" w:date="2022-07-21T13:46:00Z"/>
                <w:rFonts w:cstheme="minorHAnsi"/>
              </w:rPr>
            </w:pPr>
            <w:ins w:id="470" w:author="Aavriti Jain" w:date="2022-07-21T13:46:00Z">
              <w:r w:rsidRPr="00AD0A96">
                <w:rPr>
                  <w:rFonts w:cstheme="minorHAnsi"/>
                </w:rPr>
                <w:t>Source</w:t>
              </w:r>
            </w:ins>
          </w:p>
        </w:tc>
        <w:tc>
          <w:tcPr>
            <w:tcW w:w="13253" w:type="dxa"/>
            <w:gridSpan w:val="6"/>
          </w:tcPr>
          <w:p w14:paraId="4A767755" w14:textId="77777777" w:rsidR="00422558" w:rsidRPr="001273C1" w:rsidRDefault="00422558" w:rsidP="002E0858">
            <w:pPr>
              <w:contextualSpacing/>
              <w:rPr>
                <w:ins w:id="471" w:author="Aavriti Jain" w:date="2022-07-21T13:46:00Z"/>
                <w:rFonts w:cstheme="minorHAnsi"/>
              </w:rPr>
            </w:pPr>
            <w:ins w:id="472" w:author="Aavriti Jain" w:date="2022-07-21T13:46:00Z">
              <w:r>
                <w:rPr>
                  <w:rFonts w:cstheme="minorHAnsi"/>
                </w:rPr>
                <w:t>Captured from Invoice</w:t>
              </w:r>
            </w:ins>
          </w:p>
        </w:tc>
      </w:tr>
      <w:tr w:rsidR="00422558" w:rsidRPr="001273C1" w14:paraId="7F410A88" w14:textId="77777777" w:rsidTr="00422558">
        <w:trPr>
          <w:trHeight w:val="650"/>
          <w:ins w:id="473" w:author="Aavriti Jain" w:date="2022-07-21T13:46:00Z"/>
        </w:trPr>
        <w:tc>
          <w:tcPr>
            <w:tcW w:w="709" w:type="dxa"/>
            <w:vMerge/>
          </w:tcPr>
          <w:p w14:paraId="73714A37" w14:textId="77777777" w:rsidR="00422558" w:rsidRPr="001273C1" w:rsidRDefault="00422558" w:rsidP="002E0858">
            <w:pPr>
              <w:rPr>
                <w:ins w:id="474" w:author="Aavriti Jain" w:date="2022-07-21T13:46:00Z"/>
                <w:rFonts w:cstheme="minorHAnsi"/>
              </w:rPr>
            </w:pPr>
          </w:p>
        </w:tc>
        <w:tc>
          <w:tcPr>
            <w:tcW w:w="851" w:type="dxa"/>
          </w:tcPr>
          <w:p w14:paraId="5C390D39" w14:textId="77777777" w:rsidR="00422558" w:rsidRPr="001273C1" w:rsidRDefault="00422558" w:rsidP="002E0858">
            <w:pPr>
              <w:contextualSpacing/>
              <w:rPr>
                <w:ins w:id="475" w:author="Aavriti Jain" w:date="2022-07-21T13:46:00Z"/>
                <w:rFonts w:cstheme="minorHAnsi"/>
              </w:rPr>
            </w:pPr>
            <w:ins w:id="476" w:author="Aavriti Jain" w:date="2022-07-21T13:46:00Z">
              <w:r w:rsidRPr="00AD0A96">
                <w:rPr>
                  <w:rFonts w:cstheme="minorHAnsi"/>
                </w:rPr>
                <w:t>Validation rules</w:t>
              </w:r>
            </w:ins>
          </w:p>
        </w:tc>
        <w:tc>
          <w:tcPr>
            <w:tcW w:w="13253" w:type="dxa"/>
            <w:gridSpan w:val="6"/>
          </w:tcPr>
          <w:p w14:paraId="13BD3D9E" w14:textId="77777777" w:rsidR="00422558" w:rsidRDefault="00422558" w:rsidP="002E0858">
            <w:pPr>
              <w:contextualSpacing/>
              <w:rPr>
                <w:ins w:id="477" w:author="Aavriti Jain" w:date="2022-07-21T13:46:00Z"/>
                <w:rFonts w:cstheme="minorHAnsi"/>
              </w:rPr>
            </w:pPr>
            <w:ins w:id="478" w:author="Aavriti Jain" w:date="2022-07-21T13:46:00Z">
              <w:r w:rsidRPr="00436618">
                <w:rPr>
                  <w:rFonts w:cstheme="minorHAnsi"/>
                  <w:b/>
                </w:rPr>
                <w:t>Options</w:t>
              </w:r>
              <w:r>
                <w:rPr>
                  <w:rFonts w:cstheme="minorHAnsi"/>
                </w:rPr>
                <w:t>:</w:t>
              </w:r>
            </w:ins>
          </w:p>
          <w:p w14:paraId="5DF19E2E" w14:textId="77777777" w:rsidR="00422558" w:rsidRDefault="00D742F0" w:rsidP="002E0858">
            <w:pPr>
              <w:contextualSpacing/>
              <w:rPr>
                <w:ins w:id="479" w:author="Aavriti Jain" w:date="2022-07-21T13:46:00Z"/>
                <w:rFonts w:cstheme="minorHAnsi"/>
              </w:rPr>
            </w:pPr>
            <w:customXmlInsRangeStart w:id="480" w:author="Aavriti Jain" w:date="2022-07-21T13:46:00Z"/>
            <w:sdt>
              <w:sdtPr>
                <w:rPr>
                  <w:rFonts w:cstheme="minorHAnsi"/>
                </w:rPr>
                <w:id w:val="87822608"/>
                <w14:checkbox>
                  <w14:checked w14:val="1"/>
                  <w14:checkedState w14:val="2612" w14:font="MS Gothic"/>
                  <w14:uncheckedState w14:val="2610" w14:font="MS Gothic"/>
                </w14:checkbox>
              </w:sdtPr>
              <w:sdtEndPr/>
              <w:sdtContent>
                <w:customXmlInsRangeEnd w:id="480"/>
                <w:ins w:id="481" w:author="Aavriti Jain" w:date="2022-07-21T13:46:00Z">
                  <w:r w:rsidR="00422558">
                    <w:rPr>
                      <w:rFonts w:ascii="MS Gothic" w:eastAsia="MS Gothic" w:hAnsi="MS Gothic" w:cstheme="minorHAnsi" w:hint="eastAsia"/>
                    </w:rPr>
                    <w:t>☒</w:t>
                  </w:r>
                </w:ins>
                <w:customXmlInsRangeStart w:id="482" w:author="Aavriti Jain" w:date="2022-07-21T13:46:00Z"/>
              </w:sdtContent>
            </w:sdt>
            <w:customXmlInsRangeEnd w:id="482"/>
            <w:ins w:id="483" w:author="Aavriti Jain" w:date="2022-07-21T13:46:00Z">
              <w:r w:rsidR="00422558">
                <w:rPr>
                  <w:rFonts w:cstheme="minorHAnsi"/>
                </w:rPr>
                <w:t xml:space="preserve"> Remove Spaces</w:t>
              </w:r>
            </w:ins>
          </w:p>
          <w:p w14:paraId="194E2501" w14:textId="77777777" w:rsidR="00422558" w:rsidRPr="001273C1" w:rsidRDefault="00D742F0" w:rsidP="002E0858">
            <w:pPr>
              <w:contextualSpacing/>
              <w:rPr>
                <w:ins w:id="484" w:author="Aavriti Jain" w:date="2022-07-21T13:46:00Z"/>
                <w:rFonts w:cstheme="minorHAnsi"/>
              </w:rPr>
            </w:pPr>
            <w:customXmlInsRangeStart w:id="485" w:author="Aavriti Jain" w:date="2022-07-21T13:46:00Z"/>
            <w:sdt>
              <w:sdtPr>
                <w:rPr>
                  <w:rFonts w:cstheme="minorHAnsi"/>
                </w:rPr>
                <w:id w:val="-238562249"/>
                <w14:checkbox>
                  <w14:checked w14:val="0"/>
                  <w14:checkedState w14:val="2612" w14:font="MS Gothic"/>
                  <w14:uncheckedState w14:val="2610" w14:font="MS Gothic"/>
                </w14:checkbox>
              </w:sdtPr>
              <w:sdtEndPr/>
              <w:sdtContent>
                <w:customXmlInsRangeEnd w:id="485"/>
                <w:ins w:id="486" w:author="Aavriti Jain" w:date="2022-07-21T13:46:00Z">
                  <w:r w:rsidR="00422558">
                    <w:rPr>
                      <w:rFonts w:ascii="MS Gothic" w:eastAsia="MS Gothic" w:hAnsi="MS Gothic" w:cstheme="minorHAnsi" w:hint="eastAsia"/>
                    </w:rPr>
                    <w:t>☐</w:t>
                  </w:r>
                </w:ins>
                <w:customXmlInsRangeStart w:id="487" w:author="Aavriti Jain" w:date="2022-07-21T13:46:00Z"/>
              </w:sdtContent>
            </w:sdt>
            <w:customXmlInsRangeEnd w:id="487"/>
            <w:ins w:id="488" w:author="Aavriti Jain" w:date="2022-07-21T13:46:00Z">
              <w:r w:rsidR="00422558">
                <w:rPr>
                  <w:rFonts w:cstheme="minorHAnsi"/>
                </w:rPr>
                <w:t xml:space="preserve"> Remove all non-alphanumeric characters</w:t>
              </w:r>
            </w:ins>
          </w:p>
        </w:tc>
      </w:tr>
      <w:tr w:rsidR="00422558" w:rsidRPr="001273C1" w14:paraId="73A52169" w14:textId="77777777" w:rsidTr="00422558">
        <w:trPr>
          <w:trHeight w:val="509"/>
          <w:ins w:id="489" w:author="Aavriti Jain" w:date="2022-07-21T13:46:00Z"/>
        </w:trPr>
        <w:tc>
          <w:tcPr>
            <w:tcW w:w="709" w:type="dxa"/>
            <w:vMerge/>
          </w:tcPr>
          <w:p w14:paraId="0104D3EE" w14:textId="77777777" w:rsidR="00422558" w:rsidRPr="001273C1" w:rsidRDefault="00422558" w:rsidP="002E0858">
            <w:pPr>
              <w:rPr>
                <w:ins w:id="490" w:author="Aavriti Jain" w:date="2022-07-21T13:46:00Z"/>
                <w:rFonts w:cstheme="minorHAnsi"/>
              </w:rPr>
            </w:pPr>
          </w:p>
        </w:tc>
        <w:tc>
          <w:tcPr>
            <w:tcW w:w="851" w:type="dxa"/>
          </w:tcPr>
          <w:p w14:paraId="3142FB92" w14:textId="77777777" w:rsidR="00422558" w:rsidRPr="00AD0A96" w:rsidRDefault="00422558" w:rsidP="002E0858">
            <w:pPr>
              <w:contextualSpacing/>
              <w:rPr>
                <w:ins w:id="491" w:author="Aavriti Jain" w:date="2022-07-21T13:46:00Z"/>
                <w:rFonts w:cstheme="minorHAnsi"/>
              </w:rPr>
            </w:pPr>
            <w:ins w:id="492" w:author="Aavriti Jain" w:date="2022-07-21T13:46:00Z">
              <w:r>
                <w:rPr>
                  <w:rFonts w:cstheme="minorHAnsi"/>
                </w:rPr>
                <w:t>Field Format</w:t>
              </w:r>
            </w:ins>
          </w:p>
        </w:tc>
        <w:tc>
          <w:tcPr>
            <w:tcW w:w="13253" w:type="dxa"/>
            <w:gridSpan w:val="6"/>
          </w:tcPr>
          <w:p w14:paraId="71B9ED06" w14:textId="1D5580A1" w:rsidR="00422558" w:rsidRDefault="00422558" w:rsidP="002E0858">
            <w:pPr>
              <w:rPr>
                <w:ins w:id="493" w:author="Aavriti Jain" w:date="2022-07-21T13:46:00Z"/>
              </w:rPr>
            </w:pPr>
            <w:ins w:id="494" w:author="Aavriti Jain" w:date="2022-07-21T13:46:00Z">
              <w:r>
                <w:object w:dxaOrig="1440" w:dyaOrig="1440" w14:anchorId="3E4DD003">
                  <v:shape id="_x0000_i1799" type="#_x0000_t75" style="width:46.5pt;height:12pt" o:ole="">
                    <v:imagedata r:id="rId111" o:title=""/>
                  </v:shape>
                  <w:control r:id="rId219" w:name="Label42" w:shapeid="_x0000_i1799"/>
                </w:object>
              </w:r>
              <w:r>
                <w:object w:dxaOrig="1440" w:dyaOrig="1440" w14:anchorId="4A31E71E">
                  <v:shape id="_x0000_i2210" type="#_x0000_t75" style="width:342pt;height:18pt" o:ole="">
                    <v:imagedata r:id="rId113" o:title=""/>
                  </v:shape>
                  <w:control r:id="rId220" w:name="TextBox42" w:shapeid="_x0000_i2210"/>
                </w:object>
              </w:r>
            </w:ins>
          </w:p>
          <w:p w14:paraId="04C6F47C" w14:textId="7C3368F7" w:rsidR="00422558" w:rsidRDefault="00422558" w:rsidP="002E0858">
            <w:pPr>
              <w:rPr>
                <w:ins w:id="495" w:author="Aavriti Jain" w:date="2022-07-21T13:46:00Z"/>
              </w:rPr>
            </w:pPr>
            <w:ins w:id="496" w:author="Aavriti Jain" w:date="2022-07-21T13:46:00Z">
              <w:r>
                <w:object w:dxaOrig="1440" w:dyaOrig="1440" w14:anchorId="777C568B">
                  <v:shape id="_x0000_i2212" type="#_x0000_t75" style="width:46.5pt;height:13.5pt" o:ole="">
                    <v:imagedata r:id="rId115" o:title=""/>
                  </v:shape>
                  <w:control r:id="rId221" w:name="Label12" w:shapeid="_x0000_i2212"/>
                </w:object>
              </w:r>
              <w:r>
                <w:object w:dxaOrig="1440" w:dyaOrig="1440" w14:anchorId="7810FADE">
                  <v:shape id="_x0000_i2214" type="#_x0000_t75" style="width:28.5pt;height:18pt" o:ole="">
                    <v:imagedata r:id="rId222" o:title=""/>
                  </v:shape>
                  <w:control r:id="rId223" w:name="TextBox22" w:shapeid="_x0000_i2214"/>
                </w:object>
              </w:r>
              <w:r>
                <w:object w:dxaOrig="1440" w:dyaOrig="1440" w14:anchorId="3E7517E6">
                  <v:shape id="_x0000_i2216" type="#_x0000_t75" style="width:15.75pt;height:13.5pt" o:ole="">
                    <v:imagedata r:id="rId224" o:title=""/>
                  </v:shape>
                  <w:control r:id="rId225" w:name="Label22" w:shapeid="_x0000_i2216"/>
                </w:object>
              </w:r>
              <w:r>
                <w:object w:dxaOrig="1440" w:dyaOrig="1440" w14:anchorId="2D22B922">
                  <v:shape id="_x0000_i2218" type="#_x0000_t75" style="width:27.75pt;height:18pt" o:ole="">
                    <v:imagedata r:id="rId52" o:title=""/>
                  </v:shape>
                  <w:control r:id="rId226" w:name="TextBox32" w:shapeid="_x0000_i2218"/>
                </w:object>
              </w:r>
              <w:r>
                <w:object w:dxaOrig="1440" w:dyaOrig="1440" w14:anchorId="28251A61">
                  <v:shape id="_x0000_i2220" type="#_x0000_t75" style="width:1in;height:13.5pt" o:ole="">
                    <v:imagedata r:id="rId120" o:title=""/>
                  </v:shape>
                  <w:control r:id="rId227" w:name="Label32" w:shapeid="_x0000_i2220"/>
                </w:object>
              </w:r>
            </w:ins>
          </w:p>
          <w:p w14:paraId="5F9DE720" w14:textId="77777777" w:rsidR="00422558" w:rsidRPr="001273C1" w:rsidRDefault="00422558" w:rsidP="002E0858">
            <w:pPr>
              <w:contextualSpacing/>
              <w:rPr>
                <w:ins w:id="497" w:author="Aavriti Jain" w:date="2022-07-21T13:46:00Z"/>
                <w:rFonts w:cstheme="minorHAnsi"/>
              </w:rPr>
            </w:pPr>
            <w:ins w:id="498" w:author="Aavriti Jain" w:date="2022-07-21T13:46:00Z">
              <w:r>
                <w:t>Keys (N = Number and C = Char)</w:t>
              </w:r>
            </w:ins>
          </w:p>
        </w:tc>
      </w:tr>
      <w:tr w:rsidR="00422558" w:rsidRPr="001273C1" w14:paraId="01CAE2DE" w14:textId="77777777" w:rsidTr="00422558">
        <w:trPr>
          <w:trHeight w:val="484"/>
          <w:ins w:id="499" w:author="Aavriti Jain" w:date="2022-07-21T13:46:00Z"/>
        </w:trPr>
        <w:tc>
          <w:tcPr>
            <w:tcW w:w="709" w:type="dxa"/>
            <w:vMerge/>
          </w:tcPr>
          <w:p w14:paraId="129E67F6" w14:textId="77777777" w:rsidR="00422558" w:rsidRPr="001273C1" w:rsidRDefault="00422558" w:rsidP="002E0858">
            <w:pPr>
              <w:rPr>
                <w:ins w:id="500" w:author="Aavriti Jain" w:date="2022-07-21T13:46:00Z"/>
                <w:rFonts w:cstheme="minorHAnsi"/>
              </w:rPr>
            </w:pPr>
          </w:p>
        </w:tc>
        <w:tc>
          <w:tcPr>
            <w:tcW w:w="851" w:type="dxa"/>
          </w:tcPr>
          <w:p w14:paraId="6206FB9E" w14:textId="77777777" w:rsidR="00422558" w:rsidRPr="001273C1" w:rsidRDefault="00422558" w:rsidP="002E0858">
            <w:pPr>
              <w:contextualSpacing/>
              <w:rPr>
                <w:ins w:id="501" w:author="Aavriti Jain" w:date="2022-07-21T13:46:00Z"/>
                <w:rFonts w:cstheme="minorHAnsi"/>
              </w:rPr>
            </w:pPr>
            <w:ins w:id="502" w:author="Aavriti Jain" w:date="2022-07-21T13:46:00Z">
              <w:r w:rsidRPr="00AD0A96">
                <w:rPr>
                  <w:rFonts w:cstheme="minorHAnsi"/>
                </w:rPr>
                <w:t>Special Rules</w:t>
              </w:r>
            </w:ins>
          </w:p>
        </w:tc>
        <w:tc>
          <w:tcPr>
            <w:tcW w:w="13253" w:type="dxa"/>
            <w:gridSpan w:val="6"/>
          </w:tcPr>
          <w:p w14:paraId="40EFBF87" w14:textId="62D0BDC9" w:rsidR="00422558" w:rsidRPr="001273C1" w:rsidRDefault="00422558" w:rsidP="002E0858">
            <w:pPr>
              <w:contextualSpacing/>
              <w:rPr>
                <w:ins w:id="503" w:author="Aavriti Jain" w:date="2022-07-21T13:46:00Z"/>
                <w:rFonts w:cstheme="minorHAnsi"/>
              </w:rPr>
            </w:pPr>
            <w:ins w:id="504" w:author="Aavriti Jain" w:date="2022-07-21T13:46:00Z">
              <w:r>
                <w:object w:dxaOrig="1440" w:dyaOrig="1440" w14:anchorId="3271CA97">
                  <v:shape id="_x0000_i2222" type="#_x0000_t75" style="width:31.5pt;height:18pt" o:ole="">
                    <v:imagedata r:id="rId35" o:title=""/>
                  </v:shape>
                  <w:control r:id="rId228" w:name="TextBox51111111111111176" w:shapeid="_x0000_i2222"/>
                </w:object>
              </w:r>
            </w:ins>
          </w:p>
        </w:tc>
      </w:tr>
      <w:tr w:rsidR="00422558" w:rsidRPr="001273C1" w14:paraId="28553716" w14:textId="77777777" w:rsidTr="00422558">
        <w:trPr>
          <w:trHeight w:val="331"/>
          <w:ins w:id="505" w:author="Aavriti Jain" w:date="2022-07-21T13:46:00Z"/>
        </w:trPr>
        <w:tc>
          <w:tcPr>
            <w:tcW w:w="709" w:type="dxa"/>
            <w:vMerge/>
          </w:tcPr>
          <w:p w14:paraId="5E33F636" w14:textId="77777777" w:rsidR="00422558" w:rsidRPr="001273C1" w:rsidRDefault="00422558" w:rsidP="002E0858">
            <w:pPr>
              <w:rPr>
                <w:ins w:id="506" w:author="Aavriti Jain" w:date="2022-07-21T13:46:00Z"/>
                <w:rFonts w:cstheme="minorHAnsi"/>
              </w:rPr>
            </w:pPr>
          </w:p>
        </w:tc>
        <w:tc>
          <w:tcPr>
            <w:tcW w:w="851" w:type="dxa"/>
          </w:tcPr>
          <w:p w14:paraId="0A794BF0" w14:textId="77777777" w:rsidR="00422558" w:rsidRPr="00AD0A96" w:rsidRDefault="00422558" w:rsidP="002E0858">
            <w:pPr>
              <w:contextualSpacing/>
              <w:rPr>
                <w:ins w:id="507" w:author="Aavriti Jain" w:date="2022-07-21T13:46:00Z"/>
                <w:rFonts w:cstheme="minorHAnsi"/>
              </w:rPr>
            </w:pPr>
            <w:ins w:id="508" w:author="Aavriti Jain" w:date="2022-07-21T13:46:00Z">
              <w:r>
                <w:rPr>
                  <w:rFonts w:cstheme="minorHAnsi"/>
                </w:rPr>
                <w:t>Notes</w:t>
              </w:r>
            </w:ins>
          </w:p>
        </w:tc>
        <w:tc>
          <w:tcPr>
            <w:tcW w:w="13253" w:type="dxa"/>
            <w:gridSpan w:val="6"/>
          </w:tcPr>
          <w:p w14:paraId="6A62F340" w14:textId="77777777" w:rsidR="00422558" w:rsidRDefault="00422558" w:rsidP="002E0858">
            <w:pPr>
              <w:contextualSpacing/>
              <w:rPr>
                <w:ins w:id="509" w:author="Aavriti Jain" w:date="2022-07-21T13:46:00Z"/>
              </w:rPr>
            </w:pPr>
            <w:ins w:id="510" w:author="Aavriti Jain" w:date="2022-07-21T13:46:00Z">
              <w:r w:rsidRPr="00F70FCF">
                <w:t>If there is no PO number in the line items, then there is no need of capturing Header PO to Line items.</w:t>
              </w:r>
            </w:ins>
          </w:p>
          <w:p w14:paraId="711ADFE0" w14:textId="77777777" w:rsidR="00422558" w:rsidRDefault="00422558" w:rsidP="002E0858">
            <w:pPr>
              <w:contextualSpacing/>
              <w:rPr>
                <w:ins w:id="511" w:author="Aavriti Jain" w:date="2022-07-21T13:46:00Z"/>
              </w:rPr>
            </w:pPr>
            <w:ins w:id="512" w:author="Aavriti Jain" w:date="2022-07-21T13:46:00Z">
              <w:r>
                <w:t>P</w:t>
              </w:r>
              <w:r w:rsidRPr="00F72FC1">
                <w:t>lease see below example for your reference.</w:t>
              </w:r>
            </w:ins>
          </w:p>
          <w:p w14:paraId="2F0B775B" w14:textId="77777777" w:rsidR="00422558" w:rsidRDefault="00422558" w:rsidP="002E0858">
            <w:pPr>
              <w:contextualSpacing/>
              <w:rPr>
                <w:ins w:id="513" w:author="Aavriti Jain" w:date="2022-07-21T13:46:00Z"/>
              </w:rPr>
            </w:pPr>
          </w:p>
          <w:p w14:paraId="65EEB5F3" w14:textId="77777777" w:rsidR="00422558" w:rsidRDefault="00422558" w:rsidP="002E0858">
            <w:pPr>
              <w:contextualSpacing/>
              <w:rPr>
                <w:ins w:id="514" w:author="Aavriti Jain" w:date="2022-07-21T13:46:00Z"/>
              </w:rPr>
            </w:pPr>
          </w:p>
          <w:p w14:paraId="11C70798" w14:textId="77777777" w:rsidR="00422558" w:rsidRDefault="00422558" w:rsidP="002E0858">
            <w:pPr>
              <w:contextualSpacing/>
              <w:rPr>
                <w:ins w:id="515" w:author="Aavriti Jain" w:date="2022-07-21T13:46:00Z"/>
              </w:rPr>
            </w:pPr>
            <w:ins w:id="516" w:author="Aavriti Jain" w:date="2022-07-21T13:46:00Z">
              <w:r w:rsidRPr="00D1419A">
                <w:rPr>
                  <w:noProof/>
                </w:rPr>
                <w:drawing>
                  <wp:inline distT="0" distB="0" distL="0" distR="0" wp14:anchorId="58545DD2" wp14:editId="37A01BE1">
                    <wp:extent cx="5836920" cy="1970074"/>
                    <wp:effectExtent l="0" t="0" r="0" b="0"/>
                    <wp:docPr id="24" name="Picture 2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10;&#10;Description automatically generated with medium confidence"/>
                            <pic:cNvPicPr/>
                          </pic:nvPicPr>
                          <pic:blipFill>
                            <a:blip r:embed="rId229"/>
                            <a:stretch>
                              <a:fillRect/>
                            </a:stretch>
                          </pic:blipFill>
                          <pic:spPr>
                            <a:xfrm>
                              <a:off x="0" y="0"/>
                              <a:ext cx="5851470" cy="1974985"/>
                            </a:xfrm>
                            <a:prstGeom prst="rect">
                              <a:avLst/>
                            </a:prstGeom>
                          </pic:spPr>
                        </pic:pic>
                      </a:graphicData>
                    </a:graphic>
                  </wp:inline>
                </w:drawing>
              </w:r>
            </w:ins>
          </w:p>
        </w:tc>
      </w:tr>
    </w:tbl>
    <w:p w14:paraId="215579D7" w14:textId="6F5BB245" w:rsidR="00125845" w:rsidRDefault="00125845" w:rsidP="00422558"/>
    <w:p w14:paraId="785EC7EE" w14:textId="77777777" w:rsidR="00125845" w:rsidRDefault="00125845" w:rsidP="007A4EC7"/>
    <w:p w14:paraId="0BE6BC06" w14:textId="77777777" w:rsidR="0072254F" w:rsidRDefault="0072254F" w:rsidP="007A4EC7">
      <w:pPr>
        <w:rPr>
          <w:ins w:id="517" w:author="Aavriti Jain" w:date="2022-07-21T13:54:00Z"/>
        </w:rPr>
      </w:pPr>
    </w:p>
    <w:p w14:paraId="107CDF8A" w14:textId="77777777" w:rsidR="0072254F" w:rsidRDefault="0072254F" w:rsidP="007A4EC7">
      <w:pPr>
        <w:rPr>
          <w:ins w:id="518" w:author="Aavriti Jain" w:date="2022-07-21T13:54:00Z"/>
        </w:rPr>
      </w:pPr>
    </w:p>
    <w:p w14:paraId="24DA5EE5" w14:textId="77777777" w:rsidR="0072254F" w:rsidRDefault="0072254F" w:rsidP="007A4EC7">
      <w:pPr>
        <w:rPr>
          <w:ins w:id="519" w:author="Aavriti Jain" w:date="2022-07-21T13:54:00Z"/>
        </w:rPr>
      </w:pPr>
    </w:p>
    <w:tbl>
      <w:tblPr>
        <w:tblStyle w:val="BW1Large"/>
        <w:tblW w:w="9843" w:type="dxa"/>
        <w:tblInd w:w="-147"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Change w:id="520" w:author="Aavriti Jain" w:date="2022-07-25T15:21:00Z">
          <w:tblPr>
            <w:tblStyle w:val="BW1Large"/>
            <w:tblW w:w="9843" w:type="dxa"/>
            <w:tblInd w:w="-147" w:type="dxa"/>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PrChange>
      </w:tblPr>
      <w:tblGrid>
        <w:gridCol w:w="509"/>
        <w:gridCol w:w="1322"/>
        <w:gridCol w:w="236"/>
        <w:gridCol w:w="1323"/>
        <w:gridCol w:w="1581"/>
        <w:gridCol w:w="236"/>
        <w:gridCol w:w="236"/>
        <w:gridCol w:w="4348"/>
        <w:gridCol w:w="52"/>
        <w:tblGridChange w:id="521">
          <w:tblGrid>
            <w:gridCol w:w="294"/>
            <w:gridCol w:w="215"/>
            <w:gridCol w:w="79"/>
            <w:gridCol w:w="238"/>
            <w:gridCol w:w="330"/>
            <w:gridCol w:w="675"/>
            <w:gridCol w:w="236"/>
            <w:gridCol w:w="178"/>
            <w:gridCol w:w="45"/>
            <w:gridCol w:w="1100"/>
            <w:gridCol w:w="21"/>
            <w:gridCol w:w="236"/>
            <w:gridCol w:w="1324"/>
            <w:gridCol w:w="236"/>
            <w:gridCol w:w="236"/>
            <w:gridCol w:w="1089"/>
            <w:gridCol w:w="992"/>
            <w:gridCol w:w="992"/>
            <w:gridCol w:w="781"/>
            <w:gridCol w:w="546"/>
            <w:gridCol w:w="294"/>
          </w:tblGrid>
        </w:tblGridChange>
      </w:tblGrid>
      <w:tr w:rsidR="007350A6" w:rsidRPr="001273C1" w14:paraId="653D28D8" w14:textId="77777777" w:rsidTr="007350A6">
        <w:trPr>
          <w:cnfStyle w:val="100000000000" w:firstRow="1" w:lastRow="0" w:firstColumn="0" w:lastColumn="0" w:oddVBand="0" w:evenVBand="0" w:oddHBand="0" w:evenHBand="0" w:firstRowFirstColumn="0" w:firstRowLastColumn="0" w:lastRowFirstColumn="0" w:lastRowLastColumn="0"/>
          <w:ins w:id="522" w:author="Aavriti Jain" w:date="2022-07-21T13:54:00Z"/>
          <w:trPrChange w:id="523" w:author="Aavriti Jain" w:date="2022-07-25T15:21:00Z">
            <w:trPr>
              <w:gridBefore w:val="1"/>
            </w:trPr>
          </w:trPrChange>
        </w:trPr>
        <w:tc>
          <w:tcPr>
            <w:tcW w:w="0" w:type="dxa"/>
            <w:tcPrChange w:id="524" w:author="Aavriti Jain" w:date="2022-07-25T15:21:00Z">
              <w:tcPr>
                <w:tcW w:w="532" w:type="dxa"/>
                <w:gridSpan w:val="3"/>
              </w:tcPr>
            </w:tcPrChange>
          </w:tcPr>
          <w:p w14:paraId="4D034853" w14:textId="77777777" w:rsidR="0072254F" w:rsidRPr="001273C1" w:rsidRDefault="0072254F" w:rsidP="002E0858">
            <w:pPr>
              <w:cnfStyle w:val="100000000000" w:firstRow="1" w:lastRow="0" w:firstColumn="0" w:lastColumn="0" w:oddVBand="0" w:evenVBand="0" w:oddHBand="0" w:evenHBand="0" w:firstRowFirstColumn="0" w:firstRowLastColumn="0" w:lastRowFirstColumn="0" w:lastRowLastColumn="0"/>
              <w:rPr>
                <w:ins w:id="525" w:author="Aavriti Jain" w:date="2022-07-21T13:54:00Z"/>
                <w:rFonts w:cstheme="minorHAnsi"/>
              </w:rPr>
            </w:pPr>
            <w:ins w:id="526" w:author="Aavriti Jain" w:date="2022-07-21T13:54:00Z">
              <w:r>
                <w:rPr>
                  <w:rFonts w:cstheme="minorHAnsi"/>
                </w:rPr>
                <w:t>L9</w:t>
              </w:r>
            </w:ins>
          </w:p>
        </w:tc>
        <w:tc>
          <w:tcPr>
            <w:tcW w:w="0" w:type="dxa"/>
            <w:tcPrChange w:id="527" w:author="Aavriti Jain" w:date="2022-07-25T15:21:00Z">
              <w:tcPr>
                <w:tcW w:w="1419" w:type="dxa"/>
                <w:gridSpan w:val="4"/>
              </w:tcPr>
            </w:tcPrChange>
          </w:tcPr>
          <w:p w14:paraId="11FA7B23" w14:textId="77777777" w:rsidR="0072254F" w:rsidRPr="00AD0A96" w:rsidRDefault="0072254F" w:rsidP="002E0858">
            <w:pPr>
              <w:cnfStyle w:val="100000000000" w:firstRow="1" w:lastRow="0" w:firstColumn="0" w:lastColumn="0" w:oddVBand="0" w:evenVBand="0" w:oddHBand="0" w:evenHBand="0" w:firstRowFirstColumn="0" w:firstRowLastColumn="0" w:lastRowFirstColumn="0" w:lastRowLastColumn="0"/>
              <w:rPr>
                <w:ins w:id="528" w:author="Aavriti Jain" w:date="2022-07-21T13:54:00Z"/>
                <w:rFonts w:cstheme="minorHAnsi"/>
                <w:b/>
              </w:rPr>
            </w:pPr>
            <w:ins w:id="529" w:author="Aavriti Jain" w:date="2022-07-21T13:54:00Z">
              <w:r w:rsidRPr="00AD0A96">
                <w:rPr>
                  <w:rFonts w:cstheme="minorHAnsi"/>
                  <w:b/>
                </w:rPr>
                <w:t>Field Name</w:t>
              </w:r>
            </w:ins>
          </w:p>
        </w:tc>
        <w:tc>
          <w:tcPr>
            <w:tcW w:w="0" w:type="dxa"/>
            <w:tcPrChange w:id="530" w:author="Aavriti Jain" w:date="2022-07-25T15:21:00Z">
              <w:tcPr>
                <w:tcW w:w="1166" w:type="dxa"/>
                <w:gridSpan w:val="3"/>
              </w:tcPr>
            </w:tcPrChange>
          </w:tcPr>
          <w:p w14:paraId="51529F2B" w14:textId="77777777" w:rsidR="0072254F" w:rsidRPr="00501F72" w:rsidRDefault="0072254F" w:rsidP="002E0858">
            <w:pPr>
              <w:pStyle w:val="Heading4"/>
              <w:jc w:val="both"/>
              <w:cnfStyle w:val="100000000000" w:firstRow="1" w:lastRow="0" w:firstColumn="0" w:lastColumn="0" w:oddVBand="0" w:evenVBand="0" w:oddHBand="0" w:evenHBand="0" w:firstRowFirstColumn="0" w:firstRowLastColumn="0" w:lastRowFirstColumn="0" w:lastRowLastColumn="0"/>
              <w:rPr>
                <w:ins w:id="531" w:author="Aavriti Jain" w:date="2022-07-21T13:54:00Z"/>
              </w:rPr>
            </w:pPr>
            <w:ins w:id="532" w:author="Aavriti Jain" w:date="2022-07-21T13:54:00Z">
              <w:r w:rsidRPr="00501F72">
                <w:t>Product Name</w:t>
              </w:r>
            </w:ins>
          </w:p>
        </w:tc>
        <w:tc>
          <w:tcPr>
            <w:tcW w:w="1420" w:type="dxa"/>
            <w:tcPrChange w:id="533" w:author="Aavriti Jain" w:date="2022-07-25T15:21:00Z">
              <w:tcPr>
                <w:tcW w:w="236" w:type="dxa"/>
              </w:tcPr>
            </w:tcPrChange>
          </w:tcPr>
          <w:p w14:paraId="69B109F6" w14:textId="77777777" w:rsidR="0072254F" w:rsidRPr="00AD0A96" w:rsidRDefault="0072254F" w:rsidP="002E0858">
            <w:pPr>
              <w:cnfStyle w:val="100000000000" w:firstRow="1" w:lastRow="0" w:firstColumn="0" w:lastColumn="0" w:oddVBand="0" w:evenVBand="0" w:oddHBand="0" w:evenHBand="0" w:firstRowFirstColumn="0" w:firstRowLastColumn="0" w:lastRowFirstColumn="0" w:lastRowLastColumn="0"/>
              <w:rPr>
                <w:ins w:id="534" w:author="Aavriti Jain" w:date="2022-07-21T13:54:00Z"/>
                <w:rFonts w:cstheme="minorHAnsi"/>
                <w:b/>
              </w:rPr>
            </w:pPr>
            <w:ins w:id="535" w:author="Aavriti Jain" w:date="2022-07-21T13:54:00Z">
              <w:r w:rsidRPr="00AD0A96">
                <w:rPr>
                  <w:rFonts w:cstheme="minorHAnsi"/>
                  <w:b/>
                </w:rPr>
                <w:t>Field type</w:t>
              </w:r>
            </w:ins>
          </w:p>
        </w:tc>
        <w:tc>
          <w:tcPr>
            <w:tcW w:w="1701" w:type="dxa"/>
            <w:tcPrChange w:id="536" w:author="Aavriti Jain" w:date="2022-07-25T15:21:00Z">
              <w:tcPr>
                <w:tcW w:w="2885" w:type="dxa"/>
                <w:gridSpan w:val="4"/>
              </w:tcPr>
            </w:tcPrChange>
          </w:tcPr>
          <w:p w14:paraId="47D81E4C" w14:textId="77777777" w:rsidR="0072254F" w:rsidRPr="00AD0A96" w:rsidRDefault="0072254F" w:rsidP="002E0858">
            <w:pPr>
              <w:cnfStyle w:val="100000000000" w:firstRow="1" w:lastRow="0" w:firstColumn="0" w:lastColumn="0" w:oddVBand="0" w:evenVBand="0" w:oddHBand="0" w:evenHBand="0" w:firstRowFirstColumn="0" w:firstRowLastColumn="0" w:lastRowFirstColumn="0" w:lastRowLastColumn="0"/>
              <w:rPr>
                <w:ins w:id="537" w:author="Aavriti Jain" w:date="2022-07-21T13:54:00Z"/>
                <w:rFonts w:cstheme="minorHAnsi"/>
              </w:rPr>
            </w:pPr>
            <w:ins w:id="538" w:author="Aavriti Jain" w:date="2022-07-21T13:54:00Z">
              <w:r w:rsidRPr="00AD0A96">
                <w:rPr>
                  <w:rFonts w:cstheme="minorHAnsi"/>
                </w:rPr>
                <w:t>Alphanumeric</w:t>
              </w:r>
            </w:ins>
          </w:p>
        </w:tc>
        <w:tc>
          <w:tcPr>
            <w:tcW w:w="0" w:type="dxa"/>
            <w:tcPrChange w:id="539" w:author="Aavriti Jain" w:date="2022-07-25T15:21:00Z">
              <w:tcPr>
                <w:tcW w:w="992" w:type="dxa"/>
              </w:tcPr>
            </w:tcPrChange>
          </w:tcPr>
          <w:p w14:paraId="490F3415" w14:textId="77777777" w:rsidR="0072254F" w:rsidRPr="00AD0A96" w:rsidRDefault="0072254F" w:rsidP="002E0858">
            <w:pPr>
              <w:cnfStyle w:val="100000000000" w:firstRow="1" w:lastRow="0" w:firstColumn="0" w:lastColumn="0" w:oddVBand="0" w:evenVBand="0" w:oddHBand="0" w:evenHBand="0" w:firstRowFirstColumn="0" w:firstRowLastColumn="0" w:lastRowFirstColumn="0" w:lastRowLastColumn="0"/>
              <w:rPr>
                <w:ins w:id="540" w:author="Aavriti Jain" w:date="2022-07-21T13:54:00Z"/>
                <w:rFonts w:cstheme="minorHAnsi"/>
                <w:b/>
              </w:rPr>
            </w:pPr>
            <w:ins w:id="541" w:author="Aavriti Jain" w:date="2022-07-21T13:54:00Z">
              <w:r w:rsidRPr="00AD0A96">
                <w:rPr>
                  <w:rFonts w:cstheme="minorHAnsi"/>
                  <w:b/>
                </w:rPr>
                <w:t>Default value</w:t>
              </w:r>
            </w:ins>
          </w:p>
        </w:tc>
        <w:tc>
          <w:tcPr>
            <w:tcW w:w="0" w:type="dxa"/>
            <w:tcPrChange w:id="542" w:author="Aavriti Jain" w:date="2022-07-25T15:21:00Z">
              <w:tcPr>
                <w:tcW w:w="992" w:type="dxa"/>
              </w:tcPr>
            </w:tcPrChange>
          </w:tcPr>
          <w:p w14:paraId="674DE7BD" w14:textId="77777777" w:rsidR="0072254F" w:rsidRPr="001273C1" w:rsidRDefault="0072254F" w:rsidP="002E0858">
            <w:pPr>
              <w:cnfStyle w:val="100000000000" w:firstRow="1" w:lastRow="0" w:firstColumn="0" w:lastColumn="0" w:oddVBand="0" w:evenVBand="0" w:oddHBand="0" w:evenHBand="0" w:firstRowFirstColumn="0" w:firstRowLastColumn="0" w:lastRowFirstColumn="0" w:lastRowLastColumn="0"/>
              <w:rPr>
                <w:ins w:id="543" w:author="Aavriti Jain" w:date="2022-07-21T13:54:00Z"/>
                <w:rFonts w:cstheme="minorHAnsi"/>
              </w:rPr>
            </w:pPr>
            <w:ins w:id="544" w:author="Aavriti Jain" w:date="2022-07-21T13:54:00Z">
              <w:r>
                <w:rPr>
                  <w:rFonts w:cstheme="minorHAnsi"/>
                </w:rPr>
                <w:t xml:space="preserve">&lt;Blank&gt;  </w:t>
              </w:r>
            </w:ins>
          </w:p>
        </w:tc>
        <w:tc>
          <w:tcPr>
            <w:tcW w:w="0" w:type="dxa"/>
            <w:gridSpan w:val="2"/>
            <w:tcPrChange w:id="545" w:author="Aavriti Jain" w:date="2022-07-25T15:21:00Z">
              <w:tcPr>
                <w:tcW w:w="1621" w:type="dxa"/>
                <w:gridSpan w:val="3"/>
              </w:tcPr>
            </w:tcPrChange>
          </w:tcPr>
          <w:p w14:paraId="0F2151DD" w14:textId="77777777" w:rsidR="0072254F" w:rsidRPr="001273C1" w:rsidRDefault="00D742F0" w:rsidP="002E0858">
            <w:pPr>
              <w:cnfStyle w:val="100000000000" w:firstRow="1" w:lastRow="0" w:firstColumn="0" w:lastColumn="0" w:oddVBand="0" w:evenVBand="0" w:oddHBand="0" w:evenHBand="0" w:firstRowFirstColumn="0" w:firstRowLastColumn="0" w:lastRowFirstColumn="0" w:lastRowLastColumn="0"/>
              <w:rPr>
                <w:ins w:id="546" w:author="Aavriti Jain" w:date="2022-07-21T13:54:00Z"/>
                <w:rFonts w:cstheme="minorHAnsi"/>
              </w:rPr>
            </w:pPr>
            <w:customXmlInsRangeStart w:id="547" w:author="Aavriti Jain" w:date="2022-07-21T13:54:00Z"/>
            <w:sdt>
              <w:sdtPr>
                <w:rPr>
                  <w:rFonts w:cstheme="minorHAnsi"/>
                </w:rPr>
                <w:id w:val="-1236471284"/>
                <w14:checkbox>
                  <w14:checked w14:val="0"/>
                  <w14:checkedState w14:val="2612" w14:font="MS Gothic"/>
                  <w14:uncheckedState w14:val="2610" w14:font="MS Gothic"/>
                </w14:checkbox>
              </w:sdtPr>
              <w:sdtEndPr/>
              <w:sdtContent>
                <w:customXmlInsRangeEnd w:id="547"/>
                <w:ins w:id="548" w:author="Aavriti Jain" w:date="2022-07-21T13:54:00Z">
                  <w:r w:rsidR="0072254F">
                    <w:rPr>
                      <w:rFonts w:ascii="MS Gothic" w:eastAsia="MS Gothic" w:hAnsi="MS Gothic" w:cstheme="minorHAnsi" w:hint="eastAsia"/>
                    </w:rPr>
                    <w:t>☐</w:t>
                  </w:r>
                </w:ins>
                <w:customXmlInsRangeStart w:id="549" w:author="Aavriti Jain" w:date="2022-07-21T13:54:00Z"/>
              </w:sdtContent>
            </w:sdt>
            <w:customXmlInsRangeEnd w:id="549"/>
            <w:ins w:id="550" w:author="Aavriti Jain" w:date="2022-07-21T13:54:00Z">
              <w:r w:rsidR="0072254F">
                <w:rPr>
                  <w:rFonts w:cstheme="minorHAnsi"/>
                </w:rPr>
                <w:t xml:space="preserve"> Mandatory</w:t>
              </w:r>
            </w:ins>
          </w:p>
        </w:tc>
      </w:tr>
      <w:tr w:rsidR="0072254F" w:rsidRPr="001273C1" w14:paraId="275B3D5F" w14:textId="77777777" w:rsidTr="007350A6">
        <w:tblPrEx>
          <w:tblPrExChange w:id="551" w:author="Aavriti Jain" w:date="2022-07-25T15:21:00Z">
            <w:tblPrEx>
              <w:tblW w:w="10127" w:type="dxa"/>
            </w:tblPrEx>
          </w:tblPrExChange>
        </w:tblPrEx>
        <w:trPr>
          <w:gridAfter w:val="1"/>
          <w:wAfter w:w="56" w:type="dxa"/>
          <w:ins w:id="552" w:author="Aavriti Jain" w:date="2022-07-21T13:54:00Z"/>
          <w:trPrChange w:id="553" w:author="Aavriti Jain" w:date="2022-07-25T15:21:00Z">
            <w:trPr>
              <w:gridBefore w:val="3"/>
              <w:gridAfter w:val="1"/>
              <w:wAfter w:w="1418" w:type="dxa"/>
            </w:trPr>
          </w:trPrChange>
        </w:trPr>
        <w:tc>
          <w:tcPr>
            <w:tcW w:w="532" w:type="dxa"/>
            <w:vMerge w:val="restart"/>
            <w:tcPrChange w:id="554" w:author="Aavriti Jain" w:date="2022-07-25T15:21:00Z">
              <w:tcPr>
                <w:tcW w:w="568" w:type="dxa"/>
                <w:gridSpan w:val="2"/>
                <w:vMerge w:val="restart"/>
              </w:tcPr>
            </w:tcPrChange>
          </w:tcPr>
          <w:p w14:paraId="32403FB3" w14:textId="77777777" w:rsidR="0072254F" w:rsidRPr="001273C1" w:rsidRDefault="0072254F" w:rsidP="002E0858">
            <w:pPr>
              <w:rPr>
                <w:ins w:id="555" w:author="Aavriti Jain" w:date="2022-07-21T13:54:00Z"/>
                <w:rFonts w:cstheme="minorHAnsi"/>
              </w:rPr>
            </w:pPr>
          </w:p>
        </w:tc>
        <w:tc>
          <w:tcPr>
            <w:tcW w:w="1419" w:type="dxa"/>
            <w:tcPrChange w:id="556" w:author="Aavriti Jain" w:date="2022-07-25T15:21:00Z">
              <w:tcPr>
                <w:tcW w:w="1134" w:type="dxa"/>
                <w:gridSpan w:val="4"/>
              </w:tcPr>
            </w:tcPrChange>
          </w:tcPr>
          <w:p w14:paraId="65D890C3" w14:textId="77777777" w:rsidR="0072254F" w:rsidRPr="001273C1" w:rsidRDefault="0072254F" w:rsidP="002E0858">
            <w:pPr>
              <w:contextualSpacing/>
              <w:rPr>
                <w:ins w:id="557" w:author="Aavriti Jain" w:date="2022-07-21T13:54:00Z"/>
                <w:rFonts w:cstheme="minorHAnsi"/>
              </w:rPr>
            </w:pPr>
            <w:ins w:id="558" w:author="Aavriti Jain" w:date="2022-07-21T13:54:00Z">
              <w:r w:rsidRPr="00AD0A96">
                <w:rPr>
                  <w:rFonts w:cstheme="minorHAnsi"/>
                </w:rPr>
                <w:t>Field description</w:t>
              </w:r>
            </w:ins>
          </w:p>
        </w:tc>
        <w:tc>
          <w:tcPr>
            <w:tcW w:w="7836" w:type="dxa"/>
            <w:gridSpan w:val="6"/>
            <w:tcPrChange w:id="559" w:author="Aavriti Jain" w:date="2022-07-25T15:21:00Z">
              <w:tcPr>
                <w:tcW w:w="7007" w:type="dxa"/>
                <w:gridSpan w:val="10"/>
              </w:tcPr>
            </w:tcPrChange>
          </w:tcPr>
          <w:p w14:paraId="07035EDF" w14:textId="77777777" w:rsidR="0072254F" w:rsidRPr="001273C1" w:rsidRDefault="0072254F" w:rsidP="002E0858">
            <w:pPr>
              <w:rPr>
                <w:ins w:id="560" w:author="Aavriti Jain" w:date="2022-07-21T13:54:00Z"/>
                <w:rFonts w:cstheme="minorHAnsi"/>
              </w:rPr>
            </w:pPr>
            <w:ins w:id="561" w:author="Aavriti Jain" w:date="2022-07-21T13:54:00Z">
              <w:r>
                <w:rPr>
                  <w:rFonts w:cstheme="minorHAnsi"/>
                </w:rPr>
                <w:t>Mentioned over Invoice based upon keywords</w:t>
              </w:r>
            </w:ins>
          </w:p>
        </w:tc>
      </w:tr>
      <w:tr w:rsidR="0072254F" w:rsidRPr="001273C1" w14:paraId="1BB6288D" w14:textId="77777777" w:rsidTr="007350A6">
        <w:tblPrEx>
          <w:tblPrExChange w:id="562" w:author="Aavriti Jain" w:date="2022-07-25T15:21:00Z">
            <w:tblPrEx>
              <w:tblW w:w="10127" w:type="dxa"/>
            </w:tblPrEx>
          </w:tblPrExChange>
        </w:tblPrEx>
        <w:trPr>
          <w:gridAfter w:val="1"/>
          <w:wAfter w:w="56" w:type="dxa"/>
          <w:ins w:id="563" w:author="Aavriti Jain" w:date="2022-07-21T13:54:00Z"/>
          <w:trPrChange w:id="564" w:author="Aavriti Jain" w:date="2022-07-25T15:21:00Z">
            <w:trPr>
              <w:gridBefore w:val="3"/>
              <w:gridAfter w:val="1"/>
              <w:wAfter w:w="1418" w:type="dxa"/>
            </w:trPr>
          </w:trPrChange>
        </w:trPr>
        <w:tc>
          <w:tcPr>
            <w:tcW w:w="532" w:type="dxa"/>
            <w:vMerge/>
            <w:tcPrChange w:id="565" w:author="Aavriti Jain" w:date="2022-07-25T15:21:00Z">
              <w:tcPr>
                <w:tcW w:w="568" w:type="dxa"/>
                <w:gridSpan w:val="2"/>
                <w:vMerge/>
              </w:tcPr>
            </w:tcPrChange>
          </w:tcPr>
          <w:p w14:paraId="724E2D5D" w14:textId="77777777" w:rsidR="0072254F" w:rsidRPr="001273C1" w:rsidRDefault="0072254F" w:rsidP="002E0858">
            <w:pPr>
              <w:rPr>
                <w:ins w:id="566" w:author="Aavriti Jain" w:date="2022-07-21T13:54:00Z"/>
                <w:rFonts w:cstheme="minorHAnsi"/>
              </w:rPr>
            </w:pPr>
          </w:p>
        </w:tc>
        <w:tc>
          <w:tcPr>
            <w:tcW w:w="1419" w:type="dxa"/>
            <w:tcPrChange w:id="567" w:author="Aavriti Jain" w:date="2022-07-25T15:21:00Z">
              <w:tcPr>
                <w:tcW w:w="1134" w:type="dxa"/>
                <w:gridSpan w:val="4"/>
              </w:tcPr>
            </w:tcPrChange>
          </w:tcPr>
          <w:p w14:paraId="3C2F5068" w14:textId="77777777" w:rsidR="0072254F" w:rsidRPr="001273C1" w:rsidRDefault="0072254F" w:rsidP="002E0858">
            <w:pPr>
              <w:contextualSpacing/>
              <w:rPr>
                <w:ins w:id="568" w:author="Aavriti Jain" w:date="2022-07-21T13:54:00Z"/>
                <w:rFonts w:cstheme="minorHAnsi"/>
              </w:rPr>
            </w:pPr>
            <w:ins w:id="569" w:author="Aavriti Jain" w:date="2022-07-21T13:54:00Z">
              <w:r w:rsidRPr="00AD0A96">
                <w:rPr>
                  <w:rFonts w:cstheme="minorHAnsi"/>
                </w:rPr>
                <w:t>Source</w:t>
              </w:r>
            </w:ins>
          </w:p>
        </w:tc>
        <w:tc>
          <w:tcPr>
            <w:tcW w:w="7836" w:type="dxa"/>
            <w:gridSpan w:val="6"/>
            <w:tcPrChange w:id="570" w:author="Aavriti Jain" w:date="2022-07-25T15:21:00Z">
              <w:tcPr>
                <w:tcW w:w="7007" w:type="dxa"/>
                <w:gridSpan w:val="10"/>
              </w:tcPr>
            </w:tcPrChange>
          </w:tcPr>
          <w:p w14:paraId="0ADB5770" w14:textId="77777777" w:rsidR="0072254F" w:rsidRPr="001273C1" w:rsidRDefault="0072254F" w:rsidP="002E0858">
            <w:pPr>
              <w:contextualSpacing/>
              <w:rPr>
                <w:ins w:id="571" w:author="Aavriti Jain" w:date="2022-07-21T13:54:00Z"/>
                <w:rFonts w:cstheme="minorHAnsi"/>
              </w:rPr>
            </w:pPr>
            <w:ins w:id="572" w:author="Aavriti Jain" w:date="2022-07-21T13:54:00Z">
              <w:r>
                <w:rPr>
                  <w:rFonts w:cstheme="minorHAnsi"/>
                </w:rPr>
                <w:t>Captured from Invoice based upon keywords</w:t>
              </w:r>
            </w:ins>
          </w:p>
        </w:tc>
      </w:tr>
      <w:tr w:rsidR="0072254F" w:rsidRPr="001273C1" w14:paraId="432AE12F" w14:textId="77777777" w:rsidTr="007350A6">
        <w:tblPrEx>
          <w:tblPrExChange w:id="573" w:author="Aavriti Jain" w:date="2022-07-25T15:21:00Z">
            <w:tblPrEx>
              <w:tblW w:w="10127" w:type="dxa"/>
            </w:tblPrEx>
          </w:tblPrExChange>
        </w:tblPrEx>
        <w:trPr>
          <w:gridAfter w:val="1"/>
          <w:wAfter w:w="56" w:type="dxa"/>
          <w:ins w:id="574" w:author="Aavriti Jain" w:date="2022-07-21T13:54:00Z"/>
          <w:trPrChange w:id="575" w:author="Aavriti Jain" w:date="2022-07-25T15:21:00Z">
            <w:trPr>
              <w:gridBefore w:val="3"/>
              <w:gridAfter w:val="1"/>
              <w:wAfter w:w="1418" w:type="dxa"/>
            </w:trPr>
          </w:trPrChange>
        </w:trPr>
        <w:tc>
          <w:tcPr>
            <w:tcW w:w="532" w:type="dxa"/>
            <w:vMerge/>
            <w:tcPrChange w:id="576" w:author="Aavriti Jain" w:date="2022-07-25T15:21:00Z">
              <w:tcPr>
                <w:tcW w:w="568" w:type="dxa"/>
                <w:gridSpan w:val="2"/>
                <w:vMerge/>
              </w:tcPr>
            </w:tcPrChange>
          </w:tcPr>
          <w:p w14:paraId="363E59ED" w14:textId="77777777" w:rsidR="0072254F" w:rsidRPr="001273C1" w:rsidRDefault="0072254F" w:rsidP="002E0858">
            <w:pPr>
              <w:rPr>
                <w:ins w:id="577" w:author="Aavriti Jain" w:date="2022-07-21T13:54:00Z"/>
                <w:rFonts w:cstheme="minorHAnsi"/>
              </w:rPr>
            </w:pPr>
          </w:p>
        </w:tc>
        <w:tc>
          <w:tcPr>
            <w:tcW w:w="1419" w:type="dxa"/>
            <w:tcPrChange w:id="578" w:author="Aavriti Jain" w:date="2022-07-25T15:21:00Z">
              <w:tcPr>
                <w:tcW w:w="1134" w:type="dxa"/>
                <w:gridSpan w:val="4"/>
              </w:tcPr>
            </w:tcPrChange>
          </w:tcPr>
          <w:p w14:paraId="110CB57D" w14:textId="77777777" w:rsidR="0072254F" w:rsidRPr="001273C1" w:rsidRDefault="0072254F" w:rsidP="002E0858">
            <w:pPr>
              <w:contextualSpacing/>
              <w:rPr>
                <w:ins w:id="579" w:author="Aavriti Jain" w:date="2022-07-21T13:54:00Z"/>
                <w:rFonts w:cstheme="minorHAnsi"/>
              </w:rPr>
            </w:pPr>
            <w:ins w:id="580" w:author="Aavriti Jain" w:date="2022-07-21T13:54:00Z">
              <w:r w:rsidRPr="00AD0A96">
                <w:rPr>
                  <w:rFonts w:cstheme="minorHAnsi"/>
                </w:rPr>
                <w:t>Validation rules</w:t>
              </w:r>
            </w:ins>
          </w:p>
        </w:tc>
        <w:tc>
          <w:tcPr>
            <w:tcW w:w="7836" w:type="dxa"/>
            <w:gridSpan w:val="6"/>
            <w:tcPrChange w:id="581" w:author="Aavriti Jain" w:date="2022-07-25T15:21:00Z">
              <w:tcPr>
                <w:tcW w:w="7007" w:type="dxa"/>
                <w:gridSpan w:val="10"/>
              </w:tcPr>
            </w:tcPrChange>
          </w:tcPr>
          <w:p w14:paraId="6F524B97" w14:textId="77777777" w:rsidR="0072254F" w:rsidRPr="001273C1" w:rsidRDefault="0072254F" w:rsidP="002E0858">
            <w:pPr>
              <w:contextualSpacing/>
              <w:rPr>
                <w:ins w:id="582" w:author="Aavriti Jain" w:date="2022-07-21T13:54:00Z"/>
                <w:rFonts w:cstheme="minorHAnsi"/>
              </w:rPr>
            </w:pPr>
            <w:ins w:id="583" w:author="Aavriti Jain" w:date="2022-07-21T13:54:00Z">
              <w:r>
                <w:rPr>
                  <w:rFonts w:cstheme="minorHAnsi"/>
                </w:rPr>
                <w:t>N/A</w:t>
              </w:r>
            </w:ins>
          </w:p>
        </w:tc>
      </w:tr>
      <w:tr w:rsidR="0072254F" w:rsidRPr="001273C1" w14:paraId="6D0A0139" w14:textId="77777777" w:rsidTr="007350A6">
        <w:tblPrEx>
          <w:tblPrExChange w:id="584" w:author="Aavriti Jain" w:date="2022-07-25T15:21:00Z">
            <w:tblPrEx>
              <w:tblW w:w="10127" w:type="dxa"/>
            </w:tblPrEx>
          </w:tblPrExChange>
        </w:tblPrEx>
        <w:trPr>
          <w:gridAfter w:val="1"/>
          <w:wAfter w:w="56" w:type="dxa"/>
          <w:ins w:id="585" w:author="Aavriti Jain" w:date="2022-07-21T13:54:00Z"/>
          <w:trPrChange w:id="586" w:author="Aavriti Jain" w:date="2022-07-25T15:21:00Z">
            <w:trPr>
              <w:gridBefore w:val="3"/>
              <w:gridAfter w:val="1"/>
              <w:wAfter w:w="1418" w:type="dxa"/>
            </w:trPr>
          </w:trPrChange>
        </w:trPr>
        <w:tc>
          <w:tcPr>
            <w:tcW w:w="532" w:type="dxa"/>
            <w:vMerge/>
            <w:tcPrChange w:id="587" w:author="Aavriti Jain" w:date="2022-07-25T15:21:00Z">
              <w:tcPr>
                <w:tcW w:w="568" w:type="dxa"/>
                <w:gridSpan w:val="2"/>
                <w:vMerge/>
              </w:tcPr>
            </w:tcPrChange>
          </w:tcPr>
          <w:p w14:paraId="5F0D8F54" w14:textId="77777777" w:rsidR="0072254F" w:rsidRPr="001273C1" w:rsidRDefault="0072254F" w:rsidP="002E0858">
            <w:pPr>
              <w:rPr>
                <w:ins w:id="588" w:author="Aavriti Jain" w:date="2022-07-21T13:54:00Z"/>
                <w:rFonts w:cstheme="minorHAnsi"/>
              </w:rPr>
            </w:pPr>
          </w:p>
        </w:tc>
        <w:tc>
          <w:tcPr>
            <w:tcW w:w="1419" w:type="dxa"/>
            <w:tcPrChange w:id="589" w:author="Aavriti Jain" w:date="2022-07-25T15:21:00Z">
              <w:tcPr>
                <w:tcW w:w="1134" w:type="dxa"/>
                <w:gridSpan w:val="4"/>
              </w:tcPr>
            </w:tcPrChange>
          </w:tcPr>
          <w:p w14:paraId="26407FC1" w14:textId="77777777" w:rsidR="0072254F" w:rsidRPr="00AD0A96" w:rsidRDefault="0072254F" w:rsidP="002E0858">
            <w:pPr>
              <w:contextualSpacing/>
              <w:rPr>
                <w:ins w:id="590" w:author="Aavriti Jain" w:date="2022-07-21T13:54:00Z"/>
                <w:rFonts w:cstheme="minorHAnsi"/>
              </w:rPr>
            </w:pPr>
            <w:ins w:id="591" w:author="Aavriti Jain" w:date="2022-07-21T13:54:00Z">
              <w:r>
                <w:rPr>
                  <w:rFonts w:cstheme="minorHAnsi"/>
                </w:rPr>
                <w:t>Field Format</w:t>
              </w:r>
            </w:ins>
          </w:p>
        </w:tc>
        <w:tc>
          <w:tcPr>
            <w:tcW w:w="7836" w:type="dxa"/>
            <w:gridSpan w:val="6"/>
            <w:tcPrChange w:id="592" w:author="Aavriti Jain" w:date="2022-07-25T15:21:00Z">
              <w:tcPr>
                <w:tcW w:w="7007" w:type="dxa"/>
                <w:gridSpan w:val="10"/>
              </w:tcPr>
            </w:tcPrChange>
          </w:tcPr>
          <w:p w14:paraId="11E082E3" w14:textId="00E13641" w:rsidR="0072254F" w:rsidRPr="001273C1" w:rsidRDefault="0072254F" w:rsidP="002E0858">
            <w:pPr>
              <w:contextualSpacing/>
              <w:rPr>
                <w:ins w:id="593" w:author="Aavriti Jain" w:date="2022-07-21T13:54:00Z"/>
                <w:rFonts w:cstheme="minorHAnsi"/>
              </w:rPr>
            </w:pPr>
            <w:ins w:id="594" w:author="Aavriti Jain" w:date="2022-07-21T13:54:00Z">
              <w:r>
                <w:object w:dxaOrig="1440" w:dyaOrig="1440" w14:anchorId="7AC93EA3">
                  <v:shape id="_x0000_i2224" type="#_x0000_t75" style="width:36.75pt;height:13.5pt" o:ole="">
                    <v:imagedata r:id="rId27" o:title=""/>
                  </v:shape>
                  <w:control r:id="rId230" w:name="Label11211186" w:shapeid="_x0000_i2224"/>
                </w:object>
              </w:r>
              <w:r>
                <w:object w:dxaOrig="1440" w:dyaOrig="1440" w14:anchorId="1574E4CF">
                  <v:shape id="_x0000_i2226" type="#_x0000_t75" alt="Minimum Length" style="width:28.5pt;height:18pt" o:ole="" fillcolor="red">
                    <v:fill opacity="41943f"/>
                    <v:imagedata r:id="rId231" o:title=""/>
                  </v:shape>
                  <w:control r:id="rId232" w:name="TextBox21211186" w:shapeid="_x0000_i2226"/>
                </w:object>
              </w:r>
              <w:r>
                <w:object w:dxaOrig="1440" w:dyaOrig="1440" w14:anchorId="407AA64D">
                  <v:shape id="_x0000_i2228" type="#_x0000_t75" style="width:15.75pt;height:13.5pt" o:ole="">
                    <v:imagedata r:id="rId233" o:title=""/>
                  </v:shape>
                  <w:control r:id="rId234" w:name="Label21211186" w:shapeid="_x0000_i2228"/>
                </w:object>
              </w:r>
              <w:r>
                <w:object w:dxaOrig="1440" w:dyaOrig="1440" w14:anchorId="3C4AAE4A">
                  <v:shape id="_x0000_i2230" type="#_x0000_t75" style="width:27.75pt;height:18pt" o:ole="">
                    <v:imagedata r:id="rId52" o:title=""/>
                  </v:shape>
                  <w:control r:id="rId235" w:name="TextBox31211186" w:shapeid="_x0000_i2230"/>
                </w:object>
              </w:r>
            </w:ins>
          </w:p>
        </w:tc>
      </w:tr>
      <w:tr w:rsidR="0072254F" w:rsidRPr="001273C1" w14:paraId="7821DE6F" w14:textId="77777777" w:rsidTr="007350A6">
        <w:tblPrEx>
          <w:tblPrExChange w:id="595" w:author="Aavriti Jain" w:date="2022-07-25T15:21:00Z">
            <w:tblPrEx>
              <w:tblW w:w="10127" w:type="dxa"/>
            </w:tblPrEx>
          </w:tblPrExChange>
        </w:tblPrEx>
        <w:trPr>
          <w:gridAfter w:val="1"/>
          <w:wAfter w:w="56" w:type="dxa"/>
          <w:ins w:id="596" w:author="Aavriti Jain" w:date="2022-07-21T13:54:00Z"/>
          <w:trPrChange w:id="597" w:author="Aavriti Jain" w:date="2022-07-25T15:21:00Z">
            <w:trPr>
              <w:gridBefore w:val="3"/>
              <w:gridAfter w:val="1"/>
              <w:wAfter w:w="1418" w:type="dxa"/>
            </w:trPr>
          </w:trPrChange>
        </w:trPr>
        <w:tc>
          <w:tcPr>
            <w:tcW w:w="532" w:type="dxa"/>
            <w:vMerge/>
            <w:tcPrChange w:id="598" w:author="Aavriti Jain" w:date="2022-07-25T15:21:00Z">
              <w:tcPr>
                <w:tcW w:w="568" w:type="dxa"/>
                <w:gridSpan w:val="2"/>
                <w:vMerge/>
              </w:tcPr>
            </w:tcPrChange>
          </w:tcPr>
          <w:p w14:paraId="33DDE1D7" w14:textId="77777777" w:rsidR="0072254F" w:rsidRPr="001273C1" w:rsidRDefault="0072254F" w:rsidP="002E0858">
            <w:pPr>
              <w:rPr>
                <w:ins w:id="599" w:author="Aavriti Jain" w:date="2022-07-21T13:54:00Z"/>
                <w:rFonts w:cstheme="minorHAnsi"/>
              </w:rPr>
            </w:pPr>
          </w:p>
        </w:tc>
        <w:tc>
          <w:tcPr>
            <w:tcW w:w="1419" w:type="dxa"/>
            <w:tcPrChange w:id="600" w:author="Aavriti Jain" w:date="2022-07-25T15:21:00Z">
              <w:tcPr>
                <w:tcW w:w="1134" w:type="dxa"/>
                <w:gridSpan w:val="4"/>
              </w:tcPr>
            </w:tcPrChange>
          </w:tcPr>
          <w:p w14:paraId="622DD1F1" w14:textId="77777777" w:rsidR="0072254F" w:rsidRPr="001273C1" w:rsidRDefault="0072254F" w:rsidP="002E0858">
            <w:pPr>
              <w:contextualSpacing/>
              <w:rPr>
                <w:ins w:id="601" w:author="Aavriti Jain" w:date="2022-07-21T13:54:00Z"/>
                <w:rFonts w:cstheme="minorHAnsi"/>
              </w:rPr>
            </w:pPr>
            <w:ins w:id="602" w:author="Aavriti Jain" w:date="2022-07-21T13:54:00Z">
              <w:r w:rsidRPr="00AD0A96">
                <w:rPr>
                  <w:rFonts w:cstheme="minorHAnsi"/>
                </w:rPr>
                <w:t>Special Rules</w:t>
              </w:r>
            </w:ins>
          </w:p>
        </w:tc>
        <w:tc>
          <w:tcPr>
            <w:tcW w:w="7836" w:type="dxa"/>
            <w:gridSpan w:val="6"/>
            <w:tcPrChange w:id="603" w:author="Aavriti Jain" w:date="2022-07-25T15:21:00Z">
              <w:tcPr>
                <w:tcW w:w="7007" w:type="dxa"/>
                <w:gridSpan w:val="10"/>
              </w:tcPr>
            </w:tcPrChange>
          </w:tcPr>
          <w:p w14:paraId="19233E83" w14:textId="3CEC7BC3" w:rsidR="0072254F" w:rsidRPr="001273C1" w:rsidRDefault="0072254F" w:rsidP="002E0858">
            <w:pPr>
              <w:contextualSpacing/>
              <w:rPr>
                <w:ins w:id="604" w:author="Aavriti Jain" w:date="2022-07-21T13:54:00Z"/>
                <w:rFonts w:cstheme="minorHAnsi"/>
              </w:rPr>
            </w:pPr>
            <w:ins w:id="605" w:author="Aavriti Jain" w:date="2022-07-21T13:54:00Z">
              <w:r>
                <w:object w:dxaOrig="1440" w:dyaOrig="1440" w14:anchorId="180D3051">
                  <v:shape id="_x0000_i2232" type="#_x0000_t75" style="width:12.75pt;height:16.5pt" o:ole="">
                    <v:imagedata r:id="rId236" o:title=""/>
                  </v:shape>
                  <w:control r:id="rId237" w:name="TextBox511111111111111711" w:shapeid="_x0000_i2232"/>
                </w:object>
              </w:r>
              <w:r>
                <w:t>If more than one value is present over the invoice then all values should be captured from invoice</w:t>
              </w:r>
            </w:ins>
          </w:p>
        </w:tc>
      </w:tr>
      <w:tr w:rsidR="0072254F" w:rsidRPr="001273C1" w14:paraId="656852BC" w14:textId="77777777" w:rsidTr="007350A6">
        <w:tblPrEx>
          <w:tblPrExChange w:id="606" w:author="Aavriti Jain" w:date="2022-07-25T15:21:00Z">
            <w:tblPrEx>
              <w:tblW w:w="10127" w:type="dxa"/>
            </w:tblPrEx>
          </w:tblPrExChange>
        </w:tblPrEx>
        <w:trPr>
          <w:gridAfter w:val="1"/>
          <w:wAfter w:w="56" w:type="dxa"/>
          <w:ins w:id="607" w:author="Aavriti Jain" w:date="2022-07-21T13:54:00Z"/>
          <w:trPrChange w:id="608" w:author="Aavriti Jain" w:date="2022-07-25T15:21:00Z">
            <w:trPr>
              <w:gridBefore w:val="3"/>
              <w:gridAfter w:val="1"/>
              <w:wAfter w:w="1418" w:type="dxa"/>
            </w:trPr>
          </w:trPrChange>
        </w:trPr>
        <w:tc>
          <w:tcPr>
            <w:tcW w:w="532" w:type="dxa"/>
            <w:vMerge/>
            <w:tcPrChange w:id="609" w:author="Aavriti Jain" w:date="2022-07-25T15:21:00Z">
              <w:tcPr>
                <w:tcW w:w="568" w:type="dxa"/>
                <w:gridSpan w:val="2"/>
                <w:vMerge/>
              </w:tcPr>
            </w:tcPrChange>
          </w:tcPr>
          <w:p w14:paraId="465F4707" w14:textId="77777777" w:rsidR="0072254F" w:rsidRPr="001273C1" w:rsidRDefault="0072254F" w:rsidP="002E0858">
            <w:pPr>
              <w:rPr>
                <w:ins w:id="610" w:author="Aavriti Jain" w:date="2022-07-21T13:54:00Z"/>
                <w:rFonts w:cstheme="minorHAnsi"/>
              </w:rPr>
            </w:pPr>
          </w:p>
        </w:tc>
        <w:tc>
          <w:tcPr>
            <w:tcW w:w="1419" w:type="dxa"/>
            <w:tcPrChange w:id="611" w:author="Aavriti Jain" w:date="2022-07-25T15:21:00Z">
              <w:tcPr>
                <w:tcW w:w="1134" w:type="dxa"/>
                <w:gridSpan w:val="4"/>
              </w:tcPr>
            </w:tcPrChange>
          </w:tcPr>
          <w:p w14:paraId="5034B760" w14:textId="77777777" w:rsidR="0072254F" w:rsidRPr="00AD0A96" w:rsidRDefault="0072254F" w:rsidP="002E0858">
            <w:pPr>
              <w:contextualSpacing/>
              <w:rPr>
                <w:ins w:id="612" w:author="Aavriti Jain" w:date="2022-07-21T13:54:00Z"/>
                <w:rFonts w:cstheme="minorHAnsi"/>
              </w:rPr>
            </w:pPr>
            <w:ins w:id="613" w:author="Aavriti Jain" w:date="2022-07-21T13:54:00Z">
              <w:r>
                <w:rPr>
                  <w:rFonts w:cstheme="minorHAnsi"/>
                </w:rPr>
                <w:t>Notes</w:t>
              </w:r>
            </w:ins>
          </w:p>
        </w:tc>
        <w:tc>
          <w:tcPr>
            <w:tcW w:w="7836" w:type="dxa"/>
            <w:gridSpan w:val="6"/>
            <w:tcPrChange w:id="614" w:author="Aavriti Jain" w:date="2022-07-25T15:21:00Z">
              <w:tcPr>
                <w:tcW w:w="7007" w:type="dxa"/>
                <w:gridSpan w:val="10"/>
              </w:tcPr>
            </w:tcPrChange>
          </w:tcPr>
          <w:p w14:paraId="6E484412" w14:textId="77777777" w:rsidR="0072254F" w:rsidRDefault="0072254F" w:rsidP="002E0858">
            <w:pPr>
              <w:contextualSpacing/>
              <w:rPr>
                <w:ins w:id="615" w:author="Aavriti Jain" w:date="2022-07-21T13:54:00Z"/>
              </w:rPr>
            </w:pPr>
          </w:p>
        </w:tc>
      </w:tr>
    </w:tbl>
    <w:p w14:paraId="513A4DF3" w14:textId="77777777" w:rsidR="0072254F" w:rsidRDefault="0072254F" w:rsidP="007A4EC7">
      <w:pPr>
        <w:rPr>
          <w:ins w:id="616" w:author="Aavriti Jain" w:date="2022-07-21T13:58:00Z"/>
        </w:rPr>
      </w:pPr>
    </w:p>
    <w:p w14:paraId="3A461A5D" w14:textId="77777777" w:rsidR="0072254F" w:rsidRDefault="0072254F" w:rsidP="007A4EC7">
      <w:pPr>
        <w:rPr>
          <w:ins w:id="617" w:author="Aavriti Jain" w:date="2022-07-21T13:58:00Z"/>
        </w:rPr>
      </w:pPr>
    </w:p>
    <w:p w14:paraId="4DC81D05" w14:textId="77777777" w:rsidR="0072254F" w:rsidRDefault="0072254F" w:rsidP="007A4EC7">
      <w:pPr>
        <w:rPr>
          <w:ins w:id="618" w:author="Aavriti Jain" w:date="2022-07-21T13:58:00Z"/>
        </w:rPr>
      </w:pPr>
    </w:p>
    <w:tbl>
      <w:tblPr>
        <w:tblW w:w="7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2120"/>
        <w:gridCol w:w="1067"/>
        <w:gridCol w:w="1067"/>
      </w:tblGrid>
      <w:tr w:rsidR="0072254F" w:rsidRPr="004303EA" w14:paraId="0C62C2FB" w14:textId="77777777" w:rsidTr="002E0858">
        <w:trPr>
          <w:trHeight w:val="288"/>
          <w:ins w:id="619" w:author="Aavriti Jain" w:date="2022-07-21T13:58:00Z"/>
        </w:trPr>
        <w:tc>
          <w:tcPr>
            <w:tcW w:w="3020" w:type="dxa"/>
            <w:noWrap/>
            <w:vAlign w:val="bottom"/>
            <w:hideMark/>
          </w:tcPr>
          <w:p w14:paraId="6A70E3B6" w14:textId="77777777" w:rsidR="0072254F" w:rsidRPr="00E543AE" w:rsidRDefault="0072254F" w:rsidP="002E0858">
            <w:pPr>
              <w:rPr>
                <w:ins w:id="620" w:author="Aavriti Jain" w:date="2022-07-21T13:58:00Z"/>
                <w:rFonts w:ascii="Calibri" w:eastAsia="Times New Roman" w:hAnsi="Calibri" w:cs="Calibri"/>
                <w:color w:val="FFFFFF" w:themeColor="background1"/>
                <w:sz w:val="22"/>
                <w:highlight w:val="darkBlue"/>
                <w:lang w:val="en-IN" w:eastAsia="en-IN"/>
              </w:rPr>
            </w:pPr>
            <w:ins w:id="621" w:author="Aavriti Jain" w:date="2022-07-21T13:58:00Z">
              <w:r w:rsidRPr="00E543AE">
                <w:rPr>
                  <w:rFonts w:ascii="Calibri" w:eastAsia="Times New Roman" w:hAnsi="Calibri" w:cs="Calibri"/>
                  <w:color w:val="FFFFFF" w:themeColor="background1"/>
                  <w:sz w:val="22"/>
                  <w:highlight w:val="darkBlue"/>
                  <w:lang w:val="en-IN" w:eastAsia="en-IN"/>
                </w:rPr>
                <w:t>Field</w:t>
              </w:r>
              <w:r>
                <w:rPr>
                  <w:rFonts w:ascii="Calibri" w:eastAsia="Times New Roman" w:hAnsi="Calibri" w:cs="Calibri"/>
                  <w:color w:val="FFFFFF" w:themeColor="background1"/>
                  <w:sz w:val="22"/>
                  <w:highlight w:val="darkBlue"/>
                  <w:lang w:val="en-IN" w:eastAsia="en-IN"/>
                </w:rPr>
                <w:t xml:space="preserve"> Name</w:t>
              </w:r>
            </w:ins>
          </w:p>
        </w:tc>
        <w:tc>
          <w:tcPr>
            <w:tcW w:w="2120" w:type="dxa"/>
            <w:noWrap/>
            <w:vAlign w:val="bottom"/>
            <w:hideMark/>
          </w:tcPr>
          <w:p w14:paraId="07DCA186" w14:textId="77777777" w:rsidR="0072254F" w:rsidRPr="00E543AE" w:rsidRDefault="0072254F" w:rsidP="002E0858">
            <w:pPr>
              <w:rPr>
                <w:ins w:id="622" w:author="Aavriti Jain" w:date="2022-07-21T13:58:00Z"/>
                <w:rFonts w:ascii="Calibri" w:eastAsia="Times New Roman" w:hAnsi="Calibri" w:cs="Calibri"/>
                <w:color w:val="FFFFFF" w:themeColor="background1"/>
                <w:sz w:val="22"/>
                <w:highlight w:val="darkBlue"/>
                <w:lang w:val="en-IN" w:eastAsia="en-IN"/>
              </w:rPr>
            </w:pPr>
            <w:ins w:id="623" w:author="Aavriti Jain" w:date="2022-07-21T13:58:00Z">
              <w:r w:rsidRPr="00E543AE">
                <w:rPr>
                  <w:rFonts w:ascii="Calibri" w:eastAsia="Times New Roman" w:hAnsi="Calibri" w:cs="Calibri"/>
                  <w:color w:val="FFFFFF" w:themeColor="background1"/>
                  <w:sz w:val="22"/>
                  <w:highlight w:val="darkBlue"/>
                  <w:lang w:val="en-IN" w:eastAsia="en-IN"/>
                </w:rPr>
                <w:t>Keywords</w:t>
              </w:r>
            </w:ins>
          </w:p>
        </w:tc>
        <w:tc>
          <w:tcPr>
            <w:tcW w:w="1067" w:type="dxa"/>
            <w:noWrap/>
            <w:vAlign w:val="bottom"/>
            <w:hideMark/>
          </w:tcPr>
          <w:p w14:paraId="362D5471" w14:textId="77777777" w:rsidR="0072254F" w:rsidRPr="00E543AE" w:rsidRDefault="0072254F" w:rsidP="002E0858">
            <w:pPr>
              <w:rPr>
                <w:ins w:id="624" w:author="Aavriti Jain" w:date="2022-07-21T13:58:00Z"/>
                <w:rFonts w:ascii="Calibri" w:eastAsia="Times New Roman" w:hAnsi="Calibri" w:cs="Calibri"/>
                <w:color w:val="FFFFFF" w:themeColor="background1"/>
                <w:sz w:val="22"/>
                <w:highlight w:val="darkBlue"/>
                <w:lang w:val="en-IN" w:eastAsia="en-IN"/>
              </w:rPr>
            </w:pPr>
            <w:ins w:id="625" w:author="Aavriti Jain" w:date="2022-07-21T13:58:00Z">
              <w:r w:rsidRPr="00E543AE">
                <w:rPr>
                  <w:rFonts w:ascii="Calibri" w:eastAsia="Times New Roman" w:hAnsi="Calibri" w:cs="Calibri"/>
                  <w:color w:val="FFFFFF" w:themeColor="background1"/>
                  <w:sz w:val="22"/>
                  <w:highlight w:val="darkBlue"/>
                  <w:lang w:val="en-IN" w:eastAsia="en-IN"/>
                </w:rPr>
                <w:t>Language</w:t>
              </w:r>
            </w:ins>
          </w:p>
        </w:tc>
        <w:tc>
          <w:tcPr>
            <w:tcW w:w="1067" w:type="dxa"/>
          </w:tcPr>
          <w:p w14:paraId="040D46D3" w14:textId="77777777" w:rsidR="0072254F" w:rsidRPr="00E543AE" w:rsidRDefault="0072254F" w:rsidP="002E0858">
            <w:pPr>
              <w:rPr>
                <w:ins w:id="626" w:author="Aavriti Jain" w:date="2022-07-21T13:58:00Z"/>
                <w:rFonts w:ascii="Calibri" w:eastAsia="Times New Roman" w:hAnsi="Calibri" w:cs="Calibri"/>
                <w:color w:val="FFFFFF" w:themeColor="background1"/>
                <w:sz w:val="22"/>
                <w:highlight w:val="darkBlue"/>
                <w:lang w:val="en-IN" w:eastAsia="en-IN"/>
              </w:rPr>
            </w:pPr>
            <w:ins w:id="627" w:author="Aavriti Jain" w:date="2022-07-21T13:58:00Z">
              <w:r w:rsidRPr="00E543AE">
                <w:rPr>
                  <w:rFonts w:ascii="Calibri" w:eastAsia="Times New Roman" w:hAnsi="Calibri" w:cs="Calibri"/>
                  <w:color w:val="FFFFFF" w:themeColor="background1"/>
                  <w:sz w:val="22"/>
                  <w:highlight w:val="darkBlue"/>
                  <w:lang w:val="en-IN" w:eastAsia="en-IN"/>
                </w:rPr>
                <w:t>Priority</w:t>
              </w:r>
            </w:ins>
          </w:p>
        </w:tc>
      </w:tr>
      <w:tr w:rsidR="0072254F" w:rsidRPr="004303EA" w14:paraId="107BFE01" w14:textId="77777777" w:rsidTr="002E0858">
        <w:trPr>
          <w:trHeight w:val="288"/>
          <w:ins w:id="628" w:author="Aavriti Jain" w:date="2022-07-21T13:58:00Z"/>
        </w:trPr>
        <w:tc>
          <w:tcPr>
            <w:tcW w:w="3020" w:type="dxa"/>
            <w:noWrap/>
            <w:vAlign w:val="bottom"/>
            <w:hideMark/>
          </w:tcPr>
          <w:p w14:paraId="43DEBEBF" w14:textId="77777777" w:rsidR="0072254F" w:rsidRPr="004303EA" w:rsidRDefault="0072254F" w:rsidP="002E0858">
            <w:pPr>
              <w:rPr>
                <w:ins w:id="629" w:author="Aavriti Jain" w:date="2022-07-21T13:58:00Z"/>
                <w:rFonts w:ascii="Calibri" w:eastAsia="Times New Roman" w:hAnsi="Calibri" w:cs="Calibri"/>
                <w:color w:val="000000"/>
                <w:sz w:val="22"/>
                <w:lang w:val="en-IN" w:eastAsia="en-IN"/>
              </w:rPr>
            </w:pPr>
            <w:ins w:id="630" w:author="Aavriti Jain" w:date="2022-07-21T13:58:00Z">
              <w:r w:rsidRPr="004303EA">
                <w:rPr>
                  <w:rFonts w:ascii="Calibri" w:eastAsia="Times New Roman" w:hAnsi="Calibri" w:cs="Calibri"/>
                  <w:color w:val="000000"/>
                  <w:sz w:val="22"/>
                  <w:lang w:val="en-IN" w:eastAsia="en-IN"/>
                </w:rPr>
                <w:t>Product name</w:t>
              </w:r>
            </w:ins>
          </w:p>
        </w:tc>
        <w:tc>
          <w:tcPr>
            <w:tcW w:w="2120" w:type="dxa"/>
            <w:noWrap/>
            <w:vAlign w:val="bottom"/>
            <w:hideMark/>
          </w:tcPr>
          <w:p w14:paraId="53487BA1" w14:textId="77777777" w:rsidR="0072254F" w:rsidRPr="004303EA" w:rsidRDefault="0072254F" w:rsidP="002E0858">
            <w:pPr>
              <w:rPr>
                <w:ins w:id="631" w:author="Aavriti Jain" w:date="2022-07-21T13:58:00Z"/>
                <w:rFonts w:ascii="Calibri" w:eastAsia="Times New Roman" w:hAnsi="Calibri" w:cs="Calibri"/>
                <w:color w:val="000000"/>
                <w:sz w:val="22"/>
                <w:lang w:val="en-IN" w:eastAsia="en-IN"/>
              </w:rPr>
            </w:pPr>
            <w:ins w:id="632" w:author="Aavriti Jain" w:date="2022-07-21T13:58:00Z">
              <w:r w:rsidRPr="004303EA">
                <w:rPr>
                  <w:rFonts w:ascii="Calibri" w:eastAsia="Times New Roman" w:hAnsi="Calibri" w:cs="Calibri"/>
                  <w:color w:val="000000"/>
                  <w:sz w:val="22"/>
                  <w:lang w:val="en-IN" w:eastAsia="en-IN"/>
                </w:rPr>
                <w:t>Description</w:t>
              </w:r>
            </w:ins>
          </w:p>
        </w:tc>
        <w:tc>
          <w:tcPr>
            <w:tcW w:w="1067" w:type="dxa"/>
            <w:noWrap/>
            <w:vAlign w:val="bottom"/>
            <w:hideMark/>
          </w:tcPr>
          <w:p w14:paraId="1EBBABF4" w14:textId="77777777" w:rsidR="0072254F" w:rsidRPr="004303EA" w:rsidRDefault="0072254F" w:rsidP="002E0858">
            <w:pPr>
              <w:rPr>
                <w:ins w:id="633" w:author="Aavriti Jain" w:date="2022-07-21T13:58:00Z"/>
                <w:rFonts w:ascii="Calibri" w:eastAsia="Times New Roman" w:hAnsi="Calibri" w:cs="Calibri"/>
                <w:color w:val="000000"/>
                <w:sz w:val="22"/>
                <w:lang w:val="en-IN" w:eastAsia="en-IN"/>
              </w:rPr>
            </w:pPr>
            <w:ins w:id="634" w:author="Aavriti Jain" w:date="2022-07-21T13:58:00Z">
              <w:r w:rsidRPr="004303EA">
                <w:rPr>
                  <w:rFonts w:ascii="Calibri" w:eastAsia="Times New Roman" w:hAnsi="Calibri" w:cs="Calibri"/>
                  <w:color w:val="000000"/>
                  <w:sz w:val="22"/>
                  <w:lang w:val="en-IN" w:eastAsia="en-IN"/>
                </w:rPr>
                <w:t>English</w:t>
              </w:r>
            </w:ins>
          </w:p>
        </w:tc>
        <w:tc>
          <w:tcPr>
            <w:tcW w:w="1067" w:type="dxa"/>
          </w:tcPr>
          <w:p w14:paraId="20C068AA" w14:textId="77777777" w:rsidR="0072254F" w:rsidRPr="004303EA" w:rsidRDefault="0072254F" w:rsidP="002E0858">
            <w:pPr>
              <w:rPr>
                <w:ins w:id="635" w:author="Aavriti Jain" w:date="2022-07-21T13:58:00Z"/>
                <w:rFonts w:ascii="Calibri" w:eastAsia="Times New Roman" w:hAnsi="Calibri" w:cs="Calibri"/>
                <w:color w:val="000000"/>
                <w:sz w:val="22"/>
                <w:lang w:val="en-IN" w:eastAsia="en-IN"/>
              </w:rPr>
            </w:pPr>
            <w:ins w:id="636" w:author="Aavriti Jain" w:date="2022-07-21T13:58:00Z">
              <w:r>
                <w:rPr>
                  <w:rFonts w:ascii="Calibri" w:eastAsia="Times New Roman" w:hAnsi="Calibri" w:cs="Calibri"/>
                  <w:color w:val="000000"/>
                  <w:sz w:val="22"/>
                  <w:lang w:val="en-IN" w:eastAsia="en-IN"/>
                </w:rPr>
                <w:t>Priority-1</w:t>
              </w:r>
            </w:ins>
          </w:p>
        </w:tc>
      </w:tr>
      <w:tr w:rsidR="0072254F" w:rsidRPr="004303EA" w14:paraId="0647758A" w14:textId="77777777" w:rsidTr="002E0858">
        <w:trPr>
          <w:trHeight w:val="288"/>
          <w:ins w:id="637" w:author="Aavriti Jain" w:date="2022-07-21T13:58:00Z"/>
        </w:trPr>
        <w:tc>
          <w:tcPr>
            <w:tcW w:w="3020" w:type="dxa"/>
            <w:noWrap/>
            <w:vAlign w:val="bottom"/>
            <w:hideMark/>
          </w:tcPr>
          <w:p w14:paraId="7FCC2156" w14:textId="77777777" w:rsidR="0072254F" w:rsidRPr="004303EA" w:rsidRDefault="0072254F" w:rsidP="002E0858">
            <w:pPr>
              <w:rPr>
                <w:ins w:id="638" w:author="Aavriti Jain" w:date="2022-07-21T13:58:00Z"/>
                <w:rFonts w:ascii="Calibri" w:eastAsia="Times New Roman" w:hAnsi="Calibri" w:cs="Calibri"/>
                <w:color w:val="000000"/>
                <w:sz w:val="22"/>
                <w:lang w:val="en-IN" w:eastAsia="en-IN"/>
              </w:rPr>
            </w:pPr>
          </w:p>
        </w:tc>
        <w:tc>
          <w:tcPr>
            <w:tcW w:w="2120" w:type="dxa"/>
            <w:noWrap/>
            <w:vAlign w:val="bottom"/>
            <w:hideMark/>
          </w:tcPr>
          <w:p w14:paraId="5527CA31" w14:textId="77777777" w:rsidR="0072254F" w:rsidRPr="004303EA" w:rsidRDefault="0072254F" w:rsidP="002E0858">
            <w:pPr>
              <w:rPr>
                <w:ins w:id="639" w:author="Aavriti Jain" w:date="2022-07-21T13:58:00Z"/>
                <w:rFonts w:ascii="Calibri" w:eastAsia="Times New Roman" w:hAnsi="Calibri" w:cs="Calibri"/>
                <w:color w:val="000000"/>
                <w:sz w:val="22"/>
                <w:lang w:val="en-IN" w:eastAsia="en-IN"/>
              </w:rPr>
            </w:pPr>
            <w:ins w:id="640" w:author="Aavriti Jain" w:date="2022-07-21T13:58:00Z">
              <w:r w:rsidRPr="004303EA">
                <w:rPr>
                  <w:rFonts w:ascii="Calibri" w:eastAsia="Times New Roman" w:hAnsi="Calibri" w:cs="Calibri"/>
                  <w:color w:val="000000"/>
                  <w:sz w:val="22"/>
                  <w:lang w:val="en-IN" w:eastAsia="en-IN"/>
                </w:rPr>
                <w:t>Product</w:t>
              </w:r>
            </w:ins>
          </w:p>
        </w:tc>
        <w:tc>
          <w:tcPr>
            <w:tcW w:w="1067" w:type="dxa"/>
            <w:noWrap/>
            <w:vAlign w:val="bottom"/>
            <w:hideMark/>
          </w:tcPr>
          <w:p w14:paraId="72848DA5" w14:textId="77777777" w:rsidR="0072254F" w:rsidRPr="004303EA" w:rsidRDefault="0072254F" w:rsidP="002E0858">
            <w:pPr>
              <w:rPr>
                <w:ins w:id="641" w:author="Aavriti Jain" w:date="2022-07-21T13:58:00Z"/>
                <w:rFonts w:ascii="Calibri" w:eastAsia="Times New Roman" w:hAnsi="Calibri" w:cs="Calibri"/>
                <w:color w:val="000000"/>
                <w:sz w:val="22"/>
                <w:lang w:val="en-IN" w:eastAsia="en-IN"/>
              </w:rPr>
            </w:pPr>
            <w:ins w:id="642" w:author="Aavriti Jain" w:date="2022-07-21T13:58:00Z">
              <w:r w:rsidRPr="004303EA">
                <w:rPr>
                  <w:rFonts w:ascii="Calibri" w:eastAsia="Times New Roman" w:hAnsi="Calibri" w:cs="Calibri"/>
                  <w:color w:val="000000"/>
                  <w:sz w:val="22"/>
                  <w:lang w:val="en-IN" w:eastAsia="en-IN"/>
                </w:rPr>
                <w:t>English</w:t>
              </w:r>
            </w:ins>
          </w:p>
        </w:tc>
        <w:tc>
          <w:tcPr>
            <w:tcW w:w="1067" w:type="dxa"/>
          </w:tcPr>
          <w:p w14:paraId="623AD698" w14:textId="77777777" w:rsidR="0072254F" w:rsidRPr="004303EA" w:rsidRDefault="0072254F" w:rsidP="002E0858">
            <w:pPr>
              <w:rPr>
                <w:ins w:id="643" w:author="Aavriti Jain" w:date="2022-07-21T13:58:00Z"/>
                <w:rFonts w:ascii="Calibri" w:eastAsia="Times New Roman" w:hAnsi="Calibri" w:cs="Calibri"/>
                <w:color w:val="000000"/>
                <w:sz w:val="22"/>
                <w:lang w:val="en-IN" w:eastAsia="en-IN"/>
              </w:rPr>
            </w:pPr>
            <w:ins w:id="644" w:author="Aavriti Jain" w:date="2022-07-21T13:58:00Z">
              <w:r w:rsidRPr="00392A0A">
                <w:rPr>
                  <w:rFonts w:ascii="Calibri" w:eastAsia="Times New Roman" w:hAnsi="Calibri" w:cs="Calibri"/>
                  <w:color w:val="000000"/>
                  <w:sz w:val="22"/>
                  <w:lang w:val="en-IN" w:eastAsia="en-IN"/>
                </w:rPr>
                <w:t>Priority-1</w:t>
              </w:r>
            </w:ins>
          </w:p>
        </w:tc>
      </w:tr>
      <w:tr w:rsidR="0072254F" w:rsidRPr="004303EA" w14:paraId="488CCBB7" w14:textId="77777777" w:rsidTr="002E0858">
        <w:trPr>
          <w:trHeight w:val="288"/>
          <w:ins w:id="645" w:author="Aavriti Jain" w:date="2022-07-21T13:58:00Z"/>
        </w:trPr>
        <w:tc>
          <w:tcPr>
            <w:tcW w:w="3020" w:type="dxa"/>
            <w:noWrap/>
            <w:vAlign w:val="bottom"/>
            <w:hideMark/>
          </w:tcPr>
          <w:p w14:paraId="7E74ED52" w14:textId="77777777" w:rsidR="0072254F" w:rsidRPr="004303EA" w:rsidRDefault="0072254F" w:rsidP="002E0858">
            <w:pPr>
              <w:rPr>
                <w:ins w:id="646" w:author="Aavriti Jain" w:date="2022-07-21T13:58:00Z"/>
                <w:rFonts w:ascii="Calibri" w:eastAsia="Times New Roman" w:hAnsi="Calibri" w:cs="Calibri"/>
                <w:color w:val="000000"/>
                <w:sz w:val="22"/>
                <w:lang w:val="en-IN" w:eastAsia="en-IN"/>
              </w:rPr>
            </w:pPr>
          </w:p>
        </w:tc>
        <w:tc>
          <w:tcPr>
            <w:tcW w:w="2120" w:type="dxa"/>
            <w:noWrap/>
            <w:vAlign w:val="bottom"/>
            <w:hideMark/>
          </w:tcPr>
          <w:p w14:paraId="66C159D9" w14:textId="77777777" w:rsidR="0072254F" w:rsidRPr="004303EA" w:rsidRDefault="0072254F" w:rsidP="002E0858">
            <w:pPr>
              <w:rPr>
                <w:ins w:id="647" w:author="Aavriti Jain" w:date="2022-07-21T13:58:00Z"/>
                <w:rFonts w:ascii="Calibri" w:eastAsia="Times New Roman" w:hAnsi="Calibri" w:cs="Calibri"/>
                <w:color w:val="000000"/>
                <w:sz w:val="22"/>
                <w:lang w:val="en-IN" w:eastAsia="en-IN"/>
              </w:rPr>
            </w:pPr>
            <w:ins w:id="648" w:author="Aavriti Jain" w:date="2022-07-21T13:58:00Z">
              <w:r w:rsidRPr="004303EA">
                <w:rPr>
                  <w:rFonts w:ascii="Calibri" w:eastAsia="Times New Roman" w:hAnsi="Calibri" w:cs="Calibri"/>
                  <w:color w:val="000000"/>
                  <w:sz w:val="22"/>
                  <w:lang w:val="en-IN" w:eastAsia="en-IN"/>
                </w:rPr>
                <w:t>Beschrijving</w:t>
              </w:r>
            </w:ins>
          </w:p>
        </w:tc>
        <w:tc>
          <w:tcPr>
            <w:tcW w:w="1067" w:type="dxa"/>
            <w:noWrap/>
            <w:vAlign w:val="bottom"/>
            <w:hideMark/>
          </w:tcPr>
          <w:p w14:paraId="22A0CBCD" w14:textId="77777777" w:rsidR="0072254F" w:rsidRPr="004303EA" w:rsidRDefault="0072254F" w:rsidP="002E0858">
            <w:pPr>
              <w:rPr>
                <w:ins w:id="649" w:author="Aavriti Jain" w:date="2022-07-21T13:58:00Z"/>
                <w:rFonts w:ascii="Calibri" w:eastAsia="Times New Roman" w:hAnsi="Calibri" w:cs="Calibri"/>
                <w:color w:val="000000"/>
                <w:sz w:val="22"/>
                <w:lang w:val="en-IN" w:eastAsia="en-IN"/>
              </w:rPr>
            </w:pPr>
            <w:ins w:id="650" w:author="Aavriti Jain" w:date="2022-07-21T13:58:00Z">
              <w:r w:rsidRPr="004303EA">
                <w:rPr>
                  <w:rFonts w:ascii="Calibri" w:eastAsia="Times New Roman" w:hAnsi="Calibri" w:cs="Calibri"/>
                  <w:color w:val="000000"/>
                  <w:sz w:val="22"/>
                  <w:lang w:val="en-IN" w:eastAsia="en-IN"/>
                </w:rPr>
                <w:t>Dutch</w:t>
              </w:r>
            </w:ins>
          </w:p>
        </w:tc>
        <w:tc>
          <w:tcPr>
            <w:tcW w:w="1067" w:type="dxa"/>
          </w:tcPr>
          <w:p w14:paraId="0DB73584" w14:textId="77777777" w:rsidR="0072254F" w:rsidRPr="004303EA" w:rsidRDefault="0072254F" w:rsidP="002E0858">
            <w:pPr>
              <w:rPr>
                <w:ins w:id="651" w:author="Aavriti Jain" w:date="2022-07-21T13:58:00Z"/>
                <w:rFonts w:ascii="Calibri" w:eastAsia="Times New Roman" w:hAnsi="Calibri" w:cs="Calibri"/>
                <w:color w:val="000000"/>
                <w:sz w:val="22"/>
                <w:lang w:val="en-IN" w:eastAsia="en-IN"/>
              </w:rPr>
            </w:pPr>
            <w:ins w:id="652" w:author="Aavriti Jain" w:date="2022-07-21T13:58:00Z">
              <w:r w:rsidRPr="00392A0A">
                <w:rPr>
                  <w:rFonts w:ascii="Calibri" w:eastAsia="Times New Roman" w:hAnsi="Calibri" w:cs="Calibri"/>
                  <w:color w:val="000000"/>
                  <w:sz w:val="22"/>
                  <w:lang w:val="en-IN" w:eastAsia="en-IN"/>
                </w:rPr>
                <w:t>Priority-1</w:t>
              </w:r>
            </w:ins>
          </w:p>
        </w:tc>
      </w:tr>
      <w:tr w:rsidR="0072254F" w:rsidRPr="004303EA" w14:paraId="14487FC2" w14:textId="77777777" w:rsidTr="002E0858">
        <w:trPr>
          <w:trHeight w:val="288"/>
          <w:ins w:id="653" w:author="Aavriti Jain" w:date="2022-07-21T13:58:00Z"/>
        </w:trPr>
        <w:tc>
          <w:tcPr>
            <w:tcW w:w="3020" w:type="dxa"/>
            <w:noWrap/>
            <w:vAlign w:val="bottom"/>
            <w:hideMark/>
          </w:tcPr>
          <w:p w14:paraId="5C6FFF40" w14:textId="77777777" w:rsidR="0072254F" w:rsidRPr="004303EA" w:rsidRDefault="0072254F" w:rsidP="002E0858">
            <w:pPr>
              <w:rPr>
                <w:ins w:id="654" w:author="Aavriti Jain" w:date="2022-07-21T13:58:00Z"/>
                <w:rFonts w:ascii="Calibri" w:eastAsia="Times New Roman" w:hAnsi="Calibri" w:cs="Calibri"/>
                <w:color w:val="000000"/>
                <w:sz w:val="22"/>
                <w:lang w:val="en-IN" w:eastAsia="en-IN"/>
              </w:rPr>
            </w:pPr>
          </w:p>
        </w:tc>
        <w:tc>
          <w:tcPr>
            <w:tcW w:w="2120" w:type="dxa"/>
            <w:noWrap/>
            <w:vAlign w:val="bottom"/>
            <w:hideMark/>
          </w:tcPr>
          <w:p w14:paraId="4FA016F0" w14:textId="77777777" w:rsidR="0072254F" w:rsidRPr="004303EA" w:rsidRDefault="0072254F" w:rsidP="002E0858">
            <w:pPr>
              <w:rPr>
                <w:ins w:id="655" w:author="Aavriti Jain" w:date="2022-07-21T13:58:00Z"/>
                <w:rFonts w:ascii="Calibri" w:eastAsia="Times New Roman" w:hAnsi="Calibri" w:cs="Calibri"/>
                <w:color w:val="000000"/>
                <w:sz w:val="22"/>
                <w:lang w:val="en-IN" w:eastAsia="en-IN"/>
              </w:rPr>
            </w:pPr>
            <w:ins w:id="656" w:author="Aavriti Jain" w:date="2022-07-21T13:58:00Z">
              <w:r w:rsidRPr="004303EA">
                <w:rPr>
                  <w:rFonts w:ascii="Calibri" w:eastAsia="Times New Roman" w:hAnsi="Calibri" w:cs="Calibri"/>
                  <w:color w:val="000000"/>
                  <w:sz w:val="22"/>
                  <w:lang w:val="es-ES" w:eastAsia="en-IN"/>
                </w:rPr>
                <w:t>Descripcion</w:t>
              </w:r>
            </w:ins>
          </w:p>
        </w:tc>
        <w:tc>
          <w:tcPr>
            <w:tcW w:w="1067" w:type="dxa"/>
            <w:noWrap/>
            <w:vAlign w:val="bottom"/>
            <w:hideMark/>
          </w:tcPr>
          <w:p w14:paraId="4B9CC31D" w14:textId="77777777" w:rsidR="0072254F" w:rsidRPr="004303EA" w:rsidRDefault="0072254F" w:rsidP="002E0858">
            <w:pPr>
              <w:rPr>
                <w:ins w:id="657" w:author="Aavriti Jain" w:date="2022-07-21T13:58:00Z"/>
                <w:rFonts w:ascii="Calibri" w:eastAsia="Times New Roman" w:hAnsi="Calibri" w:cs="Calibri"/>
                <w:color w:val="000000"/>
                <w:sz w:val="22"/>
                <w:lang w:val="en-IN" w:eastAsia="en-IN"/>
              </w:rPr>
            </w:pPr>
            <w:ins w:id="658" w:author="Aavriti Jain" w:date="2022-07-21T13:58:00Z">
              <w:r w:rsidRPr="004303EA">
                <w:rPr>
                  <w:rFonts w:ascii="Calibri" w:eastAsia="Times New Roman" w:hAnsi="Calibri" w:cs="Calibri"/>
                  <w:color w:val="000000"/>
                  <w:sz w:val="22"/>
                  <w:lang w:val="en-IN" w:eastAsia="en-IN"/>
                </w:rPr>
                <w:t>Spanish</w:t>
              </w:r>
            </w:ins>
          </w:p>
        </w:tc>
        <w:tc>
          <w:tcPr>
            <w:tcW w:w="1067" w:type="dxa"/>
          </w:tcPr>
          <w:p w14:paraId="57F605C7" w14:textId="77777777" w:rsidR="0072254F" w:rsidRPr="004303EA" w:rsidRDefault="0072254F" w:rsidP="002E0858">
            <w:pPr>
              <w:rPr>
                <w:ins w:id="659" w:author="Aavriti Jain" w:date="2022-07-21T13:58:00Z"/>
                <w:rFonts w:ascii="Calibri" w:eastAsia="Times New Roman" w:hAnsi="Calibri" w:cs="Calibri"/>
                <w:color w:val="000000"/>
                <w:sz w:val="22"/>
                <w:lang w:val="en-IN" w:eastAsia="en-IN"/>
              </w:rPr>
            </w:pPr>
            <w:ins w:id="660" w:author="Aavriti Jain" w:date="2022-07-21T13:58:00Z">
              <w:r w:rsidRPr="00392A0A">
                <w:rPr>
                  <w:rFonts w:ascii="Calibri" w:eastAsia="Times New Roman" w:hAnsi="Calibri" w:cs="Calibri"/>
                  <w:color w:val="000000"/>
                  <w:sz w:val="22"/>
                  <w:lang w:val="en-IN" w:eastAsia="en-IN"/>
                </w:rPr>
                <w:t>Priority-1</w:t>
              </w:r>
            </w:ins>
          </w:p>
        </w:tc>
      </w:tr>
      <w:tr w:rsidR="0072254F" w:rsidRPr="004303EA" w14:paraId="7573EB34" w14:textId="77777777" w:rsidTr="002E0858">
        <w:trPr>
          <w:trHeight w:val="288"/>
          <w:ins w:id="661" w:author="Aavriti Jain" w:date="2022-07-21T13:58:00Z"/>
        </w:trPr>
        <w:tc>
          <w:tcPr>
            <w:tcW w:w="3020" w:type="dxa"/>
            <w:noWrap/>
            <w:vAlign w:val="bottom"/>
            <w:hideMark/>
          </w:tcPr>
          <w:p w14:paraId="3C59EE7F" w14:textId="77777777" w:rsidR="0072254F" w:rsidRPr="004303EA" w:rsidRDefault="0072254F" w:rsidP="002E0858">
            <w:pPr>
              <w:rPr>
                <w:ins w:id="662" w:author="Aavriti Jain" w:date="2022-07-21T13:58:00Z"/>
                <w:rFonts w:ascii="Calibri" w:eastAsia="Times New Roman" w:hAnsi="Calibri" w:cs="Calibri"/>
                <w:color w:val="000000"/>
                <w:sz w:val="22"/>
                <w:lang w:val="en-IN" w:eastAsia="en-IN"/>
              </w:rPr>
            </w:pPr>
          </w:p>
        </w:tc>
        <w:tc>
          <w:tcPr>
            <w:tcW w:w="2120" w:type="dxa"/>
            <w:noWrap/>
            <w:vAlign w:val="bottom"/>
            <w:hideMark/>
          </w:tcPr>
          <w:p w14:paraId="611F60BE" w14:textId="77777777" w:rsidR="0072254F" w:rsidRPr="004303EA" w:rsidRDefault="0072254F" w:rsidP="002E0858">
            <w:pPr>
              <w:rPr>
                <w:ins w:id="663" w:author="Aavriti Jain" w:date="2022-07-21T13:58:00Z"/>
                <w:rFonts w:ascii="Calibri" w:eastAsia="Times New Roman" w:hAnsi="Calibri" w:cs="Calibri"/>
                <w:color w:val="000000"/>
                <w:sz w:val="22"/>
                <w:lang w:val="fr-FR" w:eastAsia="en-IN"/>
              </w:rPr>
            </w:pPr>
            <w:ins w:id="664" w:author="Aavriti Jain" w:date="2022-07-21T13:58:00Z">
              <w:r w:rsidRPr="004303EA">
                <w:rPr>
                  <w:rFonts w:ascii="Calibri" w:eastAsia="Times New Roman" w:hAnsi="Calibri" w:cs="Calibri"/>
                  <w:color w:val="000000"/>
                  <w:sz w:val="22"/>
                  <w:lang w:val="fr-FR" w:eastAsia="en-IN"/>
                </w:rPr>
                <w:t>La description</w:t>
              </w:r>
            </w:ins>
          </w:p>
        </w:tc>
        <w:tc>
          <w:tcPr>
            <w:tcW w:w="1067" w:type="dxa"/>
            <w:noWrap/>
            <w:vAlign w:val="bottom"/>
            <w:hideMark/>
          </w:tcPr>
          <w:p w14:paraId="0BCF345D" w14:textId="77777777" w:rsidR="0072254F" w:rsidRPr="004303EA" w:rsidRDefault="0072254F" w:rsidP="002E0858">
            <w:pPr>
              <w:rPr>
                <w:ins w:id="665" w:author="Aavriti Jain" w:date="2022-07-21T13:58:00Z"/>
                <w:rFonts w:ascii="Calibri" w:eastAsia="Times New Roman" w:hAnsi="Calibri" w:cs="Calibri"/>
                <w:color w:val="000000"/>
                <w:sz w:val="22"/>
                <w:lang w:val="en-IN" w:eastAsia="en-IN"/>
              </w:rPr>
            </w:pPr>
            <w:ins w:id="666" w:author="Aavriti Jain" w:date="2022-07-21T13:58:00Z">
              <w:r w:rsidRPr="004303EA">
                <w:rPr>
                  <w:rFonts w:ascii="Calibri" w:eastAsia="Times New Roman" w:hAnsi="Calibri" w:cs="Calibri"/>
                  <w:color w:val="000000"/>
                  <w:sz w:val="22"/>
                  <w:lang w:val="en-IN" w:eastAsia="en-IN"/>
                </w:rPr>
                <w:t>French</w:t>
              </w:r>
            </w:ins>
          </w:p>
        </w:tc>
        <w:tc>
          <w:tcPr>
            <w:tcW w:w="1067" w:type="dxa"/>
          </w:tcPr>
          <w:p w14:paraId="2718975F" w14:textId="77777777" w:rsidR="0072254F" w:rsidRPr="004303EA" w:rsidRDefault="0072254F" w:rsidP="002E0858">
            <w:pPr>
              <w:rPr>
                <w:ins w:id="667" w:author="Aavriti Jain" w:date="2022-07-21T13:58:00Z"/>
                <w:rFonts w:ascii="Calibri" w:eastAsia="Times New Roman" w:hAnsi="Calibri" w:cs="Calibri"/>
                <w:color w:val="000000"/>
                <w:sz w:val="22"/>
                <w:lang w:val="en-IN" w:eastAsia="en-IN"/>
              </w:rPr>
            </w:pPr>
            <w:ins w:id="668" w:author="Aavriti Jain" w:date="2022-07-21T13:58:00Z">
              <w:r w:rsidRPr="00392A0A">
                <w:rPr>
                  <w:rFonts w:ascii="Calibri" w:eastAsia="Times New Roman" w:hAnsi="Calibri" w:cs="Calibri"/>
                  <w:color w:val="000000"/>
                  <w:sz w:val="22"/>
                  <w:lang w:val="en-IN" w:eastAsia="en-IN"/>
                </w:rPr>
                <w:t>Priority-1</w:t>
              </w:r>
            </w:ins>
          </w:p>
        </w:tc>
      </w:tr>
      <w:tr w:rsidR="0072254F" w:rsidRPr="004303EA" w14:paraId="61A178E3" w14:textId="77777777" w:rsidTr="002E0858">
        <w:trPr>
          <w:trHeight w:val="240"/>
          <w:ins w:id="669" w:author="Aavriti Jain" w:date="2022-07-21T13:58:00Z"/>
        </w:trPr>
        <w:tc>
          <w:tcPr>
            <w:tcW w:w="3020" w:type="dxa"/>
            <w:noWrap/>
            <w:vAlign w:val="bottom"/>
            <w:hideMark/>
          </w:tcPr>
          <w:p w14:paraId="7B1325F8" w14:textId="77777777" w:rsidR="0072254F" w:rsidRPr="004303EA" w:rsidRDefault="0072254F" w:rsidP="002E0858">
            <w:pPr>
              <w:rPr>
                <w:ins w:id="670" w:author="Aavriti Jain" w:date="2022-07-21T13:58:00Z"/>
                <w:rFonts w:ascii="Calibri" w:eastAsia="Times New Roman" w:hAnsi="Calibri" w:cs="Calibri"/>
                <w:color w:val="000000"/>
                <w:sz w:val="22"/>
                <w:lang w:val="en-IN" w:eastAsia="en-IN"/>
              </w:rPr>
            </w:pPr>
          </w:p>
        </w:tc>
        <w:tc>
          <w:tcPr>
            <w:tcW w:w="2120" w:type="dxa"/>
            <w:noWrap/>
            <w:vAlign w:val="bottom"/>
            <w:hideMark/>
          </w:tcPr>
          <w:p w14:paraId="28A49381" w14:textId="77777777" w:rsidR="0072254F" w:rsidRPr="004303EA" w:rsidRDefault="0072254F" w:rsidP="002E0858">
            <w:pPr>
              <w:rPr>
                <w:ins w:id="671" w:author="Aavriti Jain" w:date="2022-07-21T13:58:00Z"/>
                <w:rFonts w:ascii="Calibri" w:eastAsia="Times New Roman" w:hAnsi="Calibri" w:cs="Calibri"/>
                <w:color w:val="000000"/>
                <w:sz w:val="22"/>
                <w:lang w:val="en-IN" w:eastAsia="en-IN"/>
              </w:rPr>
            </w:pPr>
            <w:ins w:id="672" w:author="Aavriti Jain" w:date="2022-07-21T13:58:00Z">
              <w:r w:rsidRPr="004303EA">
                <w:rPr>
                  <w:rFonts w:ascii="Calibri" w:eastAsia="Times New Roman" w:hAnsi="Calibri" w:cs="Calibri"/>
                  <w:color w:val="000000"/>
                  <w:sz w:val="22"/>
                  <w:lang w:val="sv-SE" w:eastAsia="en-IN"/>
                </w:rPr>
                <w:t>Beskrivning</w:t>
              </w:r>
            </w:ins>
          </w:p>
        </w:tc>
        <w:tc>
          <w:tcPr>
            <w:tcW w:w="1067" w:type="dxa"/>
            <w:noWrap/>
            <w:vAlign w:val="bottom"/>
            <w:hideMark/>
          </w:tcPr>
          <w:p w14:paraId="4CBB91CE" w14:textId="77777777" w:rsidR="0072254F" w:rsidRPr="004303EA" w:rsidRDefault="0072254F" w:rsidP="002E0858">
            <w:pPr>
              <w:rPr>
                <w:ins w:id="673" w:author="Aavriti Jain" w:date="2022-07-21T13:58:00Z"/>
                <w:rFonts w:ascii="Calibri" w:eastAsia="Times New Roman" w:hAnsi="Calibri" w:cs="Calibri"/>
                <w:color w:val="000000"/>
                <w:sz w:val="22"/>
                <w:lang w:val="en-IN" w:eastAsia="en-IN"/>
              </w:rPr>
            </w:pPr>
            <w:ins w:id="674" w:author="Aavriti Jain" w:date="2022-07-21T13:58:00Z">
              <w:r w:rsidRPr="004303EA">
                <w:rPr>
                  <w:rFonts w:ascii="Calibri" w:eastAsia="Times New Roman" w:hAnsi="Calibri" w:cs="Calibri"/>
                  <w:color w:val="000000"/>
                  <w:sz w:val="22"/>
                  <w:lang w:val="en-IN" w:eastAsia="en-IN"/>
                </w:rPr>
                <w:t>Swedish</w:t>
              </w:r>
            </w:ins>
          </w:p>
        </w:tc>
        <w:tc>
          <w:tcPr>
            <w:tcW w:w="1067" w:type="dxa"/>
          </w:tcPr>
          <w:p w14:paraId="52D572C9" w14:textId="77777777" w:rsidR="0072254F" w:rsidRPr="004303EA" w:rsidRDefault="0072254F" w:rsidP="002E0858">
            <w:pPr>
              <w:rPr>
                <w:ins w:id="675" w:author="Aavriti Jain" w:date="2022-07-21T13:58:00Z"/>
                <w:rFonts w:ascii="Calibri" w:eastAsia="Times New Roman" w:hAnsi="Calibri" w:cs="Calibri"/>
                <w:color w:val="000000"/>
                <w:sz w:val="22"/>
                <w:lang w:val="en-IN" w:eastAsia="en-IN"/>
              </w:rPr>
            </w:pPr>
            <w:ins w:id="676" w:author="Aavriti Jain" w:date="2022-07-21T13:58:00Z">
              <w:r w:rsidRPr="00392A0A">
                <w:rPr>
                  <w:rFonts w:ascii="Calibri" w:eastAsia="Times New Roman" w:hAnsi="Calibri" w:cs="Calibri"/>
                  <w:color w:val="000000"/>
                  <w:sz w:val="22"/>
                  <w:lang w:val="en-IN" w:eastAsia="en-IN"/>
                </w:rPr>
                <w:t>Priority-1</w:t>
              </w:r>
            </w:ins>
          </w:p>
        </w:tc>
      </w:tr>
      <w:tr w:rsidR="0072254F" w:rsidRPr="004303EA" w14:paraId="7756E12B" w14:textId="77777777" w:rsidTr="002E0858">
        <w:trPr>
          <w:trHeight w:val="288"/>
          <w:ins w:id="677" w:author="Aavriti Jain" w:date="2022-07-21T13:58:00Z"/>
        </w:trPr>
        <w:tc>
          <w:tcPr>
            <w:tcW w:w="3020" w:type="dxa"/>
            <w:noWrap/>
            <w:vAlign w:val="bottom"/>
            <w:hideMark/>
          </w:tcPr>
          <w:p w14:paraId="0AA77D93" w14:textId="77777777" w:rsidR="0072254F" w:rsidRPr="004303EA" w:rsidRDefault="0072254F" w:rsidP="002E0858">
            <w:pPr>
              <w:rPr>
                <w:ins w:id="678" w:author="Aavriti Jain" w:date="2022-07-21T13:58:00Z"/>
                <w:rFonts w:ascii="Calibri" w:eastAsia="Times New Roman" w:hAnsi="Calibri" w:cs="Calibri"/>
                <w:color w:val="000000"/>
                <w:sz w:val="22"/>
                <w:lang w:val="en-IN" w:eastAsia="en-IN"/>
              </w:rPr>
            </w:pPr>
          </w:p>
        </w:tc>
        <w:tc>
          <w:tcPr>
            <w:tcW w:w="2120" w:type="dxa"/>
            <w:noWrap/>
            <w:vAlign w:val="bottom"/>
            <w:hideMark/>
          </w:tcPr>
          <w:p w14:paraId="56893376" w14:textId="77777777" w:rsidR="0072254F" w:rsidRPr="004303EA" w:rsidRDefault="0072254F" w:rsidP="002E0858">
            <w:pPr>
              <w:rPr>
                <w:ins w:id="679" w:author="Aavriti Jain" w:date="2022-07-21T13:58:00Z"/>
                <w:rFonts w:ascii="Calibri" w:eastAsia="Times New Roman" w:hAnsi="Calibri" w:cs="Calibri"/>
                <w:color w:val="000000"/>
                <w:sz w:val="22"/>
                <w:lang w:val="en-IN" w:eastAsia="en-IN"/>
              </w:rPr>
            </w:pPr>
            <w:ins w:id="680" w:author="Aavriti Jain" w:date="2022-07-21T13:58:00Z">
              <w:r w:rsidRPr="004303EA">
                <w:rPr>
                  <w:rFonts w:ascii="Calibri" w:eastAsia="Times New Roman" w:hAnsi="Calibri" w:cs="Calibri"/>
                  <w:color w:val="000000"/>
                  <w:sz w:val="22"/>
                  <w:lang w:val="fi-FI" w:eastAsia="en-IN"/>
                </w:rPr>
                <w:t>Kuvaus</w:t>
              </w:r>
            </w:ins>
          </w:p>
        </w:tc>
        <w:tc>
          <w:tcPr>
            <w:tcW w:w="1067" w:type="dxa"/>
            <w:noWrap/>
            <w:vAlign w:val="bottom"/>
            <w:hideMark/>
          </w:tcPr>
          <w:p w14:paraId="68882582" w14:textId="77777777" w:rsidR="0072254F" w:rsidRPr="004303EA" w:rsidRDefault="0072254F" w:rsidP="002E0858">
            <w:pPr>
              <w:rPr>
                <w:ins w:id="681" w:author="Aavriti Jain" w:date="2022-07-21T13:58:00Z"/>
                <w:rFonts w:ascii="Calibri" w:eastAsia="Times New Roman" w:hAnsi="Calibri" w:cs="Calibri"/>
                <w:color w:val="000000"/>
                <w:sz w:val="22"/>
                <w:lang w:val="en-IN" w:eastAsia="en-IN"/>
              </w:rPr>
            </w:pPr>
            <w:ins w:id="682" w:author="Aavriti Jain" w:date="2022-07-21T13:58:00Z">
              <w:r w:rsidRPr="004303EA">
                <w:rPr>
                  <w:rFonts w:ascii="Calibri" w:eastAsia="Times New Roman" w:hAnsi="Calibri" w:cs="Calibri"/>
                  <w:color w:val="000000"/>
                  <w:sz w:val="22"/>
                  <w:lang w:val="en-IN" w:eastAsia="en-IN"/>
                </w:rPr>
                <w:t>Finnish</w:t>
              </w:r>
            </w:ins>
          </w:p>
        </w:tc>
        <w:tc>
          <w:tcPr>
            <w:tcW w:w="1067" w:type="dxa"/>
          </w:tcPr>
          <w:p w14:paraId="4A13DECB" w14:textId="77777777" w:rsidR="0072254F" w:rsidRPr="004303EA" w:rsidRDefault="0072254F" w:rsidP="002E0858">
            <w:pPr>
              <w:rPr>
                <w:ins w:id="683" w:author="Aavriti Jain" w:date="2022-07-21T13:58:00Z"/>
                <w:rFonts w:ascii="Calibri" w:eastAsia="Times New Roman" w:hAnsi="Calibri" w:cs="Calibri"/>
                <w:color w:val="000000"/>
                <w:sz w:val="22"/>
                <w:lang w:val="en-IN" w:eastAsia="en-IN"/>
              </w:rPr>
            </w:pPr>
            <w:ins w:id="684" w:author="Aavriti Jain" w:date="2022-07-21T13:58:00Z">
              <w:r w:rsidRPr="00392A0A">
                <w:rPr>
                  <w:rFonts w:ascii="Calibri" w:eastAsia="Times New Roman" w:hAnsi="Calibri" w:cs="Calibri"/>
                  <w:color w:val="000000"/>
                  <w:sz w:val="22"/>
                  <w:lang w:val="en-IN" w:eastAsia="en-IN"/>
                </w:rPr>
                <w:t>Priority-1</w:t>
              </w:r>
            </w:ins>
          </w:p>
        </w:tc>
      </w:tr>
      <w:tr w:rsidR="0072254F" w:rsidRPr="004303EA" w14:paraId="17903328" w14:textId="77777777" w:rsidTr="002E0858">
        <w:trPr>
          <w:trHeight w:val="399"/>
          <w:ins w:id="685" w:author="Aavriti Jain" w:date="2022-07-21T13:58:00Z"/>
        </w:trPr>
        <w:tc>
          <w:tcPr>
            <w:tcW w:w="3020" w:type="dxa"/>
            <w:noWrap/>
            <w:vAlign w:val="bottom"/>
            <w:hideMark/>
          </w:tcPr>
          <w:p w14:paraId="5B091D24" w14:textId="77777777" w:rsidR="0072254F" w:rsidRPr="004303EA" w:rsidRDefault="0072254F" w:rsidP="002E0858">
            <w:pPr>
              <w:rPr>
                <w:ins w:id="686" w:author="Aavriti Jain" w:date="2022-07-21T13:58:00Z"/>
                <w:rFonts w:ascii="Calibri" w:eastAsia="Times New Roman" w:hAnsi="Calibri" w:cs="Calibri"/>
                <w:color w:val="000000"/>
                <w:sz w:val="22"/>
                <w:lang w:val="en-IN" w:eastAsia="en-IN"/>
              </w:rPr>
            </w:pPr>
          </w:p>
        </w:tc>
        <w:tc>
          <w:tcPr>
            <w:tcW w:w="2120" w:type="dxa"/>
            <w:noWrap/>
            <w:vAlign w:val="bottom"/>
            <w:hideMark/>
          </w:tcPr>
          <w:p w14:paraId="07AFC4EC" w14:textId="77777777" w:rsidR="0072254F" w:rsidRPr="004303EA" w:rsidRDefault="0072254F" w:rsidP="002E0858">
            <w:pPr>
              <w:rPr>
                <w:ins w:id="687" w:author="Aavriti Jain" w:date="2022-07-21T13:58:00Z"/>
                <w:rFonts w:ascii="Calibri" w:eastAsia="Times New Roman" w:hAnsi="Calibri" w:cs="Calibri"/>
                <w:color w:val="000000"/>
                <w:sz w:val="22"/>
                <w:lang w:val="en-IN" w:eastAsia="en-IN"/>
              </w:rPr>
            </w:pPr>
            <w:ins w:id="688" w:author="Aavriti Jain" w:date="2022-07-21T13:58:00Z">
              <w:r w:rsidRPr="004303EA">
                <w:rPr>
                  <w:rFonts w:ascii="Calibri" w:eastAsia="Times New Roman" w:hAnsi="Calibri" w:cs="Calibri"/>
                  <w:color w:val="000000"/>
                  <w:sz w:val="22"/>
                  <w:lang w:val="da-DK" w:eastAsia="en-IN"/>
                </w:rPr>
                <w:t>Beskrivelse</w:t>
              </w:r>
            </w:ins>
          </w:p>
        </w:tc>
        <w:tc>
          <w:tcPr>
            <w:tcW w:w="1067" w:type="dxa"/>
            <w:noWrap/>
            <w:vAlign w:val="bottom"/>
            <w:hideMark/>
          </w:tcPr>
          <w:p w14:paraId="7D225936" w14:textId="77777777" w:rsidR="0072254F" w:rsidRPr="004303EA" w:rsidRDefault="0072254F" w:rsidP="002E0858">
            <w:pPr>
              <w:rPr>
                <w:ins w:id="689" w:author="Aavriti Jain" w:date="2022-07-21T13:58:00Z"/>
                <w:rFonts w:ascii="Calibri" w:eastAsia="Times New Roman" w:hAnsi="Calibri" w:cs="Calibri"/>
                <w:color w:val="000000"/>
                <w:sz w:val="22"/>
                <w:lang w:val="en-IN" w:eastAsia="en-IN"/>
              </w:rPr>
            </w:pPr>
            <w:ins w:id="690" w:author="Aavriti Jain" w:date="2022-07-21T13:58:00Z">
              <w:r w:rsidRPr="004303EA">
                <w:rPr>
                  <w:rFonts w:ascii="Calibri" w:eastAsia="Times New Roman" w:hAnsi="Calibri" w:cs="Calibri"/>
                  <w:color w:val="000000"/>
                  <w:sz w:val="22"/>
                  <w:lang w:val="en-IN" w:eastAsia="en-IN"/>
                </w:rPr>
                <w:t>Danish</w:t>
              </w:r>
            </w:ins>
          </w:p>
        </w:tc>
        <w:tc>
          <w:tcPr>
            <w:tcW w:w="1067" w:type="dxa"/>
          </w:tcPr>
          <w:p w14:paraId="29C577C3" w14:textId="77777777" w:rsidR="0072254F" w:rsidRPr="004303EA" w:rsidRDefault="0072254F" w:rsidP="002E0858">
            <w:pPr>
              <w:rPr>
                <w:ins w:id="691" w:author="Aavriti Jain" w:date="2022-07-21T13:58:00Z"/>
                <w:rFonts w:ascii="Calibri" w:eastAsia="Times New Roman" w:hAnsi="Calibri" w:cs="Calibri"/>
                <w:color w:val="000000"/>
                <w:sz w:val="22"/>
                <w:lang w:val="en-IN" w:eastAsia="en-IN"/>
              </w:rPr>
            </w:pPr>
            <w:ins w:id="692" w:author="Aavriti Jain" w:date="2022-07-21T13:58:00Z">
              <w:r w:rsidRPr="00392A0A">
                <w:rPr>
                  <w:rFonts w:ascii="Calibri" w:eastAsia="Times New Roman" w:hAnsi="Calibri" w:cs="Calibri"/>
                  <w:color w:val="000000"/>
                  <w:sz w:val="22"/>
                  <w:lang w:val="en-IN" w:eastAsia="en-IN"/>
                </w:rPr>
                <w:t>Priority-1</w:t>
              </w:r>
            </w:ins>
          </w:p>
        </w:tc>
      </w:tr>
      <w:tr w:rsidR="0072254F" w:rsidRPr="004303EA" w14:paraId="03DB2237" w14:textId="77777777" w:rsidTr="002E0858">
        <w:trPr>
          <w:trHeight w:val="288"/>
          <w:ins w:id="693" w:author="Aavriti Jain" w:date="2022-07-21T13:58:00Z"/>
        </w:trPr>
        <w:tc>
          <w:tcPr>
            <w:tcW w:w="3020" w:type="dxa"/>
            <w:noWrap/>
            <w:vAlign w:val="bottom"/>
            <w:hideMark/>
          </w:tcPr>
          <w:p w14:paraId="12074BAB" w14:textId="77777777" w:rsidR="0072254F" w:rsidRPr="004303EA" w:rsidRDefault="0072254F" w:rsidP="002E0858">
            <w:pPr>
              <w:rPr>
                <w:ins w:id="694" w:author="Aavriti Jain" w:date="2022-07-21T13:58:00Z"/>
                <w:rFonts w:ascii="Calibri" w:eastAsia="Times New Roman" w:hAnsi="Calibri" w:cs="Calibri"/>
                <w:color w:val="000000"/>
                <w:sz w:val="22"/>
                <w:lang w:val="en-IN" w:eastAsia="en-IN"/>
              </w:rPr>
            </w:pPr>
          </w:p>
        </w:tc>
        <w:tc>
          <w:tcPr>
            <w:tcW w:w="2120" w:type="dxa"/>
            <w:noWrap/>
            <w:vAlign w:val="bottom"/>
            <w:hideMark/>
          </w:tcPr>
          <w:p w14:paraId="3CEE9332" w14:textId="77777777" w:rsidR="0072254F" w:rsidRPr="004303EA" w:rsidRDefault="0072254F" w:rsidP="002E0858">
            <w:pPr>
              <w:rPr>
                <w:ins w:id="695" w:author="Aavriti Jain" w:date="2022-07-21T13:58:00Z"/>
                <w:rFonts w:ascii="Calibri" w:eastAsia="Times New Roman" w:hAnsi="Calibri" w:cs="Calibri"/>
                <w:color w:val="000000"/>
                <w:sz w:val="22"/>
                <w:lang w:val="en-IN" w:eastAsia="en-IN"/>
              </w:rPr>
            </w:pPr>
            <w:ins w:id="696" w:author="Aavriti Jain" w:date="2022-07-21T13:58:00Z">
              <w:r w:rsidRPr="004303EA">
                <w:rPr>
                  <w:rFonts w:ascii="Calibri" w:eastAsia="Times New Roman" w:hAnsi="Calibri" w:cs="Calibri"/>
                  <w:color w:val="000000"/>
                  <w:sz w:val="22"/>
                  <w:lang w:val="de-DE" w:eastAsia="en-IN"/>
                </w:rPr>
                <w:t>Beschreibung</w:t>
              </w:r>
            </w:ins>
          </w:p>
        </w:tc>
        <w:tc>
          <w:tcPr>
            <w:tcW w:w="1067" w:type="dxa"/>
            <w:noWrap/>
            <w:vAlign w:val="bottom"/>
            <w:hideMark/>
          </w:tcPr>
          <w:p w14:paraId="2791C839" w14:textId="77777777" w:rsidR="0072254F" w:rsidRPr="004303EA" w:rsidRDefault="0072254F" w:rsidP="002E0858">
            <w:pPr>
              <w:rPr>
                <w:ins w:id="697" w:author="Aavriti Jain" w:date="2022-07-21T13:58:00Z"/>
                <w:rFonts w:ascii="Calibri" w:eastAsia="Times New Roman" w:hAnsi="Calibri" w:cs="Calibri"/>
                <w:color w:val="000000"/>
                <w:sz w:val="22"/>
                <w:lang w:val="en-IN" w:eastAsia="en-IN"/>
              </w:rPr>
            </w:pPr>
            <w:ins w:id="698" w:author="Aavriti Jain" w:date="2022-07-21T13:58:00Z">
              <w:r w:rsidRPr="004303EA">
                <w:rPr>
                  <w:rFonts w:ascii="Calibri" w:eastAsia="Times New Roman" w:hAnsi="Calibri" w:cs="Calibri"/>
                  <w:color w:val="000000"/>
                  <w:sz w:val="22"/>
                  <w:lang w:val="en-IN" w:eastAsia="en-IN"/>
                </w:rPr>
                <w:t>German</w:t>
              </w:r>
            </w:ins>
          </w:p>
        </w:tc>
        <w:tc>
          <w:tcPr>
            <w:tcW w:w="1067" w:type="dxa"/>
          </w:tcPr>
          <w:p w14:paraId="1EBAEB21" w14:textId="77777777" w:rsidR="0072254F" w:rsidRPr="004303EA" w:rsidRDefault="0072254F" w:rsidP="002E0858">
            <w:pPr>
              <w:rPr>
                <w:ins w:id="699" w:author="Aavriti Jain" w:date="2022-07-21T13:58:00Z"/>
                <w:rFonts w:ascii="Calibri" w:eastAsia="Times New Roman" w:hAnsi="Calibri" w:cs="Calibri"/>
                <w:color w:val="000000"/>
                <w:sz w:val="22"/>
                <w:lang w:val="en-IN" w:eastAsia="en-IN"/>
              </w:rPr>
            </w:pPr>
            <w:ins w:id="700" w:author="Aavriti Jain" w:date="2022-07-21T13:58:00Z">
              <w:r w:rsidRPr="00392A0A">
                <w:rPr>
                  <w:rFonts w:ascii="Calibri" w:eastAsia="Times New Roman" w:hAnsi="Calibri" w:cs="Calibri"/>
                  <w:color w:val="000000"/>
                  <w:sz w:val="22"/>
                  <w:lang w:val="en-IN" w:eastAsia="en-IN"/>
                </w:rPr>
                <w:t>Priority-1</w:t>
              </w:r>
            </w:ins>
          </w:p>
        </w:tc>
      </w:tr>
      <w:tr w:rsidR="0072254F" w:rsidRPr="004303EA" w14:paraId="4CDE3D07" w14:textId="77777777" w:rsidTr="002E0858">
        <w:trPr>
          <w:trHeight w:val="288"/>
          <w:ins w:id="701" w:author="Aavriti Jain" w:date="2022-07-21T13:58:00Z"/>
        </w:trPr>
        <w:tc>
          <w:tcPr>
            <w:tcW w:w="3020" w:type="dxa"/>
            <w:noWrap/>
            <w:vAlign w:val="bottom"/>
            <w:hideMark/>
          </w:tcPr>
          <w:p w14:paraId="08BC4790" w14:textId="77777777" w:rsidR="0072254F" w:rsidRPr="004303EA" w:rsidRDefault="0072254F" w:rsidP="002E0858">
            <w:pPr>
              <w:rPr>
                <w:ins w:id="702" w:author="Aavriti Jain" w:date="2022-07-21T13:58:00Z"/>
                <w:rFonts w:ascii="Calibri" w:eastAsia="Times New Roman" w:hAnsi="Calibri" w:cs="Calibri"/>
                <w:color w:val="000000"/>
                <w:sz w:val="22"/>
                <w:lang w:val="en-IN" w:eastAsia="en-IN"/>
              </w:rPr>
            </w:pPr>
          </w:p>
        </w:tc>
        <w:tc>
          <w:tcPr>
            <w:tcW w:w="2120" w:type="dxa"/>
            <w:noWrap/>
            <w:vAlign w:val="center"/>
            <w:hideMark/>
          </w:tcPr>
          <w:p w14:paraId="3A121FE7" w14:textId="77777777" w:rsidR="0072254F" w:rsidRPr="00E543AE" w:rsidRDefault="0072254F" w:rsidP="002E0858">
            <w:pPr>
              <w:rPr>
                <w:ins w:id="703" w:author="Aavriti Jain" w:date="2022-07-21T13:58:00Z"/>
                <w:rFonts w:ascii="Calibri" w:eastAsia="Times New Roman" w:hAnsi="Calibri" w:cs="Calibri"/>
                <w:color w:val="000000"/>
                <w:sz w:val="22"/>
                <w:lang w:val="da-DK" w:eastAsia="en-IN"/>
              </w:rPr>
            </w:pPr>
            <w:ins w:id="704" w:author="Aavriti Jain" w:date="2022-07-21T13:58:00Z">
              <w:r w:rsidRPr="00E543AE">
                <w:rPr>
                  <w:rFonts w:ascii="Calibri" w:eastAsia="Times New Roman" w:hAnsi="Calibri" w:cs="Calibri"/>
                  <w:color w:val="000000"/>
                  <w:sz w:val="22"/>
                  <w:lang w:val="da-DK" w:eastAsia="en-IN"/>
                </w:rPr>
                <w:t>Opisaniye</w:t>
              </w:r>
            </w:ins>
          </w:p>
        </w:tc>
        <w:tc>
          <w:tcPr>
            <w:tcW w:w="1067" w:type="dxa"/>
            <w:noWrap/>
            <w:vAlign w:val="bottom"/>
            <w:hideMark/>
          </w:tcPr>
          <w:p w14:paraId="645EAA6C" w14:textId="77777777" w:rsidR="0072254F" w:rsidRPr="004303EA" w:rsidRDefault="0072254F" w:rsidP="002E0858">
            <w:pPr>
              <w:rPr>
                <w:ins w:id="705" w:author="Aavriti Jain" w:date="2022-07-21T13:58:00Z"/>
                <w:rFonts w:ascii="Calibri" w:eastAsia="Times New Roman" w:hAnsi="Calibri" w:cs="Calibri"/>
                <w:color w:val="000000"/>
                <w:sz w:val="22"/>
                <w:lang w:val="en-IN" w:eastAsia="en-IN"/>
              </w:rPr>
            </w:pPr>
            <w:ins w:id="706" w:author="Aavriti Jain" w:date="2022-07-21T13:58:00Z">
              <w:r w:rsidRPr="004303EA">
                <w:rPr>
                  <w:rFonts w:ascii="Calibri" w:eastAsia="Times New Roman" w:hAnsi="Calibri" w:cs="Calibri"/>
                  <w:color w:val="000000"/>
                  <w:sz w:val="22"/>
                  <w:lang w:val="en-IN" w:eastAsia="en-IN"/>
                </w:rPr>
                <w:t>Russian</w:t>
              </w:r>
            </w:ins>
          </w:p>
        </w:tc>
        <w:tc>
          <w:tcPr>
            <w:tcW w:w="1067" w:type="dxa"/>
          </w:tcPr>
          <w:p w14:paraId="1EBCD258" w14:textId="77777777" w:rsidR="0072254F" w:rsidRPr="004303EA" w:rsidRDefault="0072254F" w:rsidP="002E0858">
            <w:pPr>
              <w:rPr>
                <w:ins w:id="707" w:author="Aavriti Jain" w:date="2022-07-21T13:58:00Z"/>
                <w:rFonts w:ascii="Calibri" w:eastAsia="Times New Roman" w:hAnsi="Calibri" w:cs="Calibri"/>
                <w:color w:val="000000"/>
                <w:sz w:val="22"/>
                <w:lang w:val="en-IN" w:eastAsia="en-IN"/>
              </w:rPr>
            </w:pPr>
            <w:ins w:id="708" w:author="Aavriti Jain" w:date="2022-07-21T13:58:00Z">
              <w:r w:rsidRPr="00392A0A">
                <w:rPr>
                  <w:rFonts w:ascii="Calibri" w:eastAsia="Times New Roman" w:hAnsi="Calibri" w:cs="Calibri"/>
                  <w:color w:val="000000"/>
                  <w:sz w:val="22"/>
                  <w:lang w:val="en-IN" w:eastAsia="en-IN"/>
                </w:rPr>
                <w:t>Priority-1</w:t>
              </w:r>
            </w:ins>
          </w:p>
        </w:tc>
      </w:tr>
      <w:tr w:rsidR="0072254F" w:rsidRPr="004303EA" w14:paraId="58FE1C15" w14:textId="77777777" w:rsidTr="002E0858">
        <w:trPr>
          <w:trHeight w:val="288"/>
          <w:ins w:id="709" w:author="Aavriti Jain" w:date="2022-07-21T13:58:00Z"/>
        </w:trPr>
        <w:tc>
          <w:tcPr>
            <w:tcW w:w="3020" w:type="dxa"/>
            <w:noWrap/>
            <w:vAlign w:val="bottom"/>
            <w:hideMark/>
          </w:tcPr>
          <w:p w14:paraId="04D82531" w14:textId="77777777" w:rsidR="0072254F" w:rsidRPr="004303EA" w:rsidRDefault="0072254F" w:rsidP="002E0858">
            <w:pPr>
              <w:rPr>
                <w:ins w:id="710" w:author="Aavriti Jain" w:date="2022-07-21T13:58:00Z"/>
                <w:rFonts w:ascii="Calibri" w:eastAsia="Times New Roman" w:hAnsi="Calibri" w:cs="Calibri"/>
                <w:color w:val="000000"/>
                <w:sz w:val="22"/>
                <w:lang w:val="en-IN" w:eastAsia="en-IN"/>
              </w:rPr>
            </w:pPr>
          </w:p>
        </w:tc>
        <w:tc>
          <w:tcPr>
            <w:tcW w:w="2120" w:type="dxa"/>
            <w:noWrap/>
            <w:vAlign w:val="center"/>
            <w:hideMark/>
          </w:tcPr>
          <w:p w14:paraId="73176EA3" w14:textId="77777777" w:rsidR="0072254F" w:rsidRPr="00E543AE" w:rsidRDefault="0072254F" w:rsidP="002E0858">
            <w:pPr>
              <w:rPr>
                <w:ins w:id="711" w:author="Aavriti Jain" w:date="2022-07-21T13:58:00Z"/>
                <w:rFonts w:ascii="Calibri" w:eastAsia="Times New Roman" w:hAnsi="Calibri" w:cs="Calibri"/>
                <w:color w:val="000000"/>
                <w:sz w:val="22"/>
                <w:lang w:val="da-DK" w:eastAsia="en-IN"/>
              </w:rPr>
            </w:pPr>
            <w:ins w:id="712" w:author="Aavriti Jain" w:date="2022-07-21T13:58:00Z">
              <w:r w:rsidRPr="00E543AE">
                <w:rPr>
                  <w:rFonts w:ascii="Calibri" w:eastAsia="Times New Roman" w:hAnsi="Calibri" w:cs="Calibri"/>
                  <w:color w:val="000000"/>
                  <w:sz w:val="22"/>
                  <w:lang w:val="da-DK" w:eastAsia="en-IN"/>
                </w:rPr>
                <w:t>Descrizione</w:t>
              </w:r>
            </w:ins>
          </w:p>
        </w:tc>
        <w:tc>
          <w:tcPr>
            <w:tcW w:w="1067" w:type="dxa"/>
            <w:noWrap/>
            <w:vAlign w:val="bottom"/>
            <w:hideMark/>
          </w:tcPr>
          <w:p w14:paraId="64FC5900" w14:textId="77777777" w:rsidR="0072254F" w:rsidRPr="004303EA" w:rsidRDefault="0072254F" w:rsidP="002E0858">
            <w:pPr>
              <w:rPr>
                <w:ins w:id="713" w:author="Aavriti Jain" w:date="2022-07-21T13:58:00Z"/>
                <w:rFonts w:ascii="Calibri" w:eastAsia="Times New Roman" w:hAnsi="Calibri" w:cs="Calibri"/>
                <w:color w:val="000000"/>
                <w:sz w:val="22"/>
                <w:lang w:val="en-IN" w:eastAsia="en-IN"/>
              </w:rPr>
            </w:pPr>
            <w:ins w:id="714" w:author="Aavriti Jain" w:date="2022-07-21T13:58:00Z">
              <w:r w:rsidRPr="004303EA">
                <w:rPr>
                  <w:rFonts w:ascii="Calibri" w:eastAsia="Times New Roman" w:hAnsi="Calibri" w:cs="Calibri"/>
                  <w:color w:val="000000"/>
                  <w:sz w:val="22"/>
                  <w:lang w:val="en-IN" w:eastAsia="en-IN"/>
                </w:rPr>
                <w:t xml:space="preserve">Italian </w:t>
              </w:r>
            </w:ins>
          </w:p>
        </w:tc>
        <w:tc>
          <w:tcPr>
            <w:tcW w:w="1067" w:type="dxa"/>
          </w:tcPr>
          <w:p w14:paraId="3FEF4385" w14:textId="77777777" w:rsidR="0072254F" w:rsidRPr="004303EA" w:rsidRDefault="0072254F" w:rsidP="002E0858">
            <w:pPr>
              <w:rPr>
                <w:ins w:id="715" w:author="Aavriti Jain" w:date="2022-07-21T13:58:00Z"/>
                <w:rFonts w:ascii="Calibri" w:eastAsia="Times New Roman" w:hAnsi="Calibri" w:cs="Calibri"/>
                <w:color w:val="000000"/>
                <w:sz w:val="22"/>
                <w:lang w:val="en-IN" w:eastAsia="en-IN"/>
              </w:rPr>
            </w:pPr>
            <w:ins w:id="716" w:author="Aavriti Jain" w:date="2022-07-21T13:58:00Z">
              <w:r w:rsidRPr="00392A0A">
                <w:rPr>
                  <w:rFonts w:ascii="Calibri" w:eastAsia="Times New Roman" w:hAnsi="Calibri" w:cs="Calibri"/>
                  <w:color w:val="000000"/>
                  <w:sz w:val="22"/>
                  <w:lang w:val="en-IN" w:eastAsia="en-IN"/>
                </w:rPr>
                <w:t>Priority-1</w:t>
              </w:r>
            </w:ins>
          </w:p>
        </w:tc>
      </w:tr>
      <w:tr w:rsidR="0072254F" w:rsidRPr="004303EA" w14:paraId="1C4F75E0" w14:textId="77777777" w:rsidTr="002E0858">
        <w:trPr>
          <w:trHeight w:val="288"/>
          <w:ins w:id="717" w:author="Aavriti Jain" w:date="2022-07-21T13:58:00Z"/>
        </w:trPr>
        <w:tc>
          <w:tcPr>
            <w:tcW w:w="3020" w:type="dxa"/>
            <w:noWrap/>
            <w:vAlign w:val="bottom"/>
            <w:hideMark/>
          </w:tcPr>
          <w:p w14:paraId="27883882" w14:textId="77777777" w:rsidR="0072254F" w:rsidRPr="004303EA" w:rsidRDefault="0072254F" w:rsidP="002E0858">
            <w:pPr>
              <w:rPr>
                <w:ins w:id="718" w:author="Aavriti Jain" w:date="2022-07-21T13:58:00Z"/>
                <w:rFonts w:ascii="Calibri" w:eastAsia="Times New Roman" w:hAnsi="Calibri" w:cs="Calibri"/>
                <w:color w:val="000000"/>
                <w:sz w:val="22"/>
                <w:lang w:val="en-IN" w:eastAsia="en-IN"/>
              </w:rPr>
            </w:pPr>
          </w:p>
        </w:tc>
        <w:tc>
          <w:tcPr>
            <w:tcW w:w="2120" w:type="dxa"/>
            <w:noWrap/>
            <w:vAlign w:val="center"/>
            <w:hideMark/>
          </w:tcPr>
          <w:p w14:paraId="2FEC95C4" w14:textId="77777777" w:rsidR="0072254F" w:rsidRPr="00E543AE" w:rsidRDefault="0072254F" w:rsidP="002E0858">
            <w:pPr>
              <w:rPr>
                <w:ins w:id="719" w:author="Aavriti Jain" w:date="2022-07-21T13:58:00Z"/>
                <w:rFonts w:ascii="Calibri" w:eastAsia="Times New Roman" w:hAnsi="Calibri" w:cs="Calibri"/>
                <w:color w:val="000000"/>
                <w:sz w:val="22"/>
                <w:lang w:val="da-DK" w:eastAsia="en-IN"/>
              </w:rPr>
            </w:pPr>
            <w:ins w:id="720" w:author="Aavriti Jain" w:date="2022-07-21T13:58:00Z">
              <w:r w:rsidRPr="00E543AE">
                <w:rPr>
                  <w:rFonts w:ascii="Calibri" w:eastAsia="Times New Roman" w:hAnsi="Calibri" w:cs="Calibri"/>
                  <w:color w:val="000000"/>
                  <w:sz w:val="22"/>
                  <w:lang w:val="da-DK" w:eastAsia="en-IN"/>
                </w:rPr>
                <w:t>Miáoshù</w:t>
              </w:r>
            </w:ins>
          </w:p>
        </w:tc>
        <w:tc>
          <w:tcPr>
            <w:tcW w:w="1067" w:type="dxa"/>
            <w:noWrap/>
            <w:vAlign w:val="bottom"/>
            <w:hideMark/>
          </w:tcPr>
          <w:p w14:paraId="223A3F12" w14:textId="77777777" w:rsidR="0072254F" w:rsidRPr="004303EA" w:rsidRDefault="0072254F" w:rsidP="002E0858">
            <w:pPr>
              <w:rPr>
                <w:ins w:id="721" w:author="Aavriti Jain" w:date="2022-07-21T13:58:00Z"/>
                <w:rFonts w:ascii="Calibri" w:eastAsia="Times New Roman" w:hAnsi="Calibri" w:cs="Calibri"/>
                <w:color w:val="000000"/>
                <w:sz w:val="22"/>
                <w:lang w:val="en-IN" w:eastAsia="en-IN"/>
              </w:rPr>
            </w:pPr>
            <w:ins w:id="722" w:author="Aavriti Jain" w:date="2022-07-21T13:58:00Z">
              <w:r w:rsidRPr="004303EA">
                <w:rPr>
                  <w:rFonts w:ascii="Calibri" w:eastAsia="Times New Roman" w:hAnsi="Calibri" w:cs="Calibri"/>
                  <w:color w:val="000000"/>
                  <w:sz w:val="22"/>
                  <w:lang w:val="en-IN" w:eastAsia="en-IN"/>
                </w:rPr>
                <w:t>Chinese</w:t>
              </w:r>
            </w:ins>
          </w:p>
        </w:tc>
        <w:tc>
          <w:tcPr>
            <w:tcW w:w="1067" w:type="dxa"/>
          </w:tcPr>
          <w:p w14:paraId="2F92583A" w14:textId="77777777" w:rsidR="0072254F" w:rsidRPr="004303EA" w:rsidRDefault="0072254F" w:rsidP="002E0858">
            <w:pPr>
              <w:rPr>
                <w:ins w:id="723" w:author="Aavriti Jain" w:date="2022-07-21T13:58:00Z"/>
                <w:rFonts w:ascii="Calibri" w:eastAsia="Times New Roman" w:hAnsi="Calibri" w:cs="Calibri"/>
                <w:color w:val="000000"/>
                <w:sz w:val="22"/>
                <w:lang w:val="en-IN" w:eastAsia="en-IN"/>
              </w:rPr>
            </w:pPr>
            <w:ins w:id="724" w:author="Aavriti Jain" w:date="2022-07-21T13:58:00Z">
              <w:r w:rsidRPr="00392A0A">
                <w:rPr>
                  <w:rFonts w:ascii="Calibri" w:eastAsia="Times New Roman" w:hAnsi="Calibri" w:cs="Calibri"/>
                  <w:color w:val="000000"/>
                  <w:sz w:val="22"/>
                  <w:lang w:val="en-IN" w:eastAsia="en-IN"/>
                </w:rPr>
                <w:t>Priority-1</w:t>
              </w:r>
            </w:ins>
          </w:p>
        </w:tc>
      </w:tr>
    </w:tbl>
    <w:p w14:paraId="3F647470" w14:textId="2CD04A88" w:rsidR="007A4EC7" w:rsidRDefault="007A4EC7" w:rsidP="007A4EC7">
      <w:r>
        <w:br w:type="page"/>
      </w:r>
    </w:p>
    <w:p w14:paraId="0BD3BF0A" w14:textId="10BBFCD6" w:rsidR="007A4EC7" w:rsidRDefault="007A4EC7" w:rsidP="007A4EC7">
      <w:pPr>
        <w:pStyle w:val="Heading1"/>
        <w:numPr>
          <w:ilvl w:val="0"/>
          <w:numId w:val="34"/>
        </w:numPr>
      </w:pPr>
      <w:bookmarkStart w:id="725" w:name="_Toc83127224"/>
      <w:r>
        <w:lastRenderedPageBreak/>
        <w:t>Keywords</w:t>
      </w:r>
      <w:bookmarkEnd w:id="725"/>
    </w:p>
    <w:p w14:paraId="1AFA82AA" w14:textId="58490F24" w:rsidR="007A4EC7" w:rsidRDefault="00D742F0" w:rsidP="007A4EC7">
      <w:pPr>
        <w:rPr>
          <w:rFonts w:cstheme="minorHAnsi"/>
        </w:rPr>
      </w:pPr>
      <w:sdt>
        <w:sdtPr>
          <w:rPr>
            <w:rFonts w:cstheme="minorHAnsi"/>
          </w:rPr>
          <w:id w:val="-726452332"/>
          <w14:checkbox>
            <w14:checked w14:val="0"/>
            <w14:checkedState w14:val="2612" w14:font="MS Gothic"/>
            <w14:uncheckedState w14:val="2610" w14:font="MS Gothic"/>
          </w14:checkbox>
        </w:sdtPr>
        <w:sdtEndPr/>
        <w:sdtContent>
          <w:r w:rsidR="007A4EC7">
            <w:rPr>
              <w:rFonts w:ascii="MS Gothic" w:eastAsia="MS Gothic" w:hAnsi="MS Gothic" w:cstheme="minorHAnsi" w:hint="eastAsia"/>
            </w:rPr>
            <w:t>☐</w:t>
          </w:r>
        </w:sdtContent>
      </w:sdt>
      <w:r w:rsidR="007A4EC7">
        <w:rPr>
          <w:rFonts w:cstheme="minorHAnsi"/>
        </w:rPr>
        <w:t xml:space="preserve"> Basware maintains keywords – Recommended option (more details </w:t>
      </w:r>
      <w:hyperlink w:anchor="_Basware_maintain_keywords:" w:history="1">
        <w:r w:rsidR="007A4EC7" w:rsidRPr="00CD5003">
          <w:rPr>
            <w:rStyle w:val="Hyperlink"/>
            <w:rFonts w:cstheme="minorHAnsi"/>
          </w:rPr>
          <w:t>here</w:t>
        </w:r>
      </w:hyperlink>
      <w:r w:rsidR="007A4EC7">
        <w:rPr>
          <w:rFonts w:cstheme="minorHAnsi"/>
        </w:rPr>
        <w:t>)</w:t>
      </w:r>
    </w:p>
    <w:p w14:paraId="00A95CAD" w14:textId="1E54FA55" w:rsidR="007A4EC7" w:rsidRDefault="00D742F0" w:rsidP="3991F204">
      <w:sdt>
        <w:sdtPr>
          <w:id w:val="1901939516"/>
          <w14:checkbox>
            <w14:checked w14:val="1"/>
            <w14:checkedState w14:val="2612" w14:font="MS Gothic"/>
            <w14:uncheckedState w14:val="2610" w14:font="MS Gothic"/>
          </w14:checkbox>
        </w:sdtPr>
        <w:sdtEndPr/>
        <w:sdtContent>
          <w:r w:rsidR="0078375F" w:rsidRPr="3991F204">
            <w:rPr>
              <w:rFonts w:ascii="MS Gothic" w:eastAsia="MS Gothic" w:hAnsi="MS Gothic"/>
            </w:rPr>
            <w:t>☒</w:t>
          </w:r>
        </w:sdtContent>
      </w:sdt>
      <w:r w:rsidR="007A4EC7" w:rsidRPr="3991F204">
        <w:t xml:space="preserve"> Customer maintains keywords (more details </w:t>
      </w:r>
      <w:hyperlink w:anchor="_Customer_maintain_keywords:">
        <w:r w:rsidR="007A4EC7" w:rsidRPr="3991F204">
          <w:rPr>
            <w:rStyle w:val="Hyperlink"/>
          </w:rPr>
          <w:t>here</w:t>
        </w:r>
      </w:hyperlink>
      <w:r w:rsidR="007A4EC7" w:rsidRPr="3991F204">
        <w:t>)</w:t>
      </w:r>
    </w:p>
    <w:p w14:paraId="410CAAA3" w14:textId="77777777" w:rsidR="003545FE" w:rsidRDefault="003545FE" w:rsidP="3991F204">
      <w:pPr>
        <w:rPr>
          <w:color w:val="00ADD0" w:themeColor="accent1"/>
          <w:u w:val="single"/>
        </w:rPr>
      </w:pPr>
      <w:r w:rsidRPr="3991F204">
        <w:rPr>
          <w:color w:val="00ADD0" w:themeColor="accent1"/>
          <w:u w:val="single"/>
        </w:rPr>
        <w:t>Customer Keyword Guide (CKG)</w:t>
      </w:r>
    </w:p>
    <w:p w14:paraId="3D145F94" w14:textId="77777777" w:rsidR="003545FE" w:rsidRPr="007A4EC7" w:rsidRDefault="003545FE" w:rsidP="007A4EC7"/>
    <w:p w14:paraId="555487A5" w14:textId="77777777" w:rsidR="007A4EC7" w:rsidRDefault="007A4EC7" w:rsidP="007A4EC7">
      <w:pPr>
        <w:pStyle w:val="Heading2"/>
        <w:numPr>
          <w:ilvl w:val="1"/>
          <w:numId w:val="34"/>
        </w:numPr>
      </w:pPr>
      <w:bookmarkStart w:id="726" w:name="_Toc83127225"/>
      <w:r w:rsidRPr="00786A2E">
        <w:t>Local language translations for invoice capture fields ‘Keywords’ (header-level)</w:t>
      </w:r>
      <w:bookmarkEnd w:id="726"/>
    </w:p>
    <w:p w14:paraId="3CF3932C" w14:textId="70A0D76A" w:rsidR="007A4EC7" w:rsidRDefault="007A4EC7" w:rsidP="007A4EC7">
      <w:r w:rsidRPr="00786A2E">
        <w:t xml:space="preserve">Based on the required languages recorded in the Unit Matrix, the </w:t>
      </w:r>
      <w:r w:rsidRPr="00786A2E">
        <w:rPr>
          <w:b/>
        </w:rPr>
        <w:t>BSCS Developer</w:t>
      </w:r>
      <w:r w:rsidRPr="00786A2E">
        <w:t xml:space="preserve"> will generate and include the keyword lists here. </w:t>
      </w:r>
    </w:p>
    <w:p w14:paraId="6761C38B" w14:textId="77777777" w:rsidR="007A4EC7" w:rsidRDefault="007A4EC7" w:rsidP="007A4EC7">
      <w:pPr>
        <w:pStyle w:val="Heading2"/>
        <w:numPr>
          <w:ilvl w:val="1"/>
          <w:numId w:val="34"/>
        </w:numPr>
      </w:pPr>
      <w:r>
        <w:t xml:space="preserve"> </w:t>
      </w:r>
      <w:bookmarkStart w:id="727" w:name="_Toc83127226"/>
      <w:r w:rsidRPr="00786A2E">
        <w:t>Local language translations for invoice capture fields ‘Keywords’ (</w:t>
      </w:r>
      <w:r>
        <w:t>Line</w:t>
      </w:r>
      <w:r w:rsidRPr="00786A2E">
        <w:t>-level)</w:t>
      </w:r>
      <w:bookmarkEnd w:id="727"/>
    </w:p>
    <w:p w14:paraId="2C978D0E" w14:textId="439448AE" w:rsidR="007A4EC7" w:rsidRDefault="007A4EC7" w:rsidP="007A4EC7">
      <w:r w:rsidRPr="00786A2E">
        <w:t xml:space="preserve">Based on the required languages recorded in the Unit Matrix, the </w:t>
      </w:r>
      <w:r w:rsidRPr="00786A2E">
        <w:rPr>
          <w:b/>
        </w:rPr>
        <w:t>BSCS Developer</w:t>
      </w:r>
      <w:r w:rsidRPr="00786A2E">
        <w:t xml:space="preserve"> will generate and include the keyword lists here. </w:t>
      </w:r>
    </w:p>
    <w:p w14:paraId="4D0B1898" w14:textId="77777777" w:rsidR="007A4EC7" w:rsidRDefault="007A4EC7" w:rsidP="007A4EC7">
      <w:pPr>
        <w:pStyle w:val="Heading2"/>
        <w:numPr>
          <w:ilvl w:val="1"/>
          <w:numId w:val="34"/>
        </w:numPr>
      </w:pPr>
      <w:bookmarkStart w:id="728" w:name="_Remit_to_address"/>
      <w:bookmarkStart w:id="729" w:name="_Toc83127227"/>
      <w:bookmarkEnd w:id="728"/>
      <w:r w:rsidRPr="009E67EA">
        <w:t>Remit to address keywords for North American customer</w:t>
      </w:r>
      <w:bookmarkEnd w:id="729"/>
    </w:p>
    <w:p w14:paraId="3DBB5623" w14:textId="77777777" w:rsidR="007A4EC7" w:rsidRDefault="007A4EC7" w:rsidP="007A4EC7">
      <w:r>
        <w:t>Supplier matching may be done by comparing the supplier name and supplier Remit to address. Below are the keywords for Supplier remit to address:</w:t>
      </w:r>
    </w:p>
    <w:p w14:paraId="56E44B2A" w14:textId="77777777" w:rsidR="007A4EC7" w:rsidRDefault="007A4EC7" w:rsidP="007A4EC7"/>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ook w:val="04A0" w:firstRow="1" w:lastRow="0" w:firstColumn="1" w:lastColumn="0" w:noHBand="0" w:noVBand="1"/>
      </w:tblPr>
      <w:tblGrid>
        <w:gridCol w:w="2405"/>
        <w:gridCol w:w="2103"/>
        <w:gridCol w:w="2254"/>
        <w:gridCol w:w="2254"/>
      </w:tblGrid>
      <w:tr w:rsidR="007A4EC7" w:rsidRPr="00AD7E60" w14:paraId="2383692E" w14:textId="77777777" w:rsidTr="00696D0D">
        <w:trPr>
          <w:trHeight w:val="274"/>
        </w:trPr>
        <w:tc>
          <w:tcPr>
            <w:tcW w:w="2405" w:type="dxa"/>
          </w:tcPr>
          <w:p w14:paraId="0F246AEB" w14:textId="77777777" w:rsidR="007A4EC7" w:rsidRPr="00AD7E60" w:rsidRDefault="007A4EC7" w:rsidP="00696D0D">
            <w:pPr>
              <w:pStyle w:val="NoSpacing"/>
            </w:pPr>
            <w:r w:rsidRPr="00AD7E60">
              <w:t xml:space="preserve">Assign/Assigned To </w:t>
            </w:r>
          </w:p>
        </w:tc>
        <w:tc>
          <w:tcPr>
            <w:tcW w:w="2103" w:type="dxa"/>
          </w:tcPr>
          <w:p w14:paraId="032678FD" w14:textId="77777777" w:rsidR="007A4EC7" w:rsidRPr="00AD7E60" w:rsidRDefault="007A4EC7" w:rsidP="00696D0D">
            <w:pPr>
              <w:pStyle w:val="NoSpacing"/>
            </w:pPr>
            <w:r w:rsidRPr="00AD7E60">
              <w:t>Check payable to</w:t>
            </w:r>
          </w:p>
        </w:tc>
        <w:tc>
          <w:tcPr>
            <w:tcW w:w="2254" w:type="dxa"/>
          </w:tcPr>
          <w:p w14:paraId="75FC3D8D" w14:textId="77777777" w:rsidR="007A4EC7" w:rsidRPr="00AD7E60" w:rsidRDefault="007A4EC7" w:rsidP="00696D0D">
            <w:pPr>
              <w:pStyle w:val="NoSpacing"/>
            </w:pPr>
            <w:r w:rsidRPr="00AD7E60">
              <w:t>Checks Payable To</w:t>
            </w:r>
          </w:p>
          <w:p w14:paraId="68D23A8A" w14:textId="77777777" w:rsidR="007A4EC7" w:rsidRPr="00AD7E60" w:rsidRDefault="007A4EC7" w:rsidP="00696D0D">
            <w:pPr>
              <w:pStyle w:val="NoSpacing"/>
            </w:pPr>
          </w:p>
        </w:tc>
        <w:tc>
          <w:tcPr>
            <w:tcW w:w="2254" w:type="dxa"/>
          </w:tcPr>
          <w:p w14:paraId="641CBBB0" w14:textId="77777777" w:rsidR="007A4EC7" w:rsidRPr="00AD7E60" w:rsidRDefault="007A4EC7" w:rsidP="00696D0D">
            <w:pPr>
              <w:pStyle w:val="NoSpacing"/>
            </w:pPr>
            <w:r w:rsidRPr="00AD7E60">
              <w:t>Draw Checks Payable</w:t>
            </w:r>
          </w:p>
          <w:p w14:paraId="3D593CEF" w14:textId="77777777" w:rsidR="007A4EC7" w:rsidRPr="00AD7E60" w:rsidRDefault="007A4EC7" w:rsidP="00696D0D">
            <w:pPr>
              <w:pStyle w:val="NoSpacing"/>
            </w:pPr>
          </w:p>
        </w:tc>
      </w:tr>
      <w:tr w:rsidR="007A4EC7" w:rsidRPr="00AD7E60" w14:paraId="07CEA333" w14:textId="77777777" w:rsidTr="00696D0D">
        <w:tc>
          <w:tcPr>
            <w:tcW w:w="2405" w:type="dxa"/>
          </w:tcPr>
          <w:p w14:paraId="0366C0B6" w14:textId="77777777" w:rsidR="007A4EC7" w:rsidRPr="00AD7E60" w:rsidRDefault="007A4EC7" w:rsidP="00696D0D">
            <w:pPr>
              <w:pStyle w:val="NoSpacing"/>
            </w:pPr>
            <w:r w:rsidRPr="00AD7E60">
              <w:t>By Mail</w:t>
            </w:r>
          </w:p>
        </w:tc>
        <w:tc>
          <w:tcPr>
            <w:tcW w:w="2103" w:type="dxa"/>
          </w:tcPr>
          <w:p w14:paraId="17FBC609" w14:textId="77777777" w:rsidR="007A4EC7" w:rsidRPr="00AD7E60" w:rsidRDefault="007A4EC7" w:rsidP="00696D0D">
            <w:pPr>
              <w:pStyle w:val="NoSpacing"/>
            </w:pPr>
            <w:r w:rsidRPr="00AD7E60">
              <w:t>Check request</w:t>
            </w:r>
          </w:p>
        </w:tc>
        <w:tc>
          <w:tcPr>
            <w:tcW w:w="2254" w:type="dxa"/>
          </w:tcPr>
          <w:p w14:paraId="30E8F86C" w14:textId="77777777" w:rsidR="007A4EC7" w:rsidRPr="008C6762" w:rsidRDefault="007A4EC7" w:rsidP="00696D0D">
            <w:pPr>
              <w:pStyle w:val="NoSpacing"/>
              <w:rPr>
                <w:lang w:val="en-GB"/>
              </w:rPr>
            </w:pPr>
            <w:r w:rsidRPr="008C6762">
              <w:rPr>
                <w:lang w:val="en-GB"/>
              </w:rPr>
              <w:t>If Paying by Check, Please Remit To</w:t>
            </w:r>
          </w:p>
          <w:p w14:paraId="748F2711" w14:textId="77777777" w:rsidR="007A4EC7" w:rsidRPr="008C6762" w:rsidRDefault="007A4EC7" w:rsidP="00696D0D">
            <w:pPr>
              <w:pStyle w:val="NoSpacing"/>
              <w:rPr>
                <w:lang w:val="en-GB"/>
              </w:rPr>
            </w:pPr>
          </w:p>
        </w:tc>
        <w:tc>
          <w:tcPr>
            <w:tcW w:w="2254" w:type="dxa"/>
          </w:tcPr>
          <w:p w14:paraId="32DA9D3B" w14:textId="77777777" w:rsidR="007A4EC7" w:rsidRPr="00AD7E60" w:rsidRDefault="007A4EC7" w:rsidP="00696D0D">
            <w:pPr>
              <w:pStyle w:val="NoSpacing"/>
            </w:pPr>
            <w:r w:rsidRPr="00AD7E60">
              <w:t>Mail Check Payable To</w:t>
            </w:r>
          </w:p>
        </w:tc>
      </w:tr>
      <w:tr w:rsidR="007A4EC7" w:rsidRPr="00AD7E60" w14:paraId="30CA80B8" w14:textId="77777777" w:rsidTr="00696D0D">
        <w:tc>
          <w:tcPr>
            <w:tcW w:w="2405" w:type="dxa"/>
          </w:tcPr>
          <w:p w14:paraId="1D5788F0" w14:textId="77777777" w:rsidR="007A4EC7" w:rsidRPr="00AD7E60" w:rsidRDefault="007A4EC7" w:rsidP="00696D0D">
            <w:pPr>
              <w:pStyle w:val="NoSpacing"/>
            </w:pPr>
            <w:r w:rsidRPr="00AD7E60">
              <w:t>Mail Check To</w:t>
            </w:r>
          </w:p>
          <w:p w14:paraId="422D1583" w14:textId="77777777" w:rsidR="007A4EC7" w:rsidRPr="00AD7E60" w:rsidRDefault="007A4EC7" w:rsidP="00696D0D">
            <w:pPr>
              <w:pStyle w:val="NoSpacing"/>
            </w:pPr>
          </w:p>
        </w:tc>
        <w:tc>
          <w:tcPr>
            <w:tcW w:w="2103" w:type="dxa"/>
          </w:tcPr>
          <w:p w14:paraId="569F1084" w14:textId="77777777" w:rsidR="007A4EC7" w:rsidRPr="00AD7E60" w:rsidRDefault="007A4EC7" w:rsidP="00696D0D">
            <w:pPr>
              <w:pStyle w:val="NoSpacing"/>
            </w:pPr>
            <w:r w:rsidRPr="00AD7E60">
              <w:t>Mail Checks Payable To</w:t>
            </w:r>
          </w:p>
          <w:p w14:paraId="2F496E32" w14:textId="77777777" w:rsidR="007A4EC7" w:rsidRPr="00AD7E60" w:rsidRDefault="007A4EC7" w:rsidP="00696D0D">
            <w:pPr>
              <w:pStyle w:val="NoSpacing"/>
            </w:pPr>
          </w:p>
        </w:tc>
        <w:tc>
          <w:tcPr>
            <w:tcW w:w="2254" w:type="dxa"/>
          </w:tcPr>
          <w:p w14:paraId="2F1550A0" w14:textId="77777777" w:rsidR="007A4EC7" w:rsidRPr="00AD7E60" w:rsidRDefault="007A4EC7" w:rsidP="00696D0D">
            <w:pPr>
              <w:pStyle w:val="NoSpacing"/>
            </w:pPr>
            <w:r w:rsidRPr="00AD7E60">
              <w:t xml:space="preserve">Mail Checks To </w:t>
            </w:r>
          </w:p>
          <w:p w14:paraId="5FC2E982" w14:textId="77777777" w:rsidR="007A4EC7" w:rsidRPr="00AD7E60" w:rsidRDefault="007A4EC7" w:rsidP="00696D0D">
            <w:pPr>
              <w:pStyle w:val="NoSpacing"/>
            </w:pPr>
          </w:p>
        </w:tc>
        <w:tc>
          <w:tcPr>
            <w:tcW w:w="2254" w:type="dxa"/>
          </w:tcPr>
          <w:p w14:paraId="538502D5" w14:textId="77777777" w:rsidR="007A4EC7" w:rsidRPr="00AD7E60" w:rsidRDefault="007A4EC7" w:rsidP="00696D0D">
            <w:pPr>
              <w:pStyle w:val="NoSpacing"/>
            </w:pPr>
            <w:r w:rsidRPr="00AD7E60">
              <w:t>Mail Payment To</w:t>
            </w:r>
          </w:p>
        </w:tc>
      </w:tr>
      <w:tr w:rsidR="007A4EC7" w:rsidRPr="00AD7E60" w14:paraId="6275FA99" w14:textId="77777777" w:rsidTr="00696D0D">
        <w:tc>
          <w:tcPr>
            <w:tcW w:w="2405" w:type="dxa"/>
          </w:tcPr>
          <w:p w14:paraId="63B8D66D" w14:textId="77777777" w:rsidR="007A4EC7" w:rsidRPr="00AD7E60" w:rsidRDefault="007A4EC7" w:rsidP="00696D0D">
            <w:pPr>
              <w:pStyle w:val="NoSpacing"/>
            </w:pPr>
            <w:r w:rsidRPr="00AD7E60">
              <w:t>Mail Payments To</w:t>
            </w:r>
          </w:p>
          <w:p w14:paraId="45070DA8" w14:textId="77777777" w:rsidR="007A4EC7" w:rsidRPr="00AD7E60" w:rsidRDefault="007A4EC7" w:rsidP="00696D0D">
            <w:pPr>
              <w:pStyle w:val="NoSpacing"/>
            </w:pPr>
          </w:p>
        </w:tc>
        <w:tc>
          <w:tcPr>
            <w:tcW w:w="2103" w:type="dxa"/>
          </w:tcPr>
          <w:p w14:paraId="3AA3BBC0" w14:textId="77777777" w:rsidR="007A4EC7" w:rsidRPr="00AD7E60" w:rsidRDefault="007A4EC7" w:rsidP="00696D0D">
            <w:pPr>
              <w:pStyle w:val="NoSpacing"/>
            </w:pPr>
            <w:r w:rsidRPr="00AD7E60">
              <w:t>Mail Remittance To</w:t>
            </w:r>
          </w:p>
          <w:p w14:paraId="366686CC" w14:textId="77777777" w:rsidR="007A4EC7" w:rsidRPr="00AD7E60" w:rsidRDefault="007A4EC7" w:rsidP="00696D0D">
            <w:pPr>
              <w:pStyle w:val="NoSpacing"/>
            </w:pPr>
          </w:p>
        </w:tc>
        <w:tc>
          <w:tcPr>
            <w:tcW w:w="2254" w:type="dxa"/>
          </w:tcPr>
          <w:p w14:paraId="164E15FB" w14:textId="77777777" w:rsidR="007A4EC7" w:rsidRPr="00AD7E60" w:rsidRDefault="007A4EC7" w:rsidP="00696D0D">
            <w:pPr>
              <w:pStyle w:val="NoSpacing"/>
            </w:pPr>
            <w:r w:rsidRPr="00AD7E60">
              <w:t>Make Check Payable To</w:t>
            </w:r>
          </w:p>
        </w:tc>
        <w:tc>
          <w:tcPr>
            <w:tcW w:w="2254" w:type="dxa"/>
          </w:tcPr>
          <w:p w14:paraId="4CADF7CE" w14:textId="77777777" w:rsidR="007A4EC7" w:rsidRPr="00AD7E60" w:rsidRDefault="007A4EC7" w:rsidP="00696D0D">
            <w:pPr>
              <w:pStyle w:val="NoSpacing"/>
            </w:pPr>
            <w:r w:rsidRPr="00AD7E60">
              <w:t>Make Checks Payable To</w:t>
            </w:r>
          </w:p>
          <w:p w14:paraId="49086776" w14:textId="77777777" w:rsidR="007A4EC7" w:rsidRPr="00AD7E60" w:rsidRDefault="007A4EC7" w:rsidP="00696D0D">
            <w:pPr>
              <w:pStyle w:val="NoSpacing"/>
            </w:pPr>
          </w:p>
        </w:tc>
      </w:tr>
      <w:tr w:rsidR="007A4EC7" w:rsidRPr="00AD7E60" w14:paraId="133A9513" w14:textId="77777777" w:rsidTr="00696D0D">
        <w:tc>
          <w:tcPr>
            <w:tcW w:w="2405" w:type="dxa"/>
          </w:tcPr>
          <w:p w14:paraId="631BAC87" w14:textId="77777777" w:rsidR="007A4EC7" w:rsidRPr="00AD7E60" w:rsidRDefault="007A4EC7" w:rsidP="00696D0D">
            <w:pPr>
              <w:pStyle w:val="NoSpacing"/>
            </w:pPr>
            <w:r w:rsidRPr="00AD7E60">
              <w:t>Make Payable To</w:t>
            </w:r>
          </w:p>
          <w:p w14:paraId="37B694EE" w14:textId="77777777" w:rsidR="007A4EC7" w:rsidRPr="00AD7E60" w:rsidRDefault="007A4EC7" w:rsidP="00696D0D">
            <w:pPr>
              <w:pStyle w:val="NoSpacing"/>
            </w:pPr>
          </w:p>
        </w:tc>
        <w:tc>
          <w:tcPr>
            <w:tcW w:w="2103" w:type="dxa"/>
          </w:tcPr>
          <w:p w14:paraId="727C38C9" w14:textId="77777777" w:rsidR="007A4EC7" w:rsidRPr="00AD7E60" w:rsidRDefault="007A4EC7" w:rsidP="00696D0D">
            <w:pPr>
              <w:pStyle w:val="NoSpacing"/>
            </w:pPr>
            <w:r w:rsidRPr="00AD7E60">
              <w:t>Payment By Check</w:t>
            </w:r>
          </w:p>
        </w:tc>
        <w:tc>
          <w:tcPr>
            <w:tcW w:w="2254" w:type="dxa"/>
          </w:tcPr>
          <w:p w14:paraId="229B7E6B" w14:textId="77777777" w:rsidR="007A4EC7" w:rsidRPr="00AD7E60" w:rsidRDefault="007A4EC7" w:rsidP="00696D0D">
            <w:pPr>
              <w:pStyle w:val="NoSpacing"/>
            </w:pPr>
            <w:r w:rsidRPr="00AD7E60">
              <w:t>Payment By Checks</w:t>
            </w:r>
          </w:p>
          <w:p w14:paraId="424D8B0A" w14:textId="77777777" w:rsidR="007A4EC7" w:rsidRPr="00AD7E60" w:rsidRDefault="007A4EC7" w:rsidP="00696D0D">
            <w:pPr>
              <w:pStyle w:val="NoSpacing"/>
            </w:pPr>
          </w:p>
        </w:tc>
        <w:tc>
          <w:tcPr>
            <w:tcW w:w="2254" w:type="dxa"/>
          </w:tcPr>
          <w:p w14:paraId="33DBD301" w14:textId="77777777" w:rsidR="007A4EC7" w:rsidRPr="00AD7E60" w:rsidRDefault="007A4EC7" w:rsidP="00696D0D">
            <w:pPr>
              <w:pStyle w:val="NoSpacing"/>
            </w:pPr>
            <w:r w:rsidRPr="00AD7E60">
              <w:t>Please Remit Payment To</w:t>
            </w:r>
          </w:p>
        </w:tc>
      </w:tr>
      <w:tr w:rsidR="007A4EC7" w:rsidRPr="00AD7E60" w14:paraId="6844910D" w14:textId="77777777" w:rsidTr="00696D0D">
        <w:tc>
          <w:tcPr>
            <w:tcW w:w="2405" w:type="dxa"/>
          </w:tcPr>
          <w:p w14:paraId="4975A6DC" w14:textId="77777777" w:rsidR="007A4EC7" w:rsidRPr="00AD7E60" w:rsidRDefault="007A4EC7" w:rsidP="00696D0D">
            <w:pPr>
              <w:pStyle w:val="NoSpacing"/>
            </w:pPr>
            <w:r w:rsidRPr="00AD7E60">
              <w:t>Please Remit Payments To</w:t>
            </w:r>
          </w:p>
          <w:p w14:paraId="418F1F29" w14:textId="77777777" w:rsidR="007A4EC7" w:rsidRPr="00AD7E60" w:rsidRDefault="007A4EC7" w:rsidP="00696D0D">
            <w:pPr>
              <w:pStyle w:val="NoSpacing"/>
            </w:pPr>
          </w:p>
        </w:tc>
        <w:tc>
          <w:tcPr>
            <w:tcW w:w="2103" w:type="dxa"/>
          </w:tcPr>
          <w:p w14:paraId="2AAB4E8C" w14:textId="77777777" w:rsidR="007A4EC7" w:rsidRPr="00AD7E60" w:rsidRDefault="007A4EC7" w:rsidP="00696D0D">
            <w:pPr>
              <w:pStyle w:val="NoSpacing"/>
            </w:pPr>
            <w:r w:rsidRPr="00AD7E60">
              <w:t>Please Remit To</w:t>
            </w:r>
          </w:p>
        </w:tc>
        <w:tc>
          <w:tcPr>
            <w:tcW w:w="2254" w:type="dxa"/>
          </w:tcPr>
          <w:p w14:paraId="08F124DC" w14:textId="77777777" w:rsidR="007A4EC7" w:rsidRPr="00AD7E60" w:rsidRDefault="007A4EC7" w:rsidP="00696D0D">
            <w:pPr>
              <w:pStyle w:val="NoSpacing"/>
            </w:pPr>
            <w:r w:rsidRPr="00AD7E60">
              <w:t>Please Send Remittance To</w:t>
            </w:r>
          </w:p>
          <w:p w14:paraId="261FB0CA" w14:textId="77777777" w:rsidR="007A4EC7" w:rsidRPr="00AD7E60" w:rsidRDefault="007A4EC7" w:rsidP="00696D0D">
            <w:pPr>
              <w:pStyle w:val="NoSpacing"/>
            </w:pPr>
          </w:p>
        </w:tc>
        <w:tc>
          <w:tcPr>
            <w:tcW w:w="2254" w:type="dxa"/>
          </w:tcPr>
          <w:p w14:paraId="28CDF6F2" w14:textId="77777777" w:rsidR="007A4EC7" w:rsidRPr="00AD7E60" w:rsidRDefault="007A4EC7" w:rsidP="00696D0D">
            <w:pPr>
              <w:pStyle w:val="NoSpacing"/>
            </w:pPr>
            <w:r w:rsidRPr="00AD7E60">
              <w:t>Regular Mail</w:t>
            </w:r>
          </w:p>
          <w:p w14:paraId="00877949" w14:textId="77777777" w:rsidR="007A4EC7" w:rsidRPr="00AD7E60" w:rsidRDefault="007A4EC7" w:rsidP="00696D0D">
            <w:pPr>
              <w:pStyle w:val="NoSpacing"/>
            </w:pPr>
          </w:p>
        </w:tc>
      </w:tr>
      <w:tr w:rsidR="007A4EC7" w:rsidRPr="00AD7E60" w14:paraId="6F052007" w14:textId="77777777" w:rsidTr="00696D0D">
        <w:tc>
          <w:tcPr>
            <w:tcW w:w="2405" w:type="dxa"/>
          </w:tcPr>
          <w:p w14:paraId="297D8E05" w14:textId="77777777" w:rsidR="007A4EC7" w:rsidRPr="00AD7E60" w:rsidRDefault="007A4EC7" w:rsidP="00696D0D">
            <w:pPr>
              <w:pStyle w:val="NoSpacing"/>
            </w:pPr>
            <w:r w:rsidRPr="00AD7E60">
              <w:t>Remit Payment To</w:t>
            </w:r>
          </w:p>
          <w:p w14:paraId="50BE2324" w14:textId="77777777" w:rsidR="007A4EC7" w:rsidRPr="00AD7E60" w:rsidRDefault="007A4EC7" w:rsidP="00696D0D">
            <w:pPr>
              <w:pStyle w:val="NoSpacing"/>
            </w:pPr>
          </w:p>
        </w:tc>
        <w:tc>
          <w:tcPr>
            <w:tcW w:w="2103" w:type="dxa"/>
          </w:tcPr>
          <w:p w14:paraId="2957074D" w14:textId="77777777" w:rsidR="007A4EC7" w:rsidRPr="00AD7E60" w:rsidRDefault="007A4EC7" w:rsidP="00696D0D">
            <w:pPr>
              <w:pStyle w:val="NoSpacing"/>
            </w:pPr>
            <w:r w:rsidRPr="00AD7E60">
              <w:t>Remit Payments To</w:t>
            </w:r>
          </w:p>
          <w:p w14:paraId="0ABFEC0B" w14:textId="77777777" w:rsidR="007A4EC7" w:rsidRPr="00AD7E60" w:rsidRDefault="007A4EC7" w:rsidP="00696D0D">
            <w:pPr>
              <w:pStyle w:val="NoSpacing"/>
            </w:pPr>
          </w:p>
        </w:tc>
        <w:tc>
          <w:tcPr>
            <w:tcW w:w="2254" w:type="dxa"/>
          </w:tcPr>
          <w:p w14:paraId="7FCF1804" w14:textId="77777777" w:rsidR="007A4EC7" w:rsidRPr="00AD7E60" w:rsidRDefault="007A4EC7" w:rsidP="00696D0D">
            <w:pPr>
              <w:pStyle w:val="NoSpacing"/>
            </w:pPr>
            <w:r w:rsidRPr="00AD7E60">
              <w:t>Remit To</w:t>
            </w:r>
          </w:p>
          <w:p w14:paraId="46D9503B" w14:textId="77777777" w:rsidR="007A4EC7" w:rsidRPr="00AD7E60" w:rsidRDefault="007A4EC7" w:rsidP="00696D0D">
            <w:pPr>
              <w:pStyle w:val="NoSpacing"/>
            </w:pPr>
          </w:p>
        </w:tc>
        <w:tc>
          <w:tcPr>
            <w:tcW w:w="2254" w:type="dxa"/>
          </w:tcPr>
          <w:p w14:paraId="19E7CE2A" w14:textId="77777777" w:rsidR="007A4EC7" w:rsidRPr="00AD7E60" w:rsidRDefault="007A4EC7" w:rsidP="00696D0D">
            <w:pPr>
              <w:pStyle w:val="NoSpacing"/>
            </w:pPr>
            <w:r w:rsidRPr="00AD7E60">
              <w:t>Remittance Address</w:t>
            </w:r>
          </w:p>
          <w:p w14:paraId="6CDCD5DB" w14:textId="77777777" w:rsidR="007A4EC7" w:rsidRPr="00AD7E60" w:rsidRDefault="007A4EC7" w:rsidP="00696D0D">
            <w:pPr>
              <w:pStyle w:val="NoSpacing"/>
            </w:pPr>
          </w:p>
        </w:tc>
      </w:tr>
      <w:tr w:rsidR="007A4EC7" w:rsidRPr="00AD7E60" w14:paraId="615B3CAE" w14:textId="77777777" w:rsidTr="00696D0D">
        <w:tc>
          <w:tcPr>
            <w:tcW w:w="2405" w:type="dxa"/>
          </w:tcPr>
          <w:p w14:paraId="32AA94EB" w14:textId="77777777" w:rsidR="007A4EC7" w:rsidRPr="008C6762" w:rsidRDefault="007A4EC7" w:rsidP="00696D0D">
            <w:pPr>
              <w:pStyle w:val="NoSpacing"/>
              <w:rPr>
                <w:lang w:val="en-GB"/>
              </w:rPr>
            </w:pPr>
            <w:r w:rsidRPr="008C6762">
              <w:rPr>
                <w:lang w:val="en-GB"/>
              </w:rPr>
              <w:t>Return This Portion With Check Payable To</w:t>
            </w:r>
          </w:p>
          <w:p w14:paraId="551FD642" w14:textId="77777777" w:rsidR="007A4EC7" w:rsidRPr="008C6762" w:rsidRDefault="007A4EC7" w:rsidP="00696D0D">
            <w:pPr>
              <w:pStyle w:val="NoSpacing"/>
              <w:rPr>
                <w:lang w:val="en-GB"/>
              </w:rPr>
            </w:pPr>
          </w:p>
        </w:tc>
        <w:tc>
          <w:tcPr>
            <w:tcW w:w="2103" w:type="dxa"/>
          </w:tcPr>
          <w:p w14:paraId="416B887B" w14:textId="77777777" w:rsidR="007A4EC7" w:rsidRPr="00AD7E60" w:rsidRDefault="007A4EC7" w:rsidP="00696D0D">
            <w:pPr>
              <w:pStyle w:val="NoSpacing"/>
            </w:pPr>
            <w:r w:rsidRPr="00AD7E60">
              <w:t>Send All Payments To</w:t>
            </w:r>
          </w:p>
          <w:p w14:paraId="555F9CBE" w14:textId="77777777" w:rsidR="007A4EC7" w:rsidRPr="00AD7E60" w:rsidRDefault="007A4EC7" w:rsidP="00696D0D">
            <w:pPr>
              <w:pStyle w:val="NoSpacing"/>
            </w:pPr>
          </w:p>
        </w:tc>
        <w:tc>
          <w:tcPr>
            <w:tcW w:w="2254" w:type="dxa"/>
          </w:tcPr>
          <w:p w14:paraId="500CF87E" w14:textId="77777777" w:rsidR="007A4EC7" w:rsidRPr="00AD7E60" w:rsidRDefault="007A4EC7" w:rsidP="00696D0D">
            <w:pPr>
              <w:pStyle w:val="NoSpacing"/>
            </w:pPr>
            <w:r w:rsidRPr="00AD7E60">
              <w:t>Send Payment To</w:t>
            </w:r>
          </w:p>
        </w:tc>
        <w:tc>
          <w:tcPr>
            <w:tcW w:w="2254" w:type="dxa"/>
          </w:tcPr>
          <w:p w14:paraId="1CA5E0F4" w14:textId="77777777" w:rsidR="007A4EC7" w:rsidRPr="00AD7E60" w:rsidRDefault="007A4EC7" w:rsidP="00696D0D">
            <w:pPr>
              <w:pStyle w:val="NoSpacing"/>
            </w:pPr>
            <w:r w:rsidRPr="00AD7E60">
              <w:t>Send Payments To</w:t>
            </w:r>
          </w:p>
          <w:p w14:paraId="22B3A8B0" w14:textId="77777777" w:rsidR="007A4EC7" w:rsidRPr="00AD7E60" w:rsidRDefault="007A4EC7" w:rsidP="00696D0D">
            <w:pPr>
              <w:pStyle w:val="NoSpacing"/>
            </w:pPr>
          </w:p>
        </w:tc>
      </w:tr>
      <w:tr w:rsidR="007A4EC7" w:rsidRPr="00AD7E60" w14:paraId="26710053" w14:textId="77777777" w:rsidTr="00696D0D">
        <w:tc>
          <w:tcPr>
            <w:tcW w:w="2405" w:type="dxa"/>
          </w:tcPr>
          <w:p w14:paraId="0433C9C3" w14:textId="77777777" w:rsidR="007A4EC7" w:rsidRPr="00AD7E60" w:rsidRDefault="007A4EC7" w:rsidP="00696D0D">
            <w:pPr>
              <w:pStyle w:val="NoSpacing"/>
            </w:pPr>
            <w:r w:rsidRPr="00AD7E60">
              <w:t>Send Remittance To</w:t>
            </w:r>
          </w:p>
          <w:p w14:paraId="51CFFC8E" w14:textId="77777777" w:rsidR="007A4EC7" w:rsidRPr="00AD7E60" w:rsidRDefault="007A4EC7" w:rsidP="00696D0D">
            <w:pPr>
              <w:pStyle w:val="NoSpacing"/>
            </w:pPr>
          </w:p>
        </w:tc>
        <w:tc>
          <w:tcPr>
            <w:tcW w:w="2103" w:type="dxa"/>
          </w:tcPr>
          <w:p w14:paraId="3318AEB3" w14:textId="77777777" w:rsidR="007A4EC7" w:rsidRPr="00AD7E60" w:rsidRDefault="007A4EC7" w:rsidP="00696D0D">
            <w:pPr>
              <w:pStyle w:val="NoSpacing"/>
            </w:pPr>
            <w:r w:rsidRPr="00AD7E60">
              <w:t>Submit Payment To</w:t>
            </w:r>
          </w:p>
          <w:p w14:paraId="54F2DE12" w14:textId="77777777" w:rsidR="007A4EC7" w:rsidRPr="00AD7E60" w:rsidRDefault="007A4EC7" w:rsidP="00696D0D">
            <w:pPr>
              <w:pStyle w:val="NoSpacing"/>
            </w:pPr>
          </w:p>
        </w:tc>
        <w:tc>
          <w:tcPr>
            <w:tcW w:w="2254" w:type="dxa"/>
          </w:tcPr>
          <w:p w14:paraId="043E389A" w14:textId="77777777" w:rsidR="007A4EC7" w:rsidRPr="00AD7E60" w:rsidRDefault="007A4EC7" w:rsidP="00696D0D">
            <w:pPr>
              <w:pStyle w:val="NoSpacing"/>
            </w:pPr>
            <w:r w:rsidRPr="00AD7E60">
              <w:t>Submit Payments To</w:t>
            </w:r>
          </w:p>
        </w:tc>
        <w:tc>
          <w:tcPr>
            <w:tcW w:w="2254" w:type="dxa"/>
          </w:tcPr>
          <w:p w14:paraId="620E1A2D" w14:textId="77777777" w:rsidR="007A4EC7" w:rsidRPr="00AD7E60" w:rsidRDefault="007A4EC7" w:rsidP="00696D0D">
            <w:pPr>
              <w:pStyle w:val="NoSpacing"/>
            </w:pPr>
            <w:r w:rsidRPr="00AD7E60">
              <w:t>Submit To</w:t>
            </w:r>
          </w:p>
          <w:p w14:paraId="520F0CF5" w14:textId="77777777" w:rsidR="007A4EC7" w:rsidRPr="00AD7E60" w:rsidRDefault="007A4EC7" w:rsidP="00696D0D">
            <w:pPr>
              <w:pStyle w:val="NoSpacing"/>
            </w:pPr>
          </w:p>
        </w:tc>
      </w:tr>
      <w:tr w:rsidR="007A4EC7" w:rsidRPr="00AD7E60" w14:paraId="5A97B171" w14:textId="77777777" w:rsidTr="00696D0D">
        <w:tc>
          <w:tcPr>
            <w:tcW w:w="2405" w:type="dxa"/>
          </w:tcPr>
          <w:p w14:paraId="58264A84" w14:textId="77777777" w:rsidR="007A4EC7" w:rsidRPr="008C6762" w:rsidRDefault="007A4EC7" w:rsidP="00696D0D">
            <w:pPr>
              <w:pStyle w:val="NoSpacing"/>
              <w:rPr>
                <w:lang w:val="en-GB"/>
              </w:rPr>
            </w:pPr>
            <w:r w:rsidRPr="008C6762">
              <w:rPr>
                <w:lang w:val="en-GB"/>
              </w:rPr>
              <w:t>When Paying By Mail Send Payment To</w:t>
            </w:r>
          </w:p>
          <w:p w14:paraId="5005860A" w14:textId="77777777" w:rsidR="007A4EC7" w:rsidRPr="008C6762" w:rsidRDefault="007A4EC7" w:rsidP="00696D0D">
            <w:pPr>
              <w:pStyle w:val="NoSpacing"/>
              <w:rPr>
                <w:lang w:val="en-GB"/>
              </w:rPr>
            </w:pPr>
          </w:p>
        </w:tc>
        <w:tc>
          <w:tcPr>
            <w:tcW w:w="2103" w:type="dxa"/>
          </w:tcPr>
          <w:p w14:paraId="7EF41089" w14:textId="77777777" w:rsidR="007A4EC7" w:rsidRPr="008C6762" w:rsidRDefault="007A4EC7" w:rsidP="00696D0D">
            <w:pPr>
              <w:pStyle w:val="NoSpacing"/>
              <w:rPr>
                <w:lang w:val="en-GB"/>
              </w:rPr>
            </w:pPr>
            <w:r w:rsidRPr="008C6762">
              <w:rPr>
                <w:lang w:val="en-GB"/>
              </w:rPr>
              <w:t>When Paying By Mail Send Payments To</w:t>
            </w:r>
          </w:p>
        </w:tc>
        <w:tc>
          <w:tcPr>
            <w:tcW w:w="2254" w:type="dxa"/>
          </w:tcPr>
          <w:p w14:paraId="742B4EFA" w14:textId="77777777" w:rsidR="007A4EC7" w:rsidRPr="008C6762" w:rsidRDefault="007A4EC7" w:rsidP="00696D0D">
            <w:pPr>
              <w:pStyle w:val="NoSpacing"/>
              <w:rPr>
                <w:lang w:val="en-GB"/>
              </w:rPr>
            </w:pPr>
          </w:p>
        </w:tc>
        <w:tc>
          <w:tcPr>
            <w:tcW w:w="2254" w:type="dxa"/>
          </w:tcPr>
          <w:p w14:paraId="3C81CCB9" w14:textId="77777777" w:rsidR="007A4EC7" w:rsidRPr="008C6762" w:rsidRDefault="007A4EC7" w:rsidP="00696D0D">
            <w:pPr>
              <w:pStyle w:val="NoSpacing"/>
              <w:rPr>
                <w:lang w:val="en-GB"/>
              </w:rPr>
            </w:pPr>
          </w:p>
        </w:tc>
      </w:tr>
    </w:tbl>
    <w:p w14:paraId="087F2CE6" w14:textId="77777777" w:rsidR="007A4EC7" w:rsidRDefault="007A4EC7" w:rsidP="007A4EC7">
      <w:pPr>
        <w:pStyle w:val="BodyText"/>
        <w:ind w:left="0"/>
      </w:pPr>
    </w:p>
    <w:p w14:paraId="11EA15CD" w14:textId="77777777" w:rsidR="007A4EC7" w:rsidRDefault="007A4EC7" w:rsidP="007A4EC7">
      <w:pPr>
        <w:pStyle w:val="Heading1"/>
        <w:numPr>
          <w:ilvl w:val="0"/>
          <w:numId w:val="34"/>
        </w:numPr>
      </w:pPr>
      <w:bookmarkStart w:id="730" w:name="_Toc436915579"/>
      <w:bookmarkStart w:id="731" w:name="_Toc83127228"/>
      <w:r>
        <w:lastRenderedPageBreak/>
        <w:t>Appendix</w:t>
      </w:r>
      <w:bookmarkEnd w:id="730"/>
      <w:bookmarkEnd w:id="731"/>
    </w:p>
    <w:p w14:paraId="5C530D52" w14:textId="77777777" w:rsidR="007A4EC7" w:rsidRDefault="007A4EC7" w:rsidP="007A4EC7"/>
    <w:p w14:paraId="7932F74D" w14:textId="77777777" w:rsidR="007A4EC7" w:rsidRDefault="007A4EC7" w:rsidP="007A4EC7">
      <w:pPr>
        <w:pStyle w:val="Heading2"/>
        <w:numPr>
          <w:ilvl w:val="1"/>
          <w:numId w:val="34"/>
        </w:numPr>
      </w:pPr>
      <w:bookmarkStart w:id="732" w:name="_Toc397937149"/>
      <w:bookmarkStart w:id="733" w:name="_Toc83127229"/>
      <w:r w:rsidRPr="00823301">
        <w:t>Glossary</w:t>
      </w:r>
      <w:r>
        <w:t xml:space="preserve"> of Terms</w:t>
      </w:r>
      <w:bookmarkEnd w:id="732"/>
      <w:bookmarkEnd w:id="733"/>
    </w:p>
    <w:p w14:paraId="3346301F" w14:textId="77777777" w:rsidR="007A4EC7" w:rsidRPr="00823301" w:rsidRDefault="007A4EC7" w:rsidP="007A4EC7">
      <w:pPr>
        <w:pStyle w:val="Heading3"/>
        <w:numPr>
          <w:ilvl w:val="2"/>
          <w:numId w:val="34"/>
        </w:numPr>
      </w:pPr>
      <w:bookmarkStart w:id="734" w:name="_8.1_Legal_unit"/>
      <w:bookmarkStart w:id="735" w:name="_Legal_unit_name"/>
      <w:bookmarkStart w:id="736" w:name="_Toc397937150"/>
      <w:bookmarkStart w:id="737" w:name="_Toc83127230"/>
      <w:bookmarkEnd w:id="734"/>
      <w:bookmarkEnd w:id="735"/>
      <w:r w:rsidRPr="00823301">
        <w:t>Legal unit name</w:t>
      </w:r>
      <w:bookmarkEnd w:id="736"/>
      <w:bookmarkEnd w:id="737"/>
    </w:p>
    <w:p w14:paraId="26B0E583" w14:textId="77777777" w:rsidR="007A4EC7" w:rsidRDefault="007A4EC7" w:rsidP="007A4EC7">
      <w:pPr>
        <w:pStyle w:val="BodyText"/>
      </w:pPr>
      <w:r>
        <w:t>The name of the unit within the customer organization. This should be the registered name of the unit / company. This information will be used to establish any required PO boxes and as the company name inserted into invoices from the Basware Scan Service. A dummy company may need to be created for receiving unmatchable invoices.</w:t>
      </w:r>
    </w:p>
    <w:p w14:paraId="6B619AAB" w14:textId="77777777" w:rsidR="007A4EC7" w:rsidRPr="00215CCA" w:rsidRDefault="007A4EC7" w:rsidP="007A4EC7">
      <w:pPr>
        <w:pStyle w:val="BodyText"/>
      </w:pPr>
      <w:bookmarkStart w:id="738" w:name="_8.2_E-Invoice_Address"/>
      <w:bookmarkStart w:id="739" w:name="_Toc397937151"/>
      <w:bookmarkEnd w:id="738"/>
      <w:r w:rsidRPr="00215CCA">
        <w:t xml:space="preserve">See unit </w:t>
      </w:r>
      <w:hyperlink w:anchor="_Unit_Matrix" w:history="1">
        <w:r w:rsidRPr="00215CCA">
          <w:rPr>
            <w:rStyle w:val="Hyperlink"/>
          </w:rPr>
          <w:t>matrix</w:t>
        </w:r>
      </w:hyperlink>
    </w:p>
    <w:p w14:paraId="1A778849" w14:textId="77777777" w:rsidR="007A4EC7" w:rsidRDefault="007A4EC7" w:rsidP="007A4EC7">
      <w:pPr>
        <w:pStyle w:val="Heading3"/>
        <w:numPr>
          <w:ilvl w:val="2"/>
          <w:numId w:val="34"/>
        </w:numPr>
      </w:pPr>
      <w:bookmarkStart w:id="740" w:name="_E-Invoice_Address"/>
      <w:bookmarkStart w:id="741" w:name="_Toc83127231"/>
      <w:bookmarkEnd w:id="740"/>
      <w:r>
        <w:t>E-Invoice Address</w:t>
      </w:r>
      <w:bookmarkEnd w:id="739"/>
      <w:bookmarkEnd w:id="741"/>
    </w:p>
    <w:p w14:paraId="76B41D3A" w14:textId="77777777" w:rsidR="007A4EC7" w:rsidRDefault="007A4EC7" w:rsidP="007A4EC7">
      <w:pPr>
        <w:pStyle w:val="BodyText"/>
      </w:pPr>
      <w:r>
        <w:t>This is a unique identifying number that is assigned to each receiving unit in order to route e-invoices through the BT platform. In other words, it is a unique identifier for Basware Network. If the customer already is an e-invoice receiver these may already be assigned and recorded in BT. If not, it is recommended that existing unique codes be selected such as VAT registration numbers/Tax numbers, Swedish Organization number, EAN or similar. If these do not exist, they must be created and / or ordered from the appropriate authority. The e-invoice entered in the Unit matrix must be present in the extracts provided.</w:t>
      </w:r>
    </w:p>
    <w:p w14:paraId="76D22990" w14:textId="77777777" w:rsidR="007A4EC7" w:rsidRPr="00215CCA" w:rsidRDefault="007A4EC7" w:rsidP="007A4EC7">
      <w:pPr>
        <w:pStyle w:val="BodyText"/>
      </w:pPr>
      <w:bookmarkStart w:id="742" w:name="_8.3_Unique_Company"/>
      <w:bookmarkStart w:id="743" w:name="_Toc397937152"/>
      <w:bookmarkEnd w:id="742"/>
      <w:r w:rsidRPr="00215CCA">
        <w:t xml:space="preserve">See unit </w:t>
      </w:r>
      <w:hyperlink w:anchor="_Unit_Matrix" w:history="1">
        <w:r w:rsidRPr="00215CCA">
          <w:rPr>
            <w:rStyle w:val="Hyperlink"/>
          </w:rPr>
          <w:t>matrix</w:t>
        </w:r>
      </w:hyperlink>
    </w:p>
    <w:p w14:paraId="77915DF0" w14:textId="77777777" w:rsidR="007A4EC7" w:rsidRPr="00823301" w:rsidRDefault="007A4EC7" w:rsidP="007A4EC7">
      <w:pPr>
        <w:pStyle w:val="Heading3"/>
        <w:numPr>
          <w:ilvl w:val="2"/>
          <w:numId w:val="34"/>
        </w:numPr>
      </w:pPr>
      <w:bookmarkStart w:id="744" w:name="_Unique_Company_Code"/>
      <w:bookmarkStart w:id="745" w:name="_Toc83127232"/>
      <w:bookmarkEnd w:id="744"/>
      <w:r w:rsidRPr="00823301">
        <w:t>Unique Company Code</w:t>
      </w:r>
      <w:bookmarkEnd w:id="743"/>
      <w:bookmarkEnd w:id="745"/>
    </w:p>
    <w:p w14:paraId="1ECDBE4B" w14:textId="77777777" w:rsidR="007A4EC7" w:rsidRDefault="007A4EC7" w:rsidP="007A4EC7">
      <w:pPr>
        <w:pStyle w:val="BodyText"/>
      </w:pPr>
      <w:r>
        <w:t>The number or code assigned to the unit in the accounts payable system. This is used for identification and routing purposes in situations where more than one legal entity shares one PO Box. This is not the same as the e-invoice address. In IP it is the company number. The company code entered in the Unit matrix must be present in the extracts provided.</w:t>
      </w:r>
    </w:p>
    <w:p w14:paraId="560A11B2" w14:textId="77777777" w:rsidR="007A4EC7" w:rsidRPr="00215CCA" w:rsidRDefault="007A4EC7" w:rsidP="007A4EC7">
      <w:pPr>
        <w:pStyle w:val="BodyText"/>
      </w:pPr>
      <w:bookmarkStart w:id="746" w:name="_8.4_VAT_Registration"/>
      <w:bookmarkStart w:id="747" w:name="_Toc397937153"/>
      <w:bookmarkEnd w:id="746"/>
      <w:r w:rsidRPr="00215CCA">
        <w:t xml:space="preserve">See unit </w:t>
      </w:r>
      <w:hyperlink w:anchor="_Unit_Matrix" w:history="1">
        <w:r w:rsidRPr="00215CCA">
          <w:rPr>
            <w:rStyle w:val="Hyperlink"/>
          </w:rPr>
          <w:t>matrix</w:t>
        </w:r>
      </w:hyperlink>
    </w:p>
    <w:p w14:paraId="5B55BA52" w14:textId="77777777" w:rsidR="007A4EC7" w:rsidRPr="00823301" w:rsidRDefault="007A4EC7" w:rsidP="007A4EC7">
      <w:pPr>
        <w:pStyle w:val="Heading3"/>
        <w:numPr>
          <w:ilvl w:val="2"/>
          <w:numId w:val="34"/>
        </w:numPr>
      </w:pPr>
      <w:bookmarkStart w:id="748" w:name="_VAT_Registration_Number"/>
      <w:bookmarkStart w:id="749" w:name="_Toc83127233"/>
      <w:bookmarkEnd w:id="748"/>
      <w:r w:rsidRPr="00823301">
        <w:t>VAT Registration Number</w:t>
      </w:r>
      <w:bookmarkEnd w:id="747"/>
      <w:bookmarkEnd w:id="749"/>
    </w:p>
    <w:p w14:paraId="02D9C1C5" w14:textId="77777777" w:rsidR="007A4EC7" w:rsidRDefault="007A4EC7" w:rsidP="007A4EC7">
      <w:pPr>
        <w:pStyle w:val="BodyText"/>
      </w:pPr>
      <w:r>
        <w:t xml:space="preserve">If Vat Registration number is an extracted field, then the values populated in this column will be </w:t>
      </w:r>
      <w:r>
        <w:rPr>
          <w:u w:val="single"/>
        </w:rPr>
        <w:t>excluded</w:t>
      </w:r>
      <w:r>
        <w:t xml:space="preserve"> from the results </w:t>
      </w:r>
    </w:p>
    <w:p w14:paraId="76EB5E35" w14:textId="77777777" w:rsidR="007A4EC7" w:rsidRPr="00215CCA" w:rsidRDefault="007A4EC7" w:rsidP="007A4EC7">
      <w:pPr>
        <w:pStyle w:val="BodyText"/>
      </w:pPr>
      <w:bookmarkStart w:id="750" w:name="_8.5_Scan_Provider"/>
      <w:bookmarkStart w:id="751" w:name="_Toc397937154"/>
      <w:bookmarkEnd w:id="750"/>
      <w:r w:rsidRPr="00215CCA">
        <w:t xml:space="preserve">See unit </w:t>
      </w:r>
      <w:hyperlink w:anchor="_Unit_Matrix" w:history="1">
        <w:r w:rsidRPr="00215CCA">
          <w:rPr>
            <w:rStyle w:val="Hyperlink"/>
          </w:rPr>
          <w:t>matrix</w:t>
        </w:r>
      </w:hyperlink>
    </w:p>
    <w:p w14:paraId="3E8A0793" w14:textId="77777777" w:rsidR="007A4EC7" w:rsidRPr="00823301" w:rsidRDefault="007A4EC7" w:rsidP="007A4EC7">
      <w:pPr>
        <w:pStyle w:val="Heading3"/>
        <w:numPr>
          <w:ilvl w:val="2"/>
          <w:numId w:val="34"/>
        </w:numPr>
      </w:pPr>
      <w:bookmarkStart w:id="752" w:name="_Scan_Provider"/>
      <w:bookmarkStart w:id="753" w:name="_Toc83127234"/>
      <w:bookmarkEnd w:id="752"/>
      <w:r w:rsidRPr="00823301">
        <w:t>Scan Provider</w:t>
      </w:r>
      <w:bookmarkEnd w:id="751"/>
      <w:bookmarkEnd w:id="753"/>
    </w:p>
    <w:p w14:paraId="50516798" w14:textId="77777777" w:rsidR="007A4EC7" w:rsidRDefault="007A4EC7" w:rsidP="007A4EC7">
      <w:pPr>
        <w:pStyle w:val="BodyText"/>
      </w:pPr>
      <w:r>
        <w:t xml:space="preserve">The entity that will receive and scan paper material. If any regional scan partner will be used, a Scan Partner Order Form must be filled out and uploaded to S&amp;C SharePoint site. </w:t>
      </w:r>
    </w:p>
    <w:p w14:paraId="5E002036" w14:textId="77777777" w:rsidR="007A4EC7" w:rsidRPr="00215CCA" w:rsidRDefault="007A4EC7" w:rsidP="007A4EC7">
      <w:pPr>
        <w:pStyle w:val="BodyText"/>
      </w:pPr>
      <w:bookmarkStart w:id="754" w:name="_8.6_PO_Box"/>
      <w:bookmarkStart w:id="755" w:name="_Toc397937155"/>
      <w:bookmarkEnd w:id="754"/>
      <w:r w:rsidRPr="00215CCA">
        <w:t xml:space="preserve">See unit </w:t>
      </w:r>
      <w:hyperlink w:anchor="_Unit_Matrix" w:history="1">
        <w:r w:rsidRPr="00215CCA">
          <w:rPr>
            <w:rStyle w:val="Hyperlink"/>
          </w:rPr>
          <w:t>matrix</w:t>
        </w:r>
      </w:hyperlink>
    </w:p>
    <w:p w14:paraId="45E0AA55" w14:textId="77777777" w:rsidR="007A4EC7" w:rsidRPr="00823301" w:rsidRDefault="007A4EC7" w:rsidP="007A4EC7">
      <w:pPr>
        <w:pStyle w:val="Heading3"/>
        <w:numPr>
          <w:ilvl w:val="2"/>
          <w:numId w:val="34"/>
        </w:numPr>
      </w:pPr>
      <w:bookmarkStart w:id="756" w:name="_PO_Box_Address"/>
      <w:bookmarkStart w:id="757" w:name="_Toc83127235"/>
      <w:bookmarkEnd w:id="756"/>
      <w:r w:rsidRPr="00823301">
        <w:t>PO Box Address</w:t>
      </w:r>
      <w:bookmarkEnd w:id="755"/>
      <w:bookmarkEnd w:id="757"/>
    </w:p>
    <w:p w14:paraId="56F35C3D" w14:textId="77777777" w:rsidR="007A4EC7" w:rsidRDefault="007A4EC7" w:rsidP="007A4EC7">
      <w:pPr>
        <w:pStyle w:val="BodyText"/>
        <w:rPr>
          <w:szCs w:val="16"/>
        </w:rPr>
      </w:pPr>
      <w:r>
        <w:t>This will be filled by the Basware Consultant once any new PO boxes have been ordered. The only customizable portion of the new box address is the first line, which is the legal company name (the first field). If a regional scan partner is used and new PO boxes are required, include this information in the Scan Partner Order Form.</w:t>
      </w:r>
      <w:r>
        <w:rPr>
          <w:szCs w:val="16"/>
        </w:rPr>
        <w:t xml:space="preserve"> </w:t>
      </w:r>
      <w:r>
        <w:rPr>
          <w:b/>
          <w:szCs w:val="16"/>
          <w:u w:val="single"/>
        </w:rPr>
        <w:t>If a PO Box is shared between more than one units, the default company must be highlighted in the company capture field</w:t>
      </w:r>
      <w:r>
        <w:rPr>
          <w:szCs w:val="16"/>
        </w:rPr>
        <w:t xml:space="preserve">. </w:t>
      </w:r>
    </w:p>
    <w:bookmarkStart w:id="758" w:name="_8.7_CloudScan_BT"/>
    <w:bookmarkStart w:id="759" w:name="_Toc397937156"/>
    <w:bookmarkEnd w:id="758"/>
    <w:p w14:paraId="51267670" w14:textId="77777777" w:rsidR="007A4EC7" w:rsidRDefault="007A4EC7" w:rsidP="007A4EC7">
      <w:pPr>
        <w:pStyle w:val="BodyText"/>
        <w:rPr>
          <w:b/>
        </w:rPr>
      </w:pPr>
      <w:r>
        <w:fldChar w:fldCharType="begin"/>
      </w:r>
      <w:r>
        <w:instrText>HYPERLINK  \l "_3._Unit_Matrix"</w:instrText>
      </w:r>
      <w:r>
        <w:fldChar w:fldCharType="separate"/>
      </w:r>
      <w:r>
        <w:rPr>
          <w:rStyle w:val="Hyperlink"/>
          <w:b/>
        </w:rPr>
        <w:t>See unit matrix</w:t>
      </w:r>
      <w:r>
        <w:fldChar w:fldCharType="end"/>
      </w:r>
    </w:p>
    <w:p w14:paraId="4B9A7E34" w14:textId="77777777" w:rsidR="007A4EC7" w:rsidRPr="00823301" w:rsidRDefault="007A4EC7" w:rsidP="007A4EC7">
      <w:pPr>
        <w:pStyle w:val="Heading3"/>
        <w:numPr>
          <w:ilvl w:val="2"/>
          <w:numId w:val="34"/>
        </w:numPr>
      </w:pPr>
      <w:bookmarkStart w:id="760" w:name="_BT_Service_ID"/>
      <w:bookmarkStart w:id="761" w:name="_Toc83127236"/>
      <w:bookmarkEnd w:id="759"/>
      <w:bookmarkEnd w:id="760"/>
      <w:r w:rsidRPr="00823301">
        <w:lastRenderedPageBreak/>
        <w:t>BT Service ID</w:t>
      </w:r>
      <w:bookmarkEnd w:id="761"/>
    </w:p>
    <w:p w14:paraId="00E870BA" w14:textId="77777777" w:rsidR="007A4EC7" w:rsidRDefault="007A4EC7" w:rsidP="007A4EC7">
      <w:pPr>
        <w:pStyle w:val="BodyText"/>
      </w:pPr>
      <w:r>
        <w:t>The BT Sender service account used for CloudScan sending. Only applicable for customers using CloudScan</w:t>
      </w:r>
    </w:p>
    <w:p w14:paraId="70394F42" w14:textId="77777777" w:rsidR="007A4EC7" w:rsidRPr="00215CCA" w:rsidRDefault="007A4EC7" w:rsidP="007A4EC7">
      <w:pPr>
        <w:pStyle w:val="BodyText"/>
      </w:pPr>
      <w:bookmarkStart w:id="762" w:name="_8.8_E-Mail_address"/>
      <w:bookmarkStart w:id="763" w:name="_Toc397937157"/>
      <w:bookmarkEnd w:id="762"/>
      <w:r w:rsidRPr="00215CCA">
        <w:t xml:space="preserve">See unit </w:t>
      </w:r>
      <w:hyperlink w:anchor="_Unit_Matrix" w:history="1">
        <w:r w:rsidRPr="00215CCA">
          <w:rPr>
            <w:rStyle w:val="Hyperlink"/>
          </w:rPr>
          <w:t>matrix</w:t>
        </w:r>
      </w:hyperlink>
    </w:p>
    <w:p w14:paraId="61A27FF3" w14:textId="77777777" w:rsidR="007A4EC7" w:rsidRPr="00823301" w:rsidRDefault="007A4EC7" w:rsidP="007A4EC7">
      <w:pPr>
        <w:pStyle w:val="Heading3"/>
        <w:numPr>
          <w:ilvl w:val="2"/>
          <w:numId w:val="34"/>
        </w:numPr>
      </w:pPr>
      <w:bookmarkStart w:id="764" w:name="_E-Mail_address"/>
      <w:bookmarkStart w:id="765" w:name="_Toc83127237"/>
      <w:bookmarkEnd w:id="764"/>
      <w:r w:rsidRPr="00823301">
        <w:t>E-Mail address</w:t>
      </w:r>
      <w:bookmarkEnd w:id="763"/>
      <w:bookmarkEnd w:id="765"/>
    </w:p>
    <w:p w14:paraId="32138517" w14:textId="77777777" w:rsidR="007A4EC7" w:rsidRDefault="007A4EC7" w:rsidP="007A4EC7">
      <w:pPr>
        <w:pStyle w:val="BodyText"/>
      </w:pPr>
      <w:r>
        <w:t xml:space="preserve">The e-mail receiver solution is a component of the Scan &amp; Capture service that a customer can buy as part of their agreement with Basware. It allows invoices in PDF format to be e-mailed to a specified e-mail address which will then be downloaded and processed through the implemented scan process set up for that customer. </w:t>
      </w:r>
    </w:p>
    <w:p w14:paraId="31E587D7" w14:textId="77777777" w:rsidR="007A4EC7" w:rsidRDefault="007A4EC7" w:rsidP="007A4EC7">
      <w:pPr>
        <w:pStyle w:val="ListNumber"/>
      </w:pPr>
      <w:r>
        <w:t xml:space="preserve">One e-mail address is required for each legal entity defined in the project, to enable separation and sorting of invoices in the same manner as a PO Box. </w:t>
      </w:r>
    </w:p>
    <w:p w14:paraId="4D991DB1" w14:textId="1DA3EC3D" w:rsidR="007A4EC7" w:rsidRDefault="007A4EC7" w:rsidP="007A4EC7">
      <w:pPr>
        <w:pStyle w:val="ListNumber"/>
      </w:pPr>
      <w:r>
        <w:t xml:space="preserve">The e-mail addresses are chosen by the customer with the following format:         </w:t>
      </w:r>
      <w:r>
        <w:rPr>
          <w:b/>
          <w:bCs/>
        </w:rPr>
        <w:t>&lt;customer choice&gt;@</w:t>
      </w:r>
      <w:r w:rsidR="0078375F">
        <w:rPr>
          <w:b/>
          <w:bCs/>
        </w:rPr>
        <w:t>pdf</w:t>
      </w:r>
      <w:r>
        <w:rPr>
          <w:b/>
          <w:bCs/>
        </w:rPr>
        <w:t xml:space="preserve">.basware.com </w:t>
      </w:r>
      <w:r w:rsidR="00C107DC" w:rsidRPr="00C107DC">
        <w:t>for production and</w:t>
      </w:r>
      <w:r w:rsidR="00C107DC">
        <w:rPr>
          <w:b/>
          <w:bCs/>
        </w:rPr>
        <w:t xml:space="preserve"> &lt;customer choice&gt;@bscstest.basware.com </w:t>
      </w:r>
      <w:r w:rsidR="00C107DC" w:rsidRPr="00C107DC">
        <w:t>for test purposes.</w:t>
      </w:r>
    </w:p>
    <w:p w14:paraId="0615004C" w14:textId="77777777" w:rsidR="007A4EC7" w:rsidRDefault="007A4EC7" w:rsidP="007A4EC7">
      <w:pPr>
        <w:pStyle w:val="ListNumber"/>
      </w:pPr>
      <w:r>
        <w:t xml:space="preserve">Only PDF images are to be sent to the e-mail address. Non-PDF images will be rejected and a rejection e-mail will be sent as a reply to the sender. Non-image attachments should also not be sent. </w:t>
      </w:r>
    </w:p>
    <w:p w14:paraId="6EB913C9" w14:textId="77777777" w:rsidR="007A4EC7" w:rsidRDefault="007A4EC7" w:rsidP="007A4EC7">
      <w:pPr>
        <w:pStyle w:val="ListNumber"/>
      </w:pPr>
      <w:r>
        <w:t xml:space="preserve">One e-mail message may have any number of attached image files. </w:t>
      </w:r>
    </w:p>
    <w:p w14:paraId="4D38FE5B" w14:textId="77777777" w:rsidR="007A4EC7" w:rsidRDefault="007A4EC7" w:rsidP="007A4EC7">
      <w:pPr>
        <w:pStyle w:val="ListNumber"/>
      </w:pPr>
      <w:r>
        <w:t xml:space="preserve">One image file can contain only one invoice. Image files containing more than one invoice image cannot be guaranteed to be separated. </w:t>
      </w:r>
    </w:p>
    <w:p w14:paraId="1E82B81C" w14:textId="77777777" w:rsidR="007A4EC7" w:rsidRDefault="007A4EC7" w:rsidP="007A4EC7">
      <w:pPr>
        <w:pStyle w:val="ListNumber"/>
      </w:pPr>
      <w:r>
        <w:t xml:space="preserve">Any attachments to an invoice must be included as supplementary pages in the same image file as the invoice. Attachments sent in a separate image file will be treated as a separate invoice. </w:t>
      </w:r>
    </w:p>
    <w:p w14:paraId="17DDD5DA" w14:textId="77777777" w:rsidR="007A4EC7" w:rsidRDefault="007A4EC7" w:rsidP="007A4EC7">
      <w:pPr>
        <w:pStyle w:val="ListNumber"/>
      </w:pPr>
      <w:r>
        <w:t xml:space="preserve">Non-invoice material should not be sent to the e-mail addresses. </w:t>
      </w:r>
    </w:p>
    <w:p w14:paraId="3461D135" w14:textId="77777777" w:rsidR="007A4EC7" w:rsidRDefault="007A4EC7" w:rsidP="007A4EC7">
      <w:pPr>
        <w:pStyle w:val="ListNumber"/>
      </w:pPr>
      <w:r>
        <w:t xml:space="preserve">E-mail messages and attachments are not archived. If the customer requires, received e-mail messages can be forwarded to an address of their choosing for archival. </w:t>
      </w:r>
    </w:p>
    <w:p w14:paraId="27A39CE5" w14:textId="0E5C404B" w:rsidR="007A4EC7" w:rsidRDefault="007A4EC7" w:rsidP="007A4EC7">
      <w:pPr>
        <w:pStyle w:val="BodyText"/>
      </w:pPr>
      <w:r>
        <w:t xml:space="preserve">This option </w:t>
      </w:r>
      <w:r>
        <w:rPr>
          <w:b/>
          <w:u w:val="single"/>
        </w:rPr>
        <w:t>must be</w:t>
      </w:r>
      <w:r>
        <w:t xml:space="preserve"> included in the contract signed by the customer.</w:t>
      </w:r>
    </w:p>
    <w:p w14:paraId="041B470E" w14:textId="0A863858" w:rsidR="00547992" w:rsidRDefault="00547992" w:rsidP="007A4EC7">
      <w:pPr>
        <w:pStyle w:val="BodyText"/>
      </w:pPr>
      <w:r>
        <w:t xml:space="preserve">There should be two e-mail addresses for each unit: One for Test and One for Production. The test e-mail address can be used during testing and production e-mail address should be used during production. The format for test invoices is </w:t>
      </w:r>
      <w:r w:rsidRPr="00547992">
        <w:t>&lt;customer choice&gt;@bscstest.basware.com and for production it is &lt;customer choice&gt;@bscs.basware.com</w:t>
      </w:r>
      <w:r>
        <w:t>.</w:t>
      </w:r>
    </w:p>
    <w:p w14:paraId="4AC6D156" w14:textId="77777777" w:rsidR="007A4EC7" w:rsidRPr="00215CCA" w:rsidRDefault="007A4EC7" w:rsidP="007A4EC7">
      <w:pPr>
        <w:pStyle w:val="BodyText"/>
      </w:pPr>
      <w:bookmarkStart w:id="766" w:name="_8.9_Invoice_Languages"/>
      <w:bookmarkStart w:id="767" w:name="_Toc397937158"/>
      <w:bookmarkEnd w:id="766"/>
      <w:r w:rsidRPr="00215CCA">
        <w:t xml:space="preserve">See unit </w:t>
      </w:r>
      <w:hyperlink w:anchor="_Unit_Matrix" w:history="1">
        <w:r w:rsidRPr="00215CCA">
          <w:rPr>
            <w:rStyle w:val="Hyperlink"/>
          </w:rPr>
          <w:t>matrix</w:t>
        </w:r>
      </w:hyperlink>
    </w:p>
    <w:p w14:paraId="4859A968" w14:textId="77777777" w:rsidR="007A4EC7" w:rsidRPr="00823301" w:rsidRDefault="007A4EC7" w:rsidP="007A4EC7">
      <w:pPr>
        <w:pStyle w:val="Heading3"/>
        <w:numPr>
          <w:ilvl w:val="2"/>
          <w:numId w:val="34"/>
        </w:numPr>
      </w:pPr>
      <w:bookmarkStart w:id="768" w:name="_Invoice_Languages"/>
      <w:bookmarkStart w:id="769" w:name="_Toc83127238"/>
      <w:bookmarkEnd w:id="768"/>
      <w:r w:rsidRPr="00823301">
        <w:t>Invoice Languages</w:t>
      </w:r>
      <w:bookmarkEnd w:id="767"/>
      <w:bookmarkEnd w:id="769"/>
    </w:p>
    <w:p w14:paraId="32C4DA77" w14:textId="77777777" w:rsidR="007A4EC7" w:rsidRDefault="007A4EC7" w:rsidP="007A4EC7">
      <w:pPr>
        <w:pStyle w:val="BodyText"/>
      </w:pPr>
      <w:r>
        <w:t>For each Legal Unit Name, please indicate which languages invoices can be expected to be received in. It should be in the order of languages in which invoices arrive. For example, if 70% of invoices are received in English, 20% in French and 10% in German, the values should be English, French, and German (in that order).</w:t>
      </w:r>
    </w:p>
    <w:p w14:paraId="44FDDF59" w14:textId="77777777" w:rsidR="007A4EC7" w:rsidRPr="00215CCA" w:rsidRDefault="007A4EC7" w:rsidP="007A4EC7">
      <w:pPr>
        <w:pStyle w:val="BodyText"/>
      </w:pPr>
      <w:bookmarkStart w:id="770" w:name="_8.10_Yearly_Volume"/>
      <w:bookmarkStart w:id="771" w:name="_Toc397937159"/>
      <w:bookmarkEnd w:id="770"/>
      <w:r w:rsidRPr="00215CCA">
        <w:t xml:space="preserve">See unit </w:t>
      </w:r>
      <w:hyperlink w:anchor="_Unit_Matrix" w:history="1">
        <w:r w:rsidRPr="00215CCA">
          <w:rPr>
            <w:rStyle w:val="Hyperlink"/>
          </w:rPr>
          <w:t>matrix</w:t>
        </w:r>
      </w:hyperlink>
    </w:p>
    <w:p w14:paraId="5A6E242F" w14:textId="77777777" w:rsidR="007A4EC7" w:rsidRPr="00823301" w:rsidRDefault="007A4EC7" w:rsidP="007A4EC7">
      <w:pPr>
        <w:pStyle w:val="Heading3"/>
        <w:numPr>
          <w:ilvl w:val="2"/>
          <w:numId w:val="34"/>
        </w:numPr>
      </w:pPr>
      <w:bookmarkStart w:id="772" w:name="_Yearly_Volume"/>
      <w:bookmarkStart w:id="773" w:name="_Toc83127239"/>
      <w:bookmarkEnd w:id="772"/>
      <w:r w:rsidRPr="00823301">
        <w:t>Yearly Volume</w:t>
      </w:r>
      <w:bookmarkEnd w:id="771"/>
      <w:bookmarkEnd w:id="773"/>
    </w:p>
    <w:p w14:paraId="4E6F0A85" w14:textId="77777777" w:rsidR="007A4EC7" w:rsidRDefault="007A4EC7" w:rsidP="007A4EC7">
      <w:pPr>
        <w:pStyle w:val="BodyText"/>
      </w:pPr>
      <w:r>
        <w:t>The volume of invoices per year expected for this unit.</w:t>
      </w:r>
    </w:p>
    <w:p w14:paraId="14F37C4B" w14:textId="77777777" w:rsidR="007A4EC7" w:rsidRPr="00215CCA" w:rsidRDefault="007A4EC7" w:rsidP="007A4EC7">
      <w:pPr>
        <w:pStyle w:val="BodyText"/>
      </w:pPr>
      <w:bookmarkStart w:id="774" w:name="_8.11_Go-live_date"/>
      <w:bookmarkStart w:id="775" w:name="_Toc397937160"/>
      <w:bookmarkEnd w:id="774"/>
      <w:r w:rsidRPr="00215CCA">
        <w:t xml:space="preserve">See unit </w:t>
      </w:r>
      <w:hyperlink w:anchor="_Unit_Matrix" w:history="1">
        <w:r w:rsidRPr="00215CCA">
          <w:rPr>
            <w:rStyle w:val="Hyperlink"/>
          </w:rPr>
          <w:t>matrix</w:t>
        </w:r>
      </w:hyperlink>
    </w:p>
    <w:p w14:paraId="5BF3F2E8" w14:textId="77777777" w:rsidR="007A4EC7" w:rsidRPr="00823301" w:rsidRDefault="007A4EC7" w:rsidP="007A4EC7">
      <w:pPr>
        <w:pStyle w:val="Heading3"/>
        <w:numPr>
          <w:ilvl w:val="2"/>
          <w:numId w:val="34"/>
        </w:numPr>
      </w:pPr>
      <w:bookmarkStart w:id="776" w:name="_Go-live_date"/>
      <w:bookmarkStart w:id="777" w:name="_Toc83127240"/>
      <w:bookmarkEnd w:id="776"/>
      <w:r w:rsidRPr="00823301">
        <w:t>Go-live date</w:t>
      </w:r>
      <w:bookmarkEnd w:id="775"/>
      <w:bookmarkEnd w:id="777"/>
    </w:p>
    <w:p w14:paraId="38BA87D2" w14:textId="77777777" w:rsidR="007A4EC7" w:rsidRDefault="007A4EC7" w:rsidP="007A4EC7">
      <w:pPr>
        <w:pStyle w:val="BodyText"/>
      </w:pPr>
      <w:r>
        <w:t>The date when the first production invoices are expected to be processed and released to Production BT.</w:t>
      </w:r>
    </w:p>
    <w:p w14:paraId="66F95F73" w14:textId="77777777" w:rsidR="007A4EC7" w:rsidRPr="00215CCA" w:rsidRDefault="007A4EC7" w:rsidP="007A4EC7">
      <w:pPr>
        <w:pStyle w:val="BodyText"/>
      </w:pPr>
      <w:bookmarkStart w:id="778" w:name="_8.12_Delivery_SLA"/>
      <w:bookmarkEnd w:id="778"/>
      <w:r w:rsidRPr="00215CCA">
        <w:t xml:space="preserve">See unit </w:t>
      </w:r>
      <w:hyperlink w:anchor="_Unit_Matrix" w:history="1">
        <w:r w:rsidRPr="00215CCA">
          <w:rPr>
            <w:rStyle w:val="Hyperlink"/>
          </w:rPr>
          <w:t>matrix</w:t>
        </w:r>
      </w:hyperlink>
    </w:p>
    <w:p w14:paraId="07CFA8A8" w14:textId="77777777" w:rsidR="007A4EC7" w:rsidRPr="00823301" w:rsidRDefault="007A4EC7" w:rsidP="007A4EC7">
      <w:pPr>
        <w:pStyle w:val="Heading3"/>
        <w:numPr>
          <w:ilvl w:val="2"/>
          <w:numId w:val="34"/>
        </w:numPr>
      </w:pPr>
      <w:bookmarkStart w:id="779" w:name="_Delivery_SLA_time"/>
      <w:bookmarkStart w:id="780" w:name="_Toc83127241"/>
      <w:bookmarkEnd w:id="779"/>
      <w:r w:rsidRPr="00823301">
        <w:lastRenderedPageBreak/>
        <w:t>Delivery SLA time zone</w:t>
      </w:r>
      <w:bookmarkEnd w:id="780"/>
    </w:p>
    <w:p w14:paraId="4485DB65" w14:textId="77777777" w:rsidR="007A4EC7" w:rsidRDefault="007A4EC7" w:rsidP="007A4EC7">
      <w:pPr>
        <w:pStyle w:val="BodyText"/>
      </w:pPr>
      <w:r w:rsidRPr="00A03373">
        <w:t>This is used to calculate throughput SLAs. Please provide the full time zone information for example (UTC) Dublin, Edinburgh, Lisbon, Londo</w:t>
      </w:r>
      <w:r>
        <w:t>n</w:t>
      </w:r>
    </w:p>
    <w:p w14:paraId="5E3E8B87" w14:textId="77777777" w:rsidR="007A4EC7" w:rsidRDefault="007A4EC7" w:rsidP="007A4EC7">
      <w:pPr>
        <w:pStyle w:val="Heading2"/>
        <w:numPr>
          <w:ilvl w:val="1"/>
          <w:numId w:val="34"/>
        </w:numPr>
      </w:pPr>
      <w:bookmarkStart w:id="781" w:name="_Toc83127242"/>
      <w:r>
        <w:t>Keywords:</w:t>
      </w:r>
      <w:bookmarkEnd w:id="781"/>
    </w:p>
    <w:p w14:paraId="207BB215" w14:textId="77777777" w:rsidR="007A4EC7" w:rsidRPr="000E2B13" w:rsidRDefault="007A4EC7" w:rsidP="007A4EC7">
      <w:pPr>
        <w:pStyle w:val="Heading3"/>
        <w:numPr>
          <w:ilvl w:val="2"/>
          <w:numId w:val="34"/>
        </w:numPr>
        <w:rPr>
          <w:iCs/>
          <w:szCs w:val="28"/>
        </w:rPr>
      </w:pPr>
      <w:bookmarkStart w:id="782" w:name="_Basware_maintain_keywords:"/>
      <w:bookmarkStart w:id="783" w:name="_Toc83127243"/>
      <w:bookmarkEnd w:id="782"/>
      <w:r w:rsidRPr="00186F31">
        <w:rPr>
          <w:iCs/>
          <w:szCs w:val="28"/>
        </w:rPr>
        <w:t>Basware maintain keywords</w:t>
      </w:r>
      <w:r>
        <w:rPr>
          <w:iCs/>
          <w:szCs w:val="28"/>
        </w:rPr>
        <w:t>:</w:t>
      </w:r>
      <w:bookmarkEnd w:id="783"/>
    </w:p>
    <w:p w14:paraId="446B82A8" w14:textId="3EB52DC8" w:rsidR="007A4EC7" w:rsidRDefault="007A4EC7" w:rsidP="007A4EC7">
      <w:pPr>
        <w:pStyle w:val="BodyText"/>
        <w:rPr>
          <w:rFonts w:ascii="Segoe UI" w:hAnsi="Segoe UI" w:cs="Segoe UI"/>
          <w:color w:val="000000"/>
          <w:szCs w:val="20"/>
        </w:rPr>
      </w:pPr>
      <w:r w:rsidRPr="008C6762">
        <w:rPr>
          <w:rFonts w:ascii="Segoe UI" w:hAnsi="Segoe UI" w:cs="Segoe UI"/>
          <w:color w:val="000000"/>
          <w:szCs w:val="20"/>
          <w:lang w:val="en-GB"/>
        </w:rPr>
        <w:t>Basware will maintain keywords</w:t>
      </w:r>
      <w:r w:rsidRPr="00186F31">
        <w:rPr>
          <w:rFonts w:ascii="Segoe UI" w:hAnsi="Segoe UI" w:cs="Segoe UI"/>
          <w:color w:val="000000"/>
          <w:szCs w:val="20"/>
        </w:rPr>
        <w:t xml:space="preserve"> for standard fields in the setup. </w:t>
      </w:r>
      <w:r w:rsidR="00470F07" w:rsidRPr="00470F07">
        <w:rPr>
          <w:rFonts w:ascii="Segoe UI" w:hAnsi="Segoe UI" w:cs="Segoe UI"/>
          <w:color w:val="000000"/>
          <w:szCs w:val="20"/>
        </w:rPr>
        <w:t xml:space="preserve">Basware will make amendments (additions/removal) to keywords </w:t>
      </w:r>
      <w:r w:rsidR="00470F07" w:rsidRPr="00470F07">
        <w:rPr>
          <w:rFonts w:ascii="Segoe UI" w:hAnsi="Segoe UI" w:cs="Segoe UI"/>
          <w:b/>
          <w:color w:val="000000"/>
          <w:szCs w:val="20"/>
        </w:rPr>
        <w:t>which are applicable to all other customers using the same language</w:t>
      </w:r>
      <w:r w:rsidR="00470F07" w:rsidRPr="00470F07">
        <w:rPr>
          <w:rFonts w:ascii="Segoe UI" w:hAnsi="Segoe UI" w:cs="Segoe UI"/>
          <w:color w:val="000000"/>
          <w:szCs w:val="20"/>
        </w:rPr>
        <w:t xml:space="preserve"> based on customer feedback as well as any suggestions from other customers for same languages. </w:t>
      </w:r>
      <w:r>
        <w:rPr>
          <w:rFonts w:ascii="Segoe UI" w:hAnsi="Segoe UI" w:cs="Segoe UI"/>
          <w:color w:val="000000"/>
          <w:szCs w:val="20"/>
        </w:rPr>
        <w:t xml:space="preserve"> If customer wants to review the keywords for standard fields at any point of time, a request needs to be made to CSM or Customer Care team. </w:t>
      </w:r>
    </w:p>
    <w:p w14:paraId="6B803541" w14:textId="77777777" w:rsidR="007A4EC7" w:rsidRDefault="007A4EC7" w:rsidP="007A4EC7">
      <w:pPr>
        <w:pStyle w:val="BodyText"/>
        <w:rPr>
          <w:rFonts w:ascii="Segoe UI" w:hAnsi="Segoe UI" w:cs="Segoe UI"/>
          <w:color w:val="000000"/>
          <w:szCs w:val="20"/>
        </w:rPr>
      </w:pPr>
      <w:r>
        <w:rPr>
          <w:rFonts w:ascii="Segoe UI" w:hAnsi="Segoe UI" w:cs="Segoe UI"/>
          <w:color w:val="000000"/>
          <w:szCs w:val="20"/>
        </w:rPr>
        <w:t xml:space="preserve">Advantages: </w:t>
      </w:r>
    </w:p>
    <w:p w14:paraId="3087F0BB" w14:textId="77777777" w:rsidR="007A4EC7" w:rsidRDefault="007A4EC7" w:rsidP="007A4EC7">
      <w:pPr>
        <w:pStyle w:val="ListBullet"/>
      </w:pPr>
      <w:r>
        <w:t>Customers do not need to worry about providing or reviewing keywords.</w:t>
      </w:r>
    </w:p>
    <w:p w14:paraId="6A2B01FC" w14:textId="77777777" w:rsidR="007A4EC7" w:rsidRDefault="007A4EC7" w:rsidP="007A4EC7">
      <w:pPr>
        <w:pStyle w:val="ListBullet"/>
      </w:pPr>
      <w:r w:rsidRPr="009979BA">
        <w:t>The customer solution will be kept updated with Basware Scan &amp; Capture’s best practice for use of keywords for all languages.</w:t>
      </w:r>
    </w:p>
    <w:p w14:paraId="0EF80867" w14:textId="77777777" w:rsidR="007A4EC7" w:rsidRDefault="007A4EC7" w:rsidP="007A4EC7">
      <w:pPr>
        <w:pStyle w:val="ListBullet"/>
      </w:pPr>
      <w:r w:rsidRPr="009979BA">
        <w:t>When Basware provides feedback with a suggestion for keyword changes, it will be automatically included into the technical solution. All future invoices being processed will benefit.</w:t>
      </w:r>
    </w:p>
    <w:p w14:paraId="5C670174" w14:textId="77777777" w:rsidR="007A4EC7" w:rsidRDefault="007A4EC7" w:rsidP="007A4EC7">
      <w:pPr>
        <w:pStyle w:val="ListBullet"/>
        <w:numPr>
          <w:ilvl w:val="0"/>
          <w:numId w:val="0"/>
        </w:numPr>
        <w:ind w:left="431"/>
      </w:pPr>
    </w:p>
    <w:p w14:paraId="76AF9528" w14:textId="77777777" w:rsidR="007A4EC7" w:rsidRDefault="007A4EC7" w:rsidP="007A4EC7">
      <w:pPr>
        <w:pStyle w:val="ListBullet"/>
        <w:numPr>
          <w:ilvl w:val="0"/>
          <w:numId w:val="0"/>
        </w:numPr>
        <w:ind w:left="431"/>
      </w:pPr>
      <w:r>
        <w:t xml:space="preserve">   Disadvantages:</w:t>
      </w:r>
    </w:p>
    <w:p w14:paraId="48FA0D73" w14:textId="77777777" w:rsidR="007A4EC7" w:rsidRDefault="007A4EC7" w:rsidP="007A4EC7">
      <w:pPr>
        <w:pStyle w:val="ListBullet"/>
        <w:numPr>
          <w:ilvl w:val="0"/>
          <w:numId w:val="0"/>
        </w:numPr>
        <w:ind w:left="431"/>
      </w:pPr>
    </w:p>
    <w:p w14:paraId="3BE2E09A" w14:textId="4594BB23" w:rsidR="007A4EC7" w:rsidRDefault="007A4EC7" w:rsidP="007A4EC7">
      <w:pPr>
        <w:pStyle w:val="ListBullet"/>
        <w:numPr>
          <w:ilvl w:val="0"/>
          <w:numId w:val="39"/>
        </w:numPr>
        <w:ind w:left="1418" w:hanging="284"/>
      </w:pPr>
      <w:r>
        <w:t>If customer wants full control over what keywords are to be added, this option may not be good</w:t>
      </w:r>
    </w:p>
    <w:p w14:paraId="75DBF472" w14:textId="198A2777" w:rsidR="00F753CF" w:rsidRDefault="00F753CF" w:rsidP="007A4EC7">
      <w:pPr>
        <w:pStyle w:val="ListBullet"/>
        <w:numPr>
          <w:ilvl w:val="0"/>
          <w:numId w:val="39"/>
        </w:numPr>
        <w:ind w:left="1418" w:hanging="284"/>
      </w:pPr>
      <w:r>
        <w:t>Customer cannot ask for customer specific keywords to be added which may not apply to other customers.</w:t>
      </w:r>
    </w:p>
    <w:p w14:paraId="6418BDBF" w14:textId="172D26A6" w:rsidR="00F753CF" w:rsidRDefault="00F753CF" w:rsidP="007A4EC7">
      <w:pPr>
        <w:pStyle w:val="ListBullet"/>
        <w:numPr>
          <w:ilvl w:val="0"/>
          <w:numId w:val="39"/>
        </w:numPr>
        <w:ind w:left="1418" w:hanging="284"/>
      </w:pPr>
      <w:r>
        <w:t>Customer cannot ask for keyword priorities to change which may not apply for all customers globally.</w:t>
      </w:r>
    </w:p>
    <w:p w14:paraId="09CF3609" w14:textId="77777777" w:rsidR="007A4EC7" w:rsidRDefault="007A4EC7" w:rsidP="007A4EC7">
      <w:pPr>
        <w:pStyle w:val="Heading3"/>
        <w:numPr>
          <w:ilvl w:val="2"/>
          <w:numId w:val="34"/>
        </w:numPr>
        <w:rPr>
          <w:iCs/>
          <w:szCs w:val="28"/>
        </w:rPr>
      </w:pPr>
      <w:bookmarkStart w:id="784" w:name="_Customer_maintain_keywords:"/>
      <w:bookmarkStart w:id="785" w:name="_Toc83127244"/>
      <w:bookmarkEnd w:id="784"/>
      <w:r w:rsidRPr="000E2B13">
        <w:rPr>
          <w:iCs/>
          <w:szCs w:val="28"/>
        </w:rPr>
        <w:t>Customer maintain keywords:</w:t>
      </w:r>
      <w:bookmarkEnd w:id="785"/>
      <w:r w:rsidRPr="000E2B13">
        <w:rPr>
          <w:iCs/>
          <w:szCs w:val="28"/>
        </w:rPr>
        <w:t xml:space="preserve"> </w:t>
      </w:r>
    </w:p>
    <w:p w14:paraId="6D58B2AF" w14:textId="77777777" w:rsidR="007A4EC7" w:rsidRDefault="007A4EC7" w:rsidP="007A4EC7">
      <w:pPr>
        <w:pStyle w:val="BodyText"/>
      </w:pPr>
      <w:r>
        <w:t xml:space="preserve">Customer will maintain keywords for all the fields in the setup. </w:t>
      </w:r>
      <w:r w:rsidRPr="009979BA">
        <w:t>Basware will provide a list keywords during the initial implementation. The customer may add or remove keywords as required to meet their requirements. After go-live the keywords used by Basware will not be altered without customer authorization and an update to the SVG.</w:t>
      </w:r>
    </w:p>
    <w:p w14:paraId="7ECBE559" w14:textId="77777777" w:rsidR="007A4EC7" w:rsidRDefault="007A4EC7" w:rsidP="007A4EC7">
      <w:pPr>
        <w:pStyle w:val="BodyText"/>
      </w:pPr>
      <w:r>
        <w:t>Advantages:</w:t>
      </w:r>
    </w:p>
    <w:p w14:paraId="6F2A783F" w14:textId="77777777" w:rsidR="007A4EC7" w:rsidRDefault="007A4EC7" w:rsidP="007A4EC7">
      <w:pPr>
        <w:pStyle w:val="BodyText"/>
        <w:numPr>
          <w:ilvl w:val="0"/>
          <w:numId w:val="37"/>
        </w:numPr>
        <w:ind w:left="1418" w:hanging="284"/>
      </w:pPr>
      <w:r>
        <w:t>Customer has control over what keywords are used and they can add or remove keywords for their specific project.</w:t>
      </w:r>
    </w:p>
    <w:p w14:paraId="4B53FEE6" w14:textId="77777777" w:rsidR="007A4EC7" w:rsidRDefault="007A4EC7" w:rsidP="007A4EC7">
      <w:pPr>
        <w:pStyle w:val="BodyText"/>
      </w:pPr>
      <w:r>
        <w:t xml:space="preserve">Disadvantages: </w:t>
      </w:r>
    </w:p>
    <w:p w14:paraId="70669AB0" w14:textId="77777777" w:rsidR="007A4EC7" w:rsidRDefault="007A4EC7" w:rsidP="007A4EC7">
      <w:pPr>
        <w:pStyle w:val="BodyText"/>
        <w:numPr>
          <w:ilvl w:val="0"/>
          <w:numId w:val="37"/>
        </w:numPr>
        <w:ind w:left="1418"/>
      </w:pPr>
      <w:r w:rsidRPr="009979BA">
        <w:t>Customer is required to confirm the keywords initially provided by Basware, analyse requirements and update as needed.</w:t>
      </w:r>
    </w:p>
    <w:p w14:paraId="2B4949AD" w14:textId="77777777" w:rsidR="007A4EC7" w:rsidRDefault="007A4EC7" w:rsidP="007A4EC7">
      <w:pPr>
        <w:pStyle w:val="BodyText"/>
        <w:numPr>
          <w:ilvl w:val="0"/>
          <w:numId w:val="37"/>
        </w:numPr>
        <w:ind w:left="1418"/>
      </w:pPr>
      <w:r w:rsidRPr="009979BA">
        <w:t>Customer will not benefit from keyword changes made during S&amp;C’s ongoing improvement.</w:t>
      </w:r>
    </w:p>
    <w:p w14:paraId="359C2F84" w14:textId="3843B473" w:rsidR="007A4EC7" w:rsidRDefault="00F753CF" w:rsidP="007A4EC7">
      <w:pPr>
        <w:pStyle w:val="BodyText"/>
        <w:numPr>
          <w:ilvl w:val="0"/>
          <w:numId w:val="37"/>
        </w:numPr>
        <w:ind w:left="1418"/>
      </w:pPr>
      <w:r>
        <w:t>Every time</w:t>
      </w:r>
      <w:r w:rsidR="007A4EC7">
        <w:t xml:space="preserve"> the customer reports feedback and Basware helpdesk states that a new keyword needs to be added, customer will have to raise that as a CR and wait for it to be implemented.</w:t>
      </w:r>
    </w:p>
    <w:p w14:paraId="43D7A13C" w14:textId="77777777" w:rsidR="007A4EC7" w:rsidRDefault="007A4EC7" w:rsidP="007A4EC7">
      <w:pPr>
        <w:pStyle w:val="Heading2"/>
        <w:numPr>
          <w:ilvl w:val="1"/>
          <w:numId w:val="34"/>
        </w:numPr>
      </w:pPr>
      <w:bookmarkStart w:id="786" w:name="_Invoice_definition_for"/>
      <w:bookmarkStart w:id="787" w:name="_Toc83127245"/>
      <w:bookmarkEnd w:id="786"/>
      <w:r>
        <w:t>Invoice definition for North American invoices:</w:t>
      </w:r>
      <w:bookmarkEnd w:id="787"/>
    </w:p>
    <w:p w14:paraId="4251632C" w14:textId="77777777" w:rsidR="007A4EC7" w:rsidRDefault="007A4EC7" w:rsidP="007A4EC7">
      <w:pPr>
        <w:pStyle w:val="BodyText"/>
      </w:pPr>
      <w:r>
        <w:t>Certain statements treated as Invoices:</w:t>
      </w:r>
    </w:p>
    <w:p w14:paraId="475669CC" w14:textId="64A75F9E" w:rsidR="007A4EC7" w:rsidRDefault="007A4EC7" w:rsidP="007A4EC7">
      <w:pPr>
        <w:pStyle w:val="BodyText"/>
        <w:jc w:val="both"/>
      </w:pPr>
      <w:r>
        <w:lastRenderedPageBreak/>
        <w:t xml:space="preserve">Statements is a difficult category as in many cases, such as a Bank Statement, it is not an option and is considered as a non-Invoice.  However, Utility Invoices </w:t>
      </w:r>
      <w:r w:rsidR="00470F07">
        <w:t>often</w:t>
      </w:r>
      <w:r>
        <w:t xml:space="preserve"> has Statement written on the document.  Suppliers that fall into this category would be AT&amp;T, Verizon, CellularOne, TMobile, and Sprint are phone companies that almost always have Statement on their Invoices.  </w:t>
      </w:r>
      <w:r w:rsidR="00F753CF">
        <w:t>These documents</w:t>
      </w:r>
      <w:r>
        <w:t xml:space="preserve"> should be processed as an </w:t>
      </w:r>
      <w:r w:rsidRPr="00BC09A5">
        <w:rPr>
          <w:u w:val="single"/>
        </w:rPr>
        <w:t>Invoice</w:t>
      </w:r>
      <w:r>
        <w:t xml:space="preserve">.  If a document that has Statement on it has the word/s: Gas, Electric, Water, Sewage, Cable, Garbage, Heat, or Internet.  If a Statement has one or more of those words, it is typically an </w:t>
      </w:r>
      <w:r w:rsidRPr="00BC09A5">
        <w:rPr>
          <w:u w:val="single"/>
        </w:rPr>
        <w:t>Invoice</w:t>
      </w:r>
      <w:r>
        <w:t xml:space="preserve"> and should be handled as such.  Credit Card Statements are to be handled as an Invoice.  Statements normally have payment stubs on it.  Below are some examples:</w:t>
      </w:r>
    </w:p>
    <w:p w14:paraId="592596A4" w14:textId="77777777" w:rsidR="007A4EC7" w:rsidRDefault="007A4EC7" w:rsidP="007A4EC7">
      <w:pPr>
        <w:pStyle w:val="BodyText"/>
      </w:pPr>
    </w:p>
    <w:p w14:paraId="12110220" w14:textId="77777777" w:rsidR="007A4EC7" w:rsidRDefault="007A4EC7" w:rsidP="007A4EC7"/>
    <w:p w14:paraId="318B325C" w14:textId="77777777" w:rsidR="007A4EC7" w:rsidRDefault="007A4EC7" w:rsidP="007A4EC7">
      <w:r>
        <w:rPr>
          <w:noProof/>
          <w:lang w:val="en-GB" w:eastAsia="en-GB"/>
        </w:rPr>
        <w:drawing>
          <wp:inline distT="0" distB="0" distL="0" distR="0" wp14:anchorId="5C6925CF" wp14:editId="48DC55E2">
            <wp:extent cx="3629025" cy="6362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3629025" cy="6362700"/>
                    </a:xfrm>
                    <a:prstGeom prst="rect">
                      <a:avLst/>
                    </a:prstGeom>
                  </pic:spPr>
                </pic:pic>
              </a:graphicData>
            </a:graphic>
          </wp:inline>
        </w:drawing>
      </w:r>
    </w:p>
    <w:p w14:paraId="4417B7C2" w14:textId="77777777" w:rsidR="007A4EC7" w:rsidRDefault="007A4EC7" w:rsidP="007A4EC7">
      <w:r>
        <w:rPr>
          <w:noProof/>
          <w:lang w:val="en-GB" w:eastAsia="en-GB"/>
        </w:rPr>
        <w:lastRenderedPageBreak/>
        <w:drawing>
          <wp:inline distT="0" distB="0" distL="0" distR="0" wp14:anchorId="47D79738" wp14:editId="34D10A33">
            <wp:extent cx="6120130" cy="16262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6120130" cy="1626235"/>
                    </a:xfrm>
                    <a:prstGeom prst="rect">
                      <a:avLst/>
                    </a:prstGeom>
                  </pic:spPr>
                </pic:pic>
              </a:graphicData>
            </a:graphic>
          </wp:inline>
        </w:drawing>
      </w:r>
    </w:p>
    <w:p w14:paraId="5CF15A20" w14:textId="77777777" w:rsidR="007A4EC7" w:rsidRDefault="007A4EC7" w:rsidP="007A4EC7">
      <w:r>
        <w:rPr>
          <w:noProof/>
          <w:lang w:val="en-GB" w:eastAsia="en-GB"/>
        </w:rPr>
        <w:drawing>
          <wp:inline distT="0" distB="0" distL="0" distR="0" wp14:anchorId="52810B9C" wp14:editId="3BA74BA5">
            <wp:extent cx="4895850" cy="424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4895850" cy="4248150"/>
                    </a:xfrm>
                    <a:prstGeom prst="rect">
                      <a:avLst/>
                    </a:prstGeom>
                  </pic:spPr>
                </pic:pic>
              </a:graphicData>
            </a:graphic>
          </wp:inline>
        </w:drawing>
      </w:r>
    </w:p>
    <w:p w14:paraId="321B76DC" w14:textId="77777777" w:rsidR="007A4EC7" w:rsidRDefault="007A4EC7" w:rsidP="007A4EC7"/>
    <w:p w14:paraId="62ABABB7" w14:textId="77777777" w:rsidR="007A4EC7" w:rsidRDefault="007A4EC7" w:rsidP="007A4EC7">
      <w:r>
        <w:rPr>
          <w:noProof/>
          <w:lang w:val="en-GB" w:eastAsia="en-GB"/>
        </w:rPr>
        <w:drawing>
          <wp:inline distT="0" distB="0" distL="0" distR="0" wp14:anchorId="1C0DC8F8" wp14:editId="57E38545">
            <wp:extent cx="5429250" cy="2600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429250" cy="2600325"/>
                    </a:xfrm>
                    <a:prstGeom prst="rect">
                      <a:avLst/>
                    </a:prstGeom>
                  </pic:spPr>
                </pic:pic>
              </a:graphicData>
            </a:graphic>
          </wp:inline>
        </w:drawing>
      </w:r>
    </w:p>
    <w:p w14:paraId="6EE7647E" w14:textId="77777777" w:rsidR="007A4EC7" w:rsidRDefault="007A4EC7" w:rsidP="007A4EC7">
      <w:r>
        <w:rPr>
          <w:noProof/>
          <w:lang w:val="en-GB" w:eastAsia="en-GB"/>
        </w:rPr>
        <w:lastRenderedPageBreak/>
        <w:drawing>
          <wp:inline distT="0" distB="0" distL="0" distR="0" wp14:anchorId="4E7C843A" wp14:editId="19E98EF2">
            <wp:extent cx="5514975" cy="23526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514975" cy="2352675"/>
                    </a:xfrm>
                    <a:prstGeom prst="rect">
                      <a:avLst/>
                    </a:prstGeom>
                  </pic:spPr>
                </pic:pic>
              </a:graphicData>
            </a:graphic>
          </wp:inline>
        </w:drawing>
      </w:r>
    </w:p>
    <w:p w14:paraId="3E072DE2" w14:textId="399C14FC" w:rsidR="007A4EC7" w:rsidRDefault="007A4EC7" w:rsidP="007A4EC7"/>
    <w:p w14:paraId="33DDD2ED" w14:textId="43D982F5" w:rsidR="007F71E2" w:rsidRPr="001D22FB" w:rsidRDefault="007F71E2" w:rsidP="007A4EC7">
      <w:r>
        <w:rPr>
          <w:noProof/>
          <w:lang w:val="en-GB" w:eastAsia="en-GB"/>
        </w:rPr>
        <w:drawing>
          <wp:inline distT="0" distB="0" distL="0" distR="0" wp14:anchorId="0A81BC03" wp14:editId="35D68C48">
            <wp:extent cx="3776463" cy="42214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3780218" cy="4225678"/>
                    </a:xfrm>
                    <a:prstGeom prst="rect">
                      <a:avLst/>
                    </a:prstGeom>
                  </pic:spPr>
                </pic:pic>
              </a:graphicData>
            </a:graphic>
          </wp:inline>
        </w:drawing>
      </w:r>
    </w:p>
    <w:p w14:paraId="34781789" w14:textId="77777777" w:rsidR="007A4EC7" w:rsidRPr="00186F31" w:rsidRDefault="007A4EC7" w:rsidP="007A4EC7">
      <w:pPr>
        <w:pStyle w:val="Heading2"/>
        <w:numPr>
          <w:ilvl w:val="1"/>
          <w:numId w:val="34"/>
        </w:numPr>
      </w:pPr>
      <w:bookmarkStart w:id="788" w:name="_Company_Amendment:"/>
      <w:bookmarkStart w:id="789" w:name="_Toc436915580"/>
      <w:bookmarkStart w:id="790" w:name="_Toc83127246"/>
      <w:bookmarkEnd w:id="788"/>
      <w:r>
        <w:t>Company Amendment:</w:t>
      </w:r>
      <w:bookmarkEnd w:id="789"/>
      <w:bookmarkEnd w:id="790"/>
    </w:p>
    <w:p w14:paraId="7E2BB3D7" w14:textId="77777777" w:rsidR="007A4EC7" w:rsidRPr="00D0146F" w:rsidRDefault="007A4EC7" w:rsidP="007A4EC7">
      <w:pPr>
        <w:rPr>
          <w:szCs w:val="18"/>
        </w:rPr>
      </w:pPr>
      <w:r w:rsidRPr="00D0146F">
        <w:rPr>
          <w:szCs w:val="18"/>
        </w:rPr>
        <w:t>If there are changes to be made in future such as adding a new company or removing it, the following process needs to be followed:</w:t>
      </w:r>
    </w:p>
    <w:p w14:paraId="6D9F2D79" w14:textId="77777777" w:rsidR="007A4EC7" w:rsidRPr="00D0146F" w:rsidRDefault="007A4EC7" w:rsidP="007A4EC7">
      <w:pPr>
        <w:pStyle w:val="ListBullet"/>
      </w:pPr>
      <w:r>
        <w:t>Customer needs to log a ticket with Customer Care.</w:t>
      </w:r>
    </w:p>
    <w:p w14:paraId="0EA06A3B" w14:textId="77777777" w:rsidR="007A4EC7" w:rsidRPr="00D0146F" w:rsidRDefault="007A4EC7" w:rsidP="007A4EC7">
      <w:pPr>
        <w:pStyle w:val="ListBullet"/>
      </w:pPr>
      <w:r>
        <w:t>Customer Care</w:t>
      </w:r>
      <w:r w:rsidRPr="00D0146F">
        <w:t xml:space="preserve"> will quote the customer regarding time and cost</w:t>
      </w:r>
    </w:p>
    <w:p w14:paraId="3B1802DF" w14:textId="77777777" w:rsidR="007A4EC7" w:rsidRPr="00D0146F" w:rsidRDefault="007A4EC7" w:rsidP="007A4EC7">
      <w:pPr>
        <w:pStyle w:val="ListBullet"/>
      </w:pPr>
      <w:r>
        <w:t>Customer Care</w:t>
      </w:r>
      <w:r w:rsidRPr="00D0146F">
        <w:t xml:space="preserve"> needs to analyze:</w:t>
      </w:r>
    </w:p>
    <w:p w14:paraId="2332E9A6" w14:textId="77777777" w:rsidR="007A4EC7" w:rsidRPr="00D0146F" w:rsidRDefault="007A4EC7" w:rsidP="007A4EC7">
      <w:pPr>
        <w:pStyle w:val="ListBullet"/>
        <w:rPr>
          <w:szCs w:val="18"/>
        </w:rPr>
      </w:pPr>
      <w:r>
        <w:rPr>
          <w:szCs w:val="18"/>
        </w:rPr>
        <w:t xml:space="preserve">Connectivity service desk effort </w:t>
      </w:r>
      <w:r w:rsidRPr="004E642E">
        <w:rPr>
          <w:szCs w:val="18"/>
        </w:rPr>
        <w:t>required if</w:t>
      </w:r>
      <w:r>
        <w:rPr>
          <w:szCs w:val="18"/>
        </w:rPr>
        <w:t>:</w:t>
      </w:r>
    </w:p>
    <w:p w14:paraId="733A4777" w14:textId="77777777" w:rsidR="007A4EC7" w:rsidRPr="00D0146F" w:rsidRDefault="007A4EC7" w:rsidP="007A4EC7">
      <w:pPr>
        <w:pStyle w:val="ListBullet"/>
        <w:numPr>
          <w:ilvl w:val="1"/>
          <w:numId w:val="17"/>
        </w:numPr>
        <w:rPr>
          <w:szCs w:val="18"/>
        </w:rPr>
      </w:pPr>
      <w:r w:rsidRPr="00D0146F">
        <w:rPr>
          <w:szCs w:val="18"/>
        </w:rPr>
        <w:t>A new E_Invoice_Address is required (or changes made to an existing item). If so, the new e-invoice address must be added in Test and Prod BT.</w:t>
      </w:r>
    </w:p>
    <w:p w14:paraId="1DD488FC" w14:textId="77777777" w:rsidR="007A4EC7" w:rsidRPr="00D0146F" w:rsidRDefault="007A4EC7" w:rsidP="007A4EC7">
      <w:pPr>
        <w:pStyle w:val="ListBullet"/>
        <w:numPr>
          <w:ilvl w:val="1"/>
          <w:numId w:val="17"/>
        </w:numPr>
        <w:rPr>
          <w:szCs w:val="18"/>
        </w:rPr>
      </w:pPr>
      <w:r w:rsidRPr="004E642E">
        <w:rPr>
          <w:szCs w:val="18"/>
        </w:rPr>
        <w:t>A new PO Box is required</w:t>
      </w:r>
      <w:r>
        <w:rPr>
          <w:szCs w:val="18"/>
        </w:rPr>
        <w:t xml:space="preserve"> (or changes made to an existing item)</w:t>
      </w:r>
    </w:p>
    <w:p w14:paraId="7D97DC9F" w14:textId="77777777" w:rsidR="007A4EC7" w:rsidRPr="00D0146F" w:rsidRDefault="007A4EC7" w:rsidP="007A4EC7">
      <w:pPr>
        <w:pStyle w:val="ListBullet"/>
        <w:rPr>
          <w:szCs w:val="18"/>
        </w:rPr>
      </w:pPr>
      <w:r w:rsidRPr="004E642E">
        <w:rPr>
          <w:szCs w:val="18"/>
        </w:rPr>
        <w:lastRenderedPageBreak/>
        <w:t xml:space="preserve">Development </w:t>
      </w:r>
      <w:r>
        <w:rPr>
          <w:szCs w:val="18"/>
        </w:rPr>
        <w:t xml:space="preserve">effort </w:t>
      </w:r>
      <w:r w:rsidRPr="004E642E">
        <w:rPr>
          <w:szCs w:val="18"/>
        </w:rPr>
        <w:t>required if</w:t>
      </w:r>
      <w:r>
        <w:rPr>
          <w:szCs w:val="18"/>
        </w:rPr>
        <w:t>:</w:t>
      </w:r>
    </w:p>
    <w:p w14:paraId="45F7BEFD" w14:textId="77777777" w:rsidR="007A4EC7" w:rsidRPr="00D0146F" w:rsidRDefault="007A4EC7" w:rsidP="007A4EC7">
      <w:pPr>
        <w:pStyle w:val="ListBullet"/>
        <w:numPr>
          <w:ilvl w:val="1"/>
          <w:numId w:val="17"/>
        </w:numPr>
        <w:rPr>
          <w:szCs w:val="18"/>
        </w:rPr>
      </w:pPr>
      <w:r w:rsidRPr="004E642E">
        <w:rPr>
          <w:szCs w:val="18"/>
        </w:rPr>
        <w:t>CompanyExtract is not provided</w:t>
      </w:r>
      <w:r>
        <w:rPr>
          <w:szCs w:val="18"/>
        </w:rPr>
        <w:t xml:space="preserve"> (see 5.4)</w:t>
      </w:r>
    </w:p>
    <w:p w14:paraId="4C66DA3C" w14:textId="77777777" w:rsidR="007A4EC7" w:rsidRDefault="007A4EC7" w:rsidP="007A4EC7">
      <w:pPr>
        <w:pStyle w:val="ListBullet"/>
        <w:numPr>
          <w:ilvl w:val="1"/>
          <w:numId w:val="17"/>
        </w:numPr>
        <w:rPr>
          <w:szCs w:val="18"/>
        </w:rPr>
      </w:pPr>
      <w:r w:rsidRPr="004E642E">
        <w:rPr>
          <w:szCs w:val="18"/>
        </w:rPr>
        <w:t>A new PO Box or Email is required</w:t>
      </w:r>
      <w:r>
        <w:rPr>
          <w:szCs w:val="18"/>
        </w:rPr>
        <w:t xml:space="preserve"> (or changes made to an existing item)</w:t>
      </w:r>
    </w:p>
    <w:p w14:paraId="20CEFFF9" w14:textId="77777777" w:rsidR="007A4EC7" w:rsidRPr="00CD5003" w:rsidRDefault="007A4EC7" w:rsidP="007A4EC7">
      <w:pPr>
        <w:pStyle w:val="Heading2"/>
        <w:numPr>
          <w:ilvl w:val="1"/>
          <w:numId w:val="34"/>
        </w:numPr>
      </w:pPr>
      <w:bookmarkStart w:id="791" w:name="_Mappings"/>
      <w:bookmarkStart w:id="792" w:name="_Toc83127247"/>
      <w:bookmarkEnd w:id="791"/>
      <w:r>
        <w:t>Mappings</w:t>
      </w:r>
      <w:bookmarkEnd w:id="792"/>
    </w:p>
    <w:p w14:paraId="403EB492" w14:textId="77777777" w:rsidR="007A4EC7" w:rsidRPr="00CA2A3C" w:rsidRDefault="007A4EC7" w:rsidP="007A4EC7">
      <w:pPr>
        <w:pStyle w:val="BodyText"/>
        <w:ind w:left="0"/>
        <w:rPr>
          <w:b/>
        </w:rPr>
      </w:pPr>
      <w:r w:rsidRPr="00CA2A3C">
        <w:rPr>
          <w:b/>
        </w:rPr>
        <w:t>Header Fields</w:t>
      </w:r>
      <w:r>
        <w:rPr>
          <w:b/>
        </w:rPr>
        <w:t xml:space="preserve"> </w:t>
      </w:r>
      <w:r w:rsidRPr="009A5E9D">
        <w:t>(Consultant to fill in the ALUSTA mapping for each field)</w:t>
      </w:r>
    </w:p>
    <w:p w14:paraId="62DDF8E6" w14:textId="77777777" w:rsidR="007A4EC7" w:rsidRDefault="007A4EC7" w:rsidP="007A4EC7">
      <w:pPr>
        <w:pStyle w:val="ListBullet"/>
        <w:numPr>
          <w:ilvl w:val="0"/>
          <w:numId w:val="0"/>
        </w:numPr>
      </w:pPr>
    </w:p>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1696"/>
        <w:gridCol w:w="3686"/>
        <w:gridCol w:w="3827"/>
      </w:tblGrid>
      <w:tr w:rsidR="005B5B81" w14:paraId="09C3960B" w14:textId="77777777" w:rsidTr="002E0858">
        <w:tc>
          <w:tcPr>
            <w:tcW w:w="1696" w:type="dxa"/>
          </w:tcPr>
          <w:p w14:paraId="428DEFB2" w14:textId="77777777" w:rsidR="005B5B81" w:rsidRPr="00161BA3" w:rsidRDefault="005B5B81" w:rsidP="002E0858">
            <w:pPr>
              <w:pStyle w:val="ListBullet"/>
              <w:numPr>
                <w:ilvl w:val="0"/>
                <w:numId w:val="0"/>
              </w:numPr>
              <w:rPr>
                <w:b/>
              </w:rPr>
            </w:pPr>
            <w:r w:rsidRPr="00161BA3">
              <w:rPr>
                <w:b/>
              </w:rPr>
              <w:t>Field Name</w:t>
            </w:r>
          </w:p>
        </w:tc>
        <w:tc>
          <w:tcPr>
            <w:tcW w:w="3686" w:type="dxa"/>
          </w:tcPr>
          <w:p w14:paraId="5A314665" w14:textId="77777777" w:rsidR="005B5B81" w:rsidRPr="00161BA3" w:rsidRDefault="005B5B81" w:rsidP="002E0858">
            <w:pPr>
              <w:pStyle w:val="ListBullet"/>
              <w:numPr>
                <w:ilvl w:val="0"/>
                <w:numId w:val="0"/>
              </w:numPr>
              <w:rPr>
                <w:b/>
              </w:rPr>
            </w:pPr>
            <w:r w:rsidRPr="00161BA3">
              <w:rPr>
                <w:b/>
              </w:rPr>
              <w:t>TEAPPS Mapping</w:t>
            </w:r>
          </w:p>
        </w:tc>
        <w:tc>
          <w:tcPr>
            <w:tcW w:w="3827" w:type="dxa"/>
          </w:tcPr>
          <w:p w14:paraId="2F667C84" w14:textId="77777777" w:rsidR="005B5B81" w:rsidRPr="00161BA3" w:rsidRDefault="005B5B81" w:rsidP="002E0858">
            <w:pPr>
              <w:pStyle w:val="ListBullet"/>
              <w:numPr>
                <w:ilvl w:val="0"/>
                <w:numId w:val="0"/>
              </w:numPr>
              <w:rPr>
                <w:b/>
              </w:rPr>
            </w:pPr>
            <w:r w:rsidRPr="00161BA3">
              <w:rPr>
                <w:b/>
              </w:rPr>
              <w:t>ALUSTA Mapping</w:t>
            </w:r>
          </w:p>
        </w:tc>
      </w:tr>
      <w:tr w:rsidR="005B5B81" w14:paraId="45B72E75" w14:textId="77777777" w:rsidTr="002E0858">
        <w:tc>
          <w:tcPr>
            <w:tcW w:w="1696" w:type="dxa"/>
          </w:tcPr>
          <w:p w14:paraId="2F5FDF6A" w14:textId="77777777" w:rsidR="005B5B81" w:rsidRPr="00161BA3" w:rsidRDefault="005B5B81" w:rsidP="002E0858">
            <w:pPr>
              <w:pStyle w:val="ListBullet"/>
              <w:numPr>
                <w:ilvl w:val="0"/>
                <w:numId w:val="0"/>
              </w:numPr>
              <w:rPr>
                <w:sz w:val="18"/>
                <w:szCs w:val="18"/>
              </w:rPr>
            </w:pPr>
            <w:r w:rsidRPr="00161BA3">
              <w:rPr>
                <w:sz w:val="18"/>
                <w:szCs w:val="18"/>
              </w:rPr>
              <w:t>Company e-invoice address</w:t>
            </w:r>
          </w:p>
        </w:tc>
        <w:tc>
          <w:tcPr>
            <w:tcW w:w="3686" w:type="dxa"/>
          </w:tcPr>
          <w:p w14:paraId="0C0AC0EC" w14:textId="77777777" w:rsidR="005B5B81" w:rsidRPr="00161BA3" w:rsidRDefault="005B5B81" w:rsidP="002E0858">
            <w:pPr>
              <w:pStyle w:val="ListBullet"/>
              <w:numPr>
                <w:ilvl w:val="0"/>
                <w:numId w:val="0"/>
              </w:numPr>
              <w:rPr>
                <w:sz w:val="18"/>
                <w:szCs w:val="18"/>
              </w:rPr>
            </w:pPr>
            <w:r w:rsidRPr="00161BA3">
              <w:rPr>
                <w:sz w:val="18"/>
                <w:szCs w:val="18"/>
              </w:rPr>
              <w:t>/INVOICE_CENTER/CONTENT_FRAME/INVOICES/INVOICE/RECEIVER/CUSTOMER_INFORMATION/PARTY_IDENTIFICATION_ID</w:t>
            </w:r>
          </w:p>
        </w:tc>
        <w:tc>
          <w:tcPr>
            <w:tcW w:w="3827" w:type="dxa"/>
          </w:tcPr>
          <w:p w14:paraId="1397E84B" w14:textId="77777777" w:rsidR="005B5B81" w:rsidRPr="00161BA3" w:rsidRDefault="005B5B81" w:rsidP="002E0858">
            <w:pPr>
              <w:pStyle w:val="ListBullet"/>
              <w:numPr>
                <w:ilvl w:val="0"/>
                <w:numId w:val="0"/>
              </w:numPr>
              <w:rPr>
                <w:sz w:val="18"/>
                <w:szCs w:val="18"/>
              </w:rPr>
            </w:pPr>
          </w:p>
        </w:tc>
      </w:tr>
      <w:tr w:rsidR="005B5B81" w14:paraId="0248CB2F" w14:textId="77777777" w:rsidTr="002E0858">
        <w:tc>
          <w:tcPr>
            <w:tcW w:w="1696" w:type="dxa"/>
          </w:tcPr>
          <w:p w14:paraId="1F7E1499" w14:textId="77777777" w:rsidR="005B5B81" w:rsidRPr="00161BA3" w:rsidRDefault="005B5B81" w:rsidP="002E0858">
            <w:pPr>
              <w:pStyle w:val="ListBullet"/>
              <w:numPr>
                <w:ilvl w:val="0"/>
                <w:numId w:val="0"/>
              </w:numPr>
              <w:rPr>
                <w:sz w:val="18"/>
                <w:szCs w:val="18"/>
              </w:rPr>
            </w:pPr>
            <w:r w:rsidRPr="00161BA3">
              <w:rPr>
                <w:sz w:val="18"/>
                <w:szCs w:val="18"/>
              </w:rPr>
              <w:t>Supplier number</w:t>
            </w:r>
          </w:p>
        </w:tc>
        <w:tc>
          <w:tcPr>
            <w:tcW w:w="3686" w:type="dxa"/>
          </w:tcPr>
          <w:p w14:paraId="42E9001B" w14:textId="77777777" w:rsidR="005B5B81" w:rsidRPr="00161BA3" w:rsidRDefault="005B5B81" w:rsidP="002E0858">
            <w:pPr>
              <w:pStyle w:val="ListBullet"/>
              <w:numPr>
                <w:ilvl w:val="0"/>
                <w:numId w:val="0"/>
              </w:numPr>
              <w:rPr>
                <w:sz w:val="18"/>
                <w:szCs w:val="18"/>
              </w:rPr>
            </w:pPr>
            <w:r w:rsidRPr="00161BA3">
              <w:rPr>
                <w:webHidden/>
                <w:sz w:val="18"/>
                <w:szCs w:val="18"/>
              </w:rPr>
              <w:t>/INVOICE_CENTER/CONTENT_FRAME/INVOICES/INVOICE/PAYEE/NET_SERVICE_ID</w:t>
            </w:r>
          </w:p>
        </w:tc>
        <w:tc>
          <w:tcPr>
            <w:tcW w:w="3827" w:type="dxa"/>
          </w:tcPr>
          <w:p w14:paraId="7FB5F36E" w14:textId="77777777" w:rsidR="005B5B81" w:rsidRPr="00161BA3" w:rsidRDefault="005B5B81" w:rsidP="002E0858">
            <w:pPr>
              <w:pStyle w:val="ListBullet"/>
              <w:numPr>
                <w:ilvl w:val="0"/>
                <w:numId w:val="0"/>
              </w:numPr>
              <w:rPr>
                <w:sz w:val="18"/>
                <w:szCs w:val="18"/>
              </w:rPr>
            </w:pPr>
          </w:p>
        </w:tc>
      </w:tr>
      <w:tr w:rsidR="005B5B81" w14:paraId="7DC6A72B" w14:textId="77777777" w:rsidTr="002E0858">
        <w:tc>
          <w:tcPr>
            <w:tcW w:w="1696" w:type="dxa"/>
          </w:tcPr>
          <w:p w14:paraId="3DA7863E" w14:textId="77777777" w:rsidR="005B5B81" w:rsidRPr="00161BA3" w:rsidRDefault="005B5B81" w:rsidP="002E0858">
            <w:pPr>
              <w:pStyle w:val="ListBullet"/>
              <w:numPr>
                <w:ilvl w:val="0"/>
                <w:numId w:val="0"/>
              </w:numPr>
              <w:rPr>
                <w:sz w:val="18"/>
                <w:szCs w:val="18"/>
              </w:rPr>
            </w:pPr>
            <w:r w:rsidRPr="00161BA3">
              <w:rPr>
                <w:sz w:val="18"/>
                <w:szCs w:val="18"/>
              </w:rPr>
              <w:t>Document Type</w:t>
            </w:r>
          </w:p>
        </w:tc>
        <w:tc>
          <w:tcPr>
            <w:tcW w:w="3686" w:type="dxa"/>
          </w:tcPr>
          <w:p w14:paraId="5ED5CCE5" w14:textId="77777777" w:rsidR="005B5B81" w:rsidRPr="00161BA3" w:rsidRDefault="005B5B81" w:rsidP="002E0858">
            <w:pPr>
              <w:pStyle w:val="ListBullet"/>
              <w:numPr>
                <w:ilvl w:val="0"/>
                <w:numId w:val="0"/>
              </w:numPr>
              <w:rPr>
                <w:webHidden/>
                <w:sz w:val="18"/>
                <w:szCs w:val="18"/>
              </w:rPr>
            </w:pPr>
            <w:r w:rsidRPr="00161BA3">
              <w:rPr>
                <w:sz w:val="18"/>
                <w:szCs w:val="18"/>
              </w:rPr>
              <w:t>/INVOICE_CENTER/CONTENT_FRAME/INVOICES/INVOICE/HEADER/INVOICE_TYPE</w:t>
            </w:r>
          </w:p>
        </w:tc>
        <w:tc>
          <w:tcPr>
            <w:tcW w:w="3827" w:type="dxa"/>
          </w:tcPr>
          <w:p w14:paraId="4B224BE7" w14:textId="77777777" w:rsidR="005B5B81" w:rsidRPr="00161BA3" w:rsidRDefault="005B5B81" w:rsidP="002E0858">
            <w:pPr>
              <w:pStyle w:val="ListBullet"/>
              <w:numPr>
                <w:ilvl w:val="0"/>
                <w:numId w:val="0"/>
              </w:numPr>
              <w:rPr>
                <w:sz w:val="18"/>
                <w:szCs w:val="18"/>
              </w:rPr>
            </w:pPr>
          </w:p>
        </w:tc>
      </w:tr>
      <w:tr w:rsidR="005B5B81" w14:paraId="2635681D" w14:textId="77777777" w:rsidTr="002E0858">
        <w:tc>
          <w:tcPr>
            <w:tcW w:w="1696" w:type="dxa"/>
          </w:tcPr>
          <w:p w14:paraId="49081D0C" w14:textId="77777777" w:rsidR="005B5B81" w:rsidRPr="00161BA3" w:rsidRDefault="005B5B81" w:rsidP="002E0858">
            <w:pPr>
              <w:pStyle w:val="ListBullet"/>
              <w:numPr>
                <w:ilvl w:val="0"/>
                <w:numId w:val="0"/>
              </w:numPr>
              <w:rPr>
                <w:sz w:val="18"/>
                <w:szCs w:val="18"/>
              </w:rPr>
            </w:pPr>
            <w:r w:rsidRPr="00161BA3">
              <w:rPr>
                <w:sz w:val="18"/>
                <w:szCs w:val="18"/>
              </w:rPr>
              <w:t>Invoice Number</w:t>
            </w:r>
          </w:p>
        </w:tc>
        <w:tc>
          <w:tcPr>
            <w:tcW w:w="3686" w:type="dxa"/>
          </w:tcPr>
          <w:p w14:paraId="574F3C16" w14:textId="77777777" w:rsidR="005B5B81" w:rsidRPr="00161BA3" w:rsidRDefault="005B5B81" w:rsidP="002E0858">
            <w:pPr>
              <w:pStyle w:val="ListBullet"/>
              <w:numPr>
                <w:ilvl w:val="0"/>
                <w:numId w:val="0"/>
              </w:numPr>
              <w:rPr>
                <w:sz w:val="18"/>
                <w:szCs w:val="18"/>
              </w:rPr>
            </w:pPr>
            <w:r w:rsidRPr="00161BA3">
              <w:rPr>
                <w:sz w:val="18"/>
                <w:szCs w:val="18"/>
              </w:rPr>
              <w:t>/INVOICE_CENTER/CONTENT_FRAME/INVOICES/INVOICE/HEADER/INVOICE_ID</w:t>
            </w:r>
          </w:p>
        </w:tc>
        <w:tc>
          <w:tcPr>
            <w:tcW w:w="3827" w:type="dxa"/>
          </w:tcPr>
          <w:p w14:paraId="15C0F2F5" w14:textId="77777777" w:rsidR="005B5B81" w:rsidRPr="00161BA3" w:rsidRDefault="005B5B81" w:rsidP="002E0858">
            <w:pPr>
              <w:pStyle w:val="ListBullet"/>
              <w:numPr>
                <w:ilvl w:val="0"/>
                <w:numId w:val="0"/>
              </w:numPr>
              <w:rPr>
                <w:sz w:val="18"/>
                <w:szCs w:val="18"/>
              </w:rPr>
            </w:pPr>
          </w:p>
        </w:tc>
      </w:tr>
      <w:tr w:rsidR="005B5B81" w14:paraId="64582EF1" w14:textId="77777777" w:rsidTr="002E0858">
        <w:tc>
          <w:tcPr>
            <w:tcW w:w="1696" w:type="dxa"/>
          </w:tcPr>
          <w:p w14:paraId="69E7E278" w14:textId="77777777" w:rsidR="005B5B81" w:rsidRPr="00161BA3" w:rsidRDefault="005B5B81" w:rsidP="002E0858">
            <w:pPr>
              <w:pStyle w:val="ListBullet"/>
              <w:numPr>
                <w:ilvl w:val="0"/>
                <w:numId w:val="0"/>
              </w:numPr>
              <w:rPr>
                <w:sz w:val="18"/>
                <w:szCs w:val="18"/>
              </w:rPr>
            </w:pPr>
            <w:r w:rsidRPr="00161BA3">
              <w:rPr>
                <w:sz w:val="18"/>
                <w:szCs w:val="18"/>
              </w:rPr>
              <w:t>Invoice Date</w:t>
            </w:r>
          </w:p>
        </w:tc>
        <w:tc>
          <w:tcPr>
            <w:tcW w:w="3686" w:type="dxa"/>
          </w:tcPr>
          <w:p w14:paraId="7FE80FCC" w14:textId="77777777" w:rsidR="005B5B81" w:rsidRPr="00161BA3" w:rsidRDefault="005B5B81" w:rsidP="002E0858">
            <w:pPr>
              <w:pStyle w:val="ListBullet"/>
              <w:numPr>
                <w:ilvl w:val="0"/>
                <w:numId w:val="0"/>
              </w:numPr>
              <w:rPr>
                <w:sz w:val="18"/>
                <w:szCs w:val="18"/>
              </w:rPr>
            </w:pPr>
            <w:r w:rsidRPr="00161BA3">
              <w:rPr>
                <w:sz w:val="18"/>
                <w:szCs w:val="18"/>
              </w:rPr>
              <w:t>/INVOICE_CENTER/CONTENT_FRAME/INVOICES/INVOICE/HEADER/INVOICE_DATE/DATE</w:t>
            </w:r>
          </w:p>
        </w:tc>
        <w:tc>
          <w:tcPr>
            <w:tcW w:w="3827" w:type="dxa"/>
          </w:tcPr>
          <w:p w14:paraId="04B30F22" w14:textId="77777777" w:rsidR="005B5B81" w:rsidRPr="00161BA3" w:rsidRDefault="005B5B81" w:rsidP="002E0858">
            <w:pPr>
              <w:pStyle w:val="ListBullet"/>
              <w:numPr>
                <w:ilvl w:val="0"/>
                <w:numId w:val="0"/>
              </w:numPr>
              <w:rPr>
                <w:sz w:val="18"/>
                <w:szCs w:val="18"/>
              </w:rPr>
            </w:pPr>
          </w:p>
        </w:tc>
      </w:tr>
      <w:tr w:rsidR="005B5B81" w14:paraId="249A671B" w14:textId="77777777" w:rsidTr="002E0858">
        <w:tc>
          <w:tcPr>
            <w:tcW w:w="1696" w:type="dxa"/>
          </w:tcPr>
          <w:p w14:paraId="260DB81B" w14:textId="77777777" w:rsidR="005B5B81" w:rsidRPr="00161BA3" w:rsidRDefault="005B5B81" w:rsidP="002E0858">
            <w:pPr>
              <w:pStyle w:val="ListBullet"/>
              <w:numPr>
                <w:ilvl w:val="0"/>
                <w:numId w:val="0"/>
              </w:numPr>
              <w:rPr>
                <w:sz w:val="18"/>
                <w:szCs w:val="18"/>
              </w:rPr>
            </w:pPr>
            <w:r>
              <w:rPr>
                <w:sz w:val="18"/>
                <w:szCs w:val="18"/>
              </w:rPr>
              <w:t xml:space="preserve">Supplier’s </w:t>
            </w:r>
            <w:r w:rsidRPr="00161BA3">
              <w:rPr>
                <w:sz w:val="18"/>
                <w:szCs w:val="18"/>
              </w:rPr>
              <w:t>VAT Reg. Number</w:t>
            </w:r>
          </w:p>
        </w:tc>
        <w:tc>
          <w:tcPr>
            <w:tcW w:w="3686" w:type="dxa"/>
          </w:tcPr>
          <w:p w14:paraId="775CB481" w14:textId="77777777" w:rsidR="005B5B81" w:rsidRDefault="005B5B81" w:rsidP="002E0858">
            <w:pPr>
              <w:autoSpaceDE w:val="0"/>
              <w:autoSpaceDN w:val="0"/>
              <w:rPr>
                <w:lang w:val="en-GB"/>
              </w:rPr>
            </w:pPr>
            <w:r w:rsidRPr="00161BA3">
              <w:rPr>
                <w:webHidden/>
                <w:sz w:val="18"/>
                <w:szCs w:val="18"/>
              </w:rPr>
              <w:t>/INVOICE_CENTER/CONTENT_FRAME/INVOICES/INVOICE/PAYEE</w:t>
            </w:r>
            <w:r>
              <w:rPr>
                <w:webHidden/>
                <w:sz w:val="18"/>
                <w:szCs w:val="18"/>
              </w:rPr>
              <w:t>/</w:t>
            </w:r>
            <w:r>
              <w:rPr>
                <w:rFonts w:ascii="Segoe UI" w:hAnsi="Segoe UI" w:cs="Segoe UI"/>
                <w:color w:val="000000"/>
                <w:szCs w:val="20"/>
              </w:rPr>
              <w:t xml:space="preserve">CUSTOMER_INFORMATION/VAT_NUMBER </w:t>
            </w:r>
          </w:p>
          <w:p w14:paraId="3A85AAC1" w14:textId="77777777" w:rsidR="005B5B81" w:rsidRPr="00161BA3" w:rsidRDefault="005B5B81" w:rsidP="002E0858">
            <w:pPr>
              <w:pStyle w:val="ListBullet"/>
              <w:numPr>
                <w:ilvl w:val="0"/>
                <w:numId w:val="0"/>
              </w:numPr>
              <w:rPr>
                <w:sz w:val="18"/>
                <w:szCs w:val="18"/>
              </w:rPr>
            </w:pPr>
          </w:p>
        </w:tc>
        <w:tc>
          <w:tcPr>
            <w:tcW w:w="3827" w:type="dxa"/>
          </w:tcPr>
          <w:p w14:paraId="34F48B8D" w14:textId="77777777" w:rsidR="005B5B81" w:rsidRPr="00161BA3" w:rsidRDefault="005B5B81" w:rsidP="002E0858">
            <w:pPr>
              <w:pStyle w:val="ListBullet"/>
              <w:numPr>
                <w:ilvl w:val="0"/>
                <w:numId w:val="0"/>
              </w:numPr>
              <w:rPr>
                <w:sz w:val="18"/>
                <w:szCs w:val="18"/>
              </w:rPr>
            </w:pPr>
          </w:p>
        </w:tc>
      </w:tr>
      <w:tr w:rsidR="005B5B81" w14:paraId="66998D67" w14:textId="77777777" w:rsidTr="002E0858">
        <w:tc>
          <w:tcPr>
            <w:tcW w:w="1696" w:type="dxa"/>
          </w:tcPr>
          <w:p w14:paraId="52724A34" w14:textId="77777777" w:rsidR="005B5B81" w:rsidRPr="00161BA3" w:rsidRDefault="005B5B81" w:rsidP="002E0858">
            <w:pPr>
              <w:pStyle w:val="ListBullet"/>
              <w:numPr>
                <w:ilvl w:val="0"/>
                <w:numId w:val="0"/>
              </w:numPr>
              <w:rPr>
                <w:sz w:val="18"/>
                <w:szCs w:val="18"/>
              </w:rPr>
            </w:pPr>
            <w:r>
              <w:rPr>
                <w:sz w:val="18"/>
                <w:szCs w:val="18"/>
              </w:rPr>
              <w:t xml:space="preserve">Supplier’s </w:t>
            </w:r>
            <w:r w:rsidRPr="00161BA3">
              <w:rPr>
                <w:sz w:val="18"/>
                <w:szCs w:val="18"/>
              </w:rPr>
              <w:t>Bank Account number</w:t>
            </w:r>
          </w:p>
        </w:tc>
        <w:tc>
          <w:tcPr>
            <w:tcW w:w="3686" w:type="dxa"/>
          </w:tcPr>
          <w:p w14:paraId="05958D1A" w14:textId="77777777" w:rsidR="005B5B81" w:rsidRPr="00161BA3" w:rsidRDefault="005B5B81" w:rsidP="002E0858">
            <w:pPr>
              <w:autoSpaceDE w:val="0"/>
              <w:autoSpaceDN w:val="0"/>
              <w:rPr>
                <w:sz w:val="18"/>
                <w:szCs w:val="18"/>
              </w:rPr>
            </w:pPr>
            <w:r w:rsidRPr="00161BA3">
              <w:rPr>
                <w:webHidden/>
                <w:sz w:val="18"/>
                <w:szCs w:val="18"/>
              </w:rPr>
              <w:t>/INVOICE_CENTER/CONTENT_FRAME/INVOICES/INVOICE/PAYEE</w:t>
            </w:r>
            <w:r>
              <w:rPr>
                <w:webHidden/>
                <w:sz w:val="18"/>
                <w:szCs w:val="18"/>
              </w:rPr>
              <w:t>/</w:t>
            </w:r>
            <w:r>
              <w:rPr>
                <w:rFonts w:ascii="Segoe UI" w:hAnsi="Segoe UI" w:cs="Segoe UI"/>
                <w:color w:val="000000"/>
                <w:szCs w:val="20"/>
              </w:rPr>
              <w:t>BANKS/BANK_ACCOUNT_NUMBER</w:t>
            </w:r>
          </w:p>
        </w:tc>
        <w:tc>
          <w:tcPr>
            <w:tcW w:w="3827" w:type="dxa"/>
          </w:tcPr>
          <w:p w14:paraId="5552DA9D" w14:textId="77777777" w:rsidR="005B5B81" w:rsidRPr="00161BA3" w:rsidRDefault="005B5B81" w:rsidP="002E0858">
            <w:pPr>
              <w:pStyle w:val="ListBullet"/>
              <w:numPr>
                <w:ilvl w:val="0"/>
                <w:numId w:val="0"/>
              </w:numPr>
              <w:rPr>
                <w:sz w:val="18"/>
                <w:szCs w:val="18"/>
              </w:rPr>
            </w:pPr>
          </w:p>
        </w:tc>
      </w:tr>
      <w:tr w:rsidR="005B5B81" w14:paraId="15EFEDA4" w14:textId="77777777" w:rsidTr="002E0858">
        <w:tc>
          <w:tcPr>
            <w:tcW w:w="1696" w:type="dxa"/>
          </w:tcPr>
          <w:p w14:paraId="2BD2967D" w14:textId="77777777" w:rsidR="005B5B81" w:rsidRPr="00161BA3" w:rsidRDefault="005B5B81" w:rsidP="002E0858">
            <w:pPr>
              <w:pStyle w:val="ListBullet"/>
              <w:numPr>
                <w:ilvl w:val="0"/>
                <w:numId w:val="0"/>
              </w:numPr>
              <w:rPr>
                <w:sz w:val="18"/>
                <w:szCs w:val="18"/>
              </w:rPr>
            </w:pPr>
            <w:r>
              <w:rPr>
                <w:sz w:val="18"/>
                <w:szCs w:val="18"/>
              </w:rPr>
              <w:t>Supplier’s IBAN</w:t>
            </w:r>
          </w:p>
        </w:tc>
        <w:tc>
          <w:tcPr>
            <w:tcW w:w="3686" w:type="dxa"/>
          </w:tcPr>
          <w:p w14:paraId="48E40CBB" w14:textId="77777777" w:rsidR="005B5B81" w:rsidRPr="00161BA3" w:rsidRDefault="005B5B81" w:rsidP="002E0858">
            <w:pPr>
              <w:autoSpaceDE w:val="0"/>
              <w:autoSpaceDN w:val="0"/>
              <w:rPr>
                <w:webHidden/>
                <w:sz w:val="18"/>
                <w:szCs w:val="18"/>
              </w:rPr>
            </w:pPr>
            <w:r w:rsidRPr="00161BA3">
              <w:rPr>
                <w:webHidden/>
                <w:sz w:val="18"/>
                <w:szCs w:val="18"/>
              </w:rPr>
              <w:t>/INVOICE_CENTER/CONTENT_FRAME/INVOICES/INVOICE/PAYEE</w:t>
            </w:r>
            <w:r>
              <w:rPr>
                <w:webHidden/>
                <w:sz w:val="18"/>
                <w:szCs w:val="18"/>
              </w:rPr>
              <w:t>/</w:t>
            </w:r>
            <w:r>
              <w:rPr>
                <w:rFonts w:ascii="Segoe UI" w:hAnsi="Segoe UI" w:cs="Segoe UI"/>
                <w:color w:val="000000"/>
                <w:szCs w:val="20"/>
              </w:rPr>
              <w:t>BANKS/</w:t>
            </w:r>
            <w:r w:rsidRPr="00D224B4">
              <w:rPr>
                <w:rFonts w:ascii="Segoe UI" w:hAnsi="Segoe UI" w:cs="Segoe UI"/>
                <w:color w:val="000000"/>
                <w:szCs w:val="20"/>
              </w:rPr>
              <w:t>IBAN_ACCOUNT_NUMBER</w:t>
            </w:r>
          </w:p>
        </w:tc>
        <w:tc>
          <w:tcPr>
            <w:tcW w:w="3827" w:type="dxa"/>
          </w:tcPr>
          <w:p w14:paraId="6FC93B2C" w14:textId="77777777" w:rsidR="005B5B81" w:rsidRPr="00161BA3" w:rsidRDefault="005B5B81" w:rsidP="002E0858">
            <w:pPr>
              <w:pStyle w:val="ListBullet"/>
              <w:numPr>
                <w:ilvl w:val="0"/>
                <w:numId w:val="0"/>
              </w:numPr>
              <w:rPr>
                <w:sz w:val="18"/>
                <w:szCs w:val="18"/>
              </w:rPr>
            </w:pPr>
          </w:p>
        </w:tc>
      </w:tr>
      <w:tr w:rsidR="005B5B81" w14:paraId="4C883C76" w14:textId="77777777" w:rsidTr="002E0858">
        <w:tc>
          <w:tcPr>
            <w:tcW w:w="1696" w:type="dxa"/>
          </w:tcPr>
          <w:p w14:paraId="307C5A5C" w14:textId="77777777" w:rsidR="005B5B81" w:rsidRPr="00161BA3" w:rsidRDefault="005B5B81" w:rsidP="002E0858">
            <w:pPr>
              <w:pStyle w:val="ListBullet"/>
              <w:numPr>
                <w:ilvl w:val="0"/>
                <w:numId w:val="0"/>
              </w:numPr>
              <w:rPr>
                <w:sz w:val="18"/>
                <w:szCs w:val="18"/>
              </w:rPr>
            </w:pPr>
            <w:r w:rsidRPr="00161BA3">
              <w:rPr>
                <w:sz w:val="18"/>
                <w:szCs w:val="18"/>
              </w:rPr>
              <w:t>Currency code</w:t>
            </w:r>
          </w:p>
        </w:tc>
        <w:tc>
          <w:tcPr>
            <w:tcW w:w="3686" w:type="dxa"/>
          </w:tcPr>
          <w:p w14:paraId="2DA35497" w14:textId="77777777" w:rsidR="005B5B81" w:rsidRPr="00161BA3" w:rsidRDefault="005B5B81" w:rsidP="002E0858">
            <w:pPr>
              <w:pStyle w:val="ListBullet"/>
              <w:numPr>
                <w:ilvl w:val="0"/>
                <w:numId w:val="0"/>
              </w:numPr>
              <w:rPr>
                <w:sz w:val="18"/>
                <w:szCs w:val="18"/>
              </w:rPr>
            </w:pPr>
            <w:r w:rsidRPr="00161BA3">
              <w:rPr>
                <w:sz w:val="18"/>
                <w:szCs w:val="18"/>
              </w:rPr>
              <w:t>/INVOICE_CENTER/CONTENT_FRAME/INVOICES/INVOICE/HEADER/CURRENCY/CODE</w:t>
            </w:r>
          </w:p>
        </w:tc>
        <w:tc>
          <w:tcPr>
            <w:tcW w:w="3827" w:type="dxa"/>
          </w:tcPr>
          <w:p w14:paraId="6DF0DE2C" w14:textId="77777777" w:rsidR="005B5B81" w:rsidRPr="00161BA3" w:rsidRDefault="005B5B81" w:rsidP="002E0858">
            <w:pPr>
              <w:pStyle w:val="ListBullet"/>
              <w:numPr>
                <w:ilvl w:val="0"/>
                <w:numId w:val="0"/>
              </w:numPr>
              <w:rPr>
                <w:sz w:val="18"/>
                <w:szCs w:val="18"/>
              </w:rPr>
            </w:pPr>
          </w:p>
        </w:tc>
      </w:tr>
      <w:tr w:rsidR="005B5B81" w14:paraId="32210A79" w14:textId="77777777" w:rsidTr="002E0858">
        <w:tc>
          <w:tcPr>
            <w:tcW w:w="1696" w:type="dxa"/>
          </w:tcPr>
          <w:p w14:paraId="21846C16" w14:textId="77777777" w:rsidR="005B5B81" w:rsidRPr="00161BA3" w:rsidRDefault="005B5B81" w:rsidP="002E0858">
            <w:pPr>
              <w:pStyle w:val="ListBullet"/>
              <w:numPr>
                <w:ilvl w:val="0"/>
                <w:numId w:val="0"/>
              </w:numPr>
              <w:rPr>
                <w:sz w:val="18"/>
                <w:szCs w:val="18"/>
              </w:rPr>
            </w:pPr>
            <w:r w:rsidRPr="00161BA3">
              <w:rPr>
                <w:sz w:val="18"/>
                <w:szCs w:val="18"/>
              </w:rPr>
              <w:t>Total Net Amount</w:t>
            </w:r>
          </w:p>
        </w:tc>
        <w:tc>
          <w:tcPr>
            <w:tcW w:w="3686" w:type="dxa"/>
          </w:tcPr>
          <w:p w14:paraId="70334D13" w14:textId="77777777" w:rsidR="005B5B81" w:rsidRPr="009B7C97" w:rsidRDefault="005B5B81" w:rsidP="002E0858">
            <w:pPr>
              <w:rPr>
                <w:rFonts w:ascii="Segoe UI" w:hAnsi="Segoe UI" w:cs="Segoe UI"/>
                <w:color w:val="000000"/>
                <w:szCs w:val="20"/>
              </w:rPr>
            </w:pPr>
            <w:r w:rsidRPr="009B7C97">
              <w:rPr>
                <w:rFonts w:ascii="Segoe UI" w:hAnsi="Segoe UI" w:cs="Segoe UI"/>
                <w:color w:val="000000"/>
                <w:szCs w:val="20"/>
              </w:rPr>
              <w:t>/INVOICE_CENTER/CONTENT_FRAME/INVOICES/INVOICE/SUMMARY/INVOICE_TOTAL/AMOUNT[@VAT="EXCLUDED"]</w:t>
            </w:r>
          </w:p>
        </w:tc>
        <w:tc>
          <w:tcPr>
            <w:tcW w:w="3827" w:type="dxa"/>
          </w:tcPr>
          <w:p w14:paraId="7B20BDDF" w14:textId="77777777" w:rsidR="005B5B81" w:rsidRPr="00161BA3" w:rsidRDefault="005B5B81" w:rsidP="002E0858">
            <w:pPr>
              <w:pStyle w:val="ListBullet"/>
              <w:numPr>
                <w:ilvl w:val="0"/>
                <w:numId w:val="0"/>
              </w:numPr>
              <w:rPr>
                <w:sz w:val="18"/>
                <w:szCs w:val="18"/>
              </w:rPr>
            </w:pPr>
          </w:p>
        </w:tc>
      </w:tr>
      <w:tr w:rsidR="005B5B81" w14:paraId="4C76E2D5" w14:textId="77777777" w:rsidTr="002E0858">
        <w:tc>
          <w:tcPr>
            <w:tcW w:w="1696" w:type="dxa"/>
          </w:tcPr>
          <w:p w14:paraId="389BA48A" w14:textId="77777777" w:rsidR="005B5B81" w:rsidRPr="00161BA3" w:rsidRDefault="005B5B81" w:rsidP="002E0858">
            <w:pPr>
              <w:pStyle w:val="ListBullet"/>
              <w:numPr>
                <w:ilvl w:val="0"/>
                <w:numId w:val="0"/>
              </w:numPr>
              <w:rPr>
                <w:sz w:val="18"/>
                <w:szCs w:val="18"/>
              </w:rPr>
            </w:pPr>
            <w:r w:rsidRPr="00161BA3">
              <w:rPr>
                <w:sz w:val="18"/>
                <w:szCs w:val="18"/>
              </w:rPr>
              <w:t>Total Tax Amount</w:t>
            </w:r>
          </w:p>
        </w:tc>
        <w:tc>
          <w:tcPr>
            <w:tcW w:w="3686" w:type="dxa"/>
          </w:tcPr>
          <w:p w14:paraId="46042124" w14:textId="77777777" w:rsidR="005B5B81" w:rsidRPr="009B7C97" w:rsidRDefault="005B5B81" w:rsidP="002E0858">
            <w:pPr>
              <w:rPr>
                <w:rFonts w:ascii="Segoe UI" w:hAnsi="Segoe UI" w:cs="Segoe UI"/>
                <w:color w:val="000000"/>
                <w:szCs w:val="20"/>
              </w:rPr>
            </w:pPr>
            <w:r w:rsidRPr="009B7C97">
              <w:rPr>
                <w:rFonts w:ascii="Segoe UI" w:hAnsi="Segoe UI" w:cs="Segoe UI"/>
                <w:color w:val="000000"/>
                <w:szCs w:val="20"/>
              </w:rPr>
              <w:t>/INVOICE_CENTER/CONTENT_FRAME/INVOICES/INVOICE/SUMMARY/VAT_TOTAL/AMOUNT[@VAT="INCLUDED"]</w:t>
            </w:r>
          </w:p>
        </w:tc>
        <w:tc>
          <w:tcPr>
            <w:tcW w:w="3827" w:type="dxa"/>
          </w:tcPr>
          <w:p w14:paraId="27784835" w14:textId="77777777" w:rsidR="005B5B81" w:rsidRPr="00161BA3" w:rsidRDefault="005B5B81" w:rsidP="002E0858">
            <w:pPr>
              <w:pStyle w:val="ListBullet"/>
              <w:numPr>
                <w:ilvl w:val="0"/>
                <w:numId w:val="0"/>
              </w:numPr>
              <w:rPr>
                <w:sz w:val="18"/>
                <w:szCs w:val="18"/>
              </w:rPr>
            </w:pPr>
          </w:p>
        </w:tc>
      </w:tr>
      <w:tr w:rsidR="005B5B81" w14:paraId="79E8DE37" w14:textId="77777777" w:rsidTr="002E0858">
        <w:tc>
          <w:tcPr>
            <w:tcW w:w="1696" w:type="dxa"/>
          </w:tcPr>
          <w:p w14:paraId="07E8ED75" w14:textId="77777777" w:rsidR="005B5B81" w:rsidRPr="00161BA3" w:rsidRDefault="005B5B81" w:rsidP="002E0858">
            <w:pPr>
              <w:pStyle w:val="ListBullet"/>
              <w:numPr>
                <w:ilvl w:val="0"/>
                <w:numId w:val="0"/>
              </w:numPr>
              <w:rPr>
                <w:sz w:val="18"/>
                <w:szCs w:val="18"/>
              </w:rPr>
            </w:pPr>
            <w:r w:rsidRPr="00161BA3">
              <w:rPr>
                <w:sz w:val="18"/>
                <w:szCs w:val="18"/>
              </w:rPr>
              <w:t>Total Gross Amount</w:t>
            </w:r>
          </w:p>
        </w:tc>
        <w:tc>
          <w:tcPr>
            <w:tcW w:w="3686" w:type="dxa"/>
          </w:tcPr>
          <w:p w14:paraId="0DEA6072" w14:textId="77777777" w:rsidR="005B5B81" w:rsidRPr="009B7C97" w:rsidRDefault="005B5B81" w:rsidP="002E0858">
            <w:pPr>
              <w:rPr>
                <w:rFonts w:ascii="Segoe UI" w:hAnsi="Segoe UI" w:cs="Segoe UI"/>
                <w:color w:val="000000"/>
                <w:szCs w:val="20"/>
              </w:rPr>
            </w:pPr>
            <w:r w:rsidRPr="009B7C97">
              <w:rPr>
                <w:rFonts w:ascii="Segoe UI" w:hAnsi="Segoe UI" w:cs="Segoe UI"/>
                <w:color w:val="000000"/>
                <w:szCs w:val="20"/>
              </w:rPr>
              <w:t>/INVOICE_CENTER/CONTENT_FRAME/INVOICES/INVOICE/SUMMARY/INVOICE_TOTAL/AMOUNT[@VAT="INCLUDED"]</w:t>
            </w:r>
          </w:p>
        </w:tc>
        <w:tc>
          <w:tcPr>
            <w:tcW w:w="3827" w:type="dxa"/>
          </w:tcPr>
          <w:p w14:paraId="7382BF11" w14:textId="77777777" w:rsidR="005B5B81" w:rsidRPr="00161BA3" w:rsidRDefault="005B5B81" w:rsidP="002E0858">
            <w:pPr>
              <w:pStyle w:val="ListBullet"/>
              <w:numPr>
                <w:ilvl w:val="0"/>
                <w:numId w:val="0"/>
              </w:numPr>
              <w:rPr>
                <w:sz w:val="18"/>
                <w:szCs w:val="18"/>
              </w:rPr>
            </w:pPr>
          </w:p>
        </w:tc>
      </w:tr>
      <w:tr w:rsidR="005B5B81" w14:paraId="1B71068F" w14:textId="77777777" w:rsidTr="002E0858">
        <w:tc>
          <w:tcPr>
            <w:tcW w:w="1696" w:type="dxa"/>
          </w:tcPr>
          <w:p w14:paraId="75A1EBAC" w14:textId="77777777" w:rsidR="005B5B81" w:rsidRPr="00161BA3" w:rsidRDefault="005B5B81" w:rsidP="002E0858">
            <w:pPr>
              <w:pStyle w:val="ListBullet"/>
              <w:numPr>
                <w:ilvl w:val="0"/>
                <w:numId w:val="0"/>
              </w:numPr>
              <w:rPr>
                <w:sz w:val="18"/>
                <w:szCs w:val="18"/>
              </w:rPr>
            </w:pPr>
            <w:r w:rsidRPr="00161BA3">
              <w:rPr>
                <w:sz w:val="18"/>
                <w:szCs w:val="18"/>
              </w:rPr>
              <w:t>Purchase order number</w:t>
            </w:r>
          </w:p>
        </w:tc>
        <w:tc>
          <w:tcPr>
            <w:tcW w:w="3686" w:type="dxa"/>
          </w:tcPr>
          <w:p w14:paraId="5FDB23E3" w14:textId="77777777" w:rsidR="005B5B81" w:rsidRPr="00161BA3" w:rsidRDefault="005B5B81" w:rsidP="002E0858">
            <w:pPr>
              <w:pStyle w:val="ListBullet"/>
              <w:numPr>
                <w:ilvl w:val="0"/>
                <w:numId w:val="0"/>
              </w:numPr>
              <w:rPr>
                <w:sz w:val="18"/>
                <w:szCs w:val="18"/>
              </w:rPr>
            </w:pPr>
            <w:r w:rsidRPr="00161BA3">
              <w:rPr>
                <w:sz w:val="18"/>
                <w:szCs w:val="18"/>
              </w:rPr>
              <w:t>/INVOICE_CENTER/CONTENT_FRAME/INVOICES/INVOICE/HEADER/ORDER_INFORMATION/ORDER_NUMBER</w:t>
            </w:r>
          </w:p>
        </w:tc>
        <w:tc>
          <w:tcPr>
            <w:tcW w:w="3827" w:type="dxa"/>
          </w:tcPr>
          <w:p w14:paraId="74FCA5C9" w14:textId="77777777" w:rsidR="005B5B81" w:rsidRPr="00161BA3" w:rsidRDefault="005B5B81" w:rsidP="002E0858">
            <w:pPr>
              <w:pStyle w:val="ListBullet"/>
              <w:numPr>
                <w:ilvl w:val="0"/>
                <w:numId w:val="0"/>
              </w:numPr>
              <w:rPr>
                <w:sz w:val="18"/>
                <w:szCs w:val="18"/>
              </w:rPr>
            </w:pPr>
          </w:p>
        </w:tc>
      </w:tr>
      <w:tr w:rsidR="005B5B81" w14:paraId="3055960A" w14:textId="77777777" w:rsidTr="002E0858">
        <w:tc>
          <w:tcPr>
            <w:tcW w:w="1696" w:type="dxa"/>
          </w:tcPr>
          <w:p w14:paraId="5A155D36" w14:textId="77777777" w:rsidR="005B5B81" w:rsidRPr="00161BA3" w:rsidRDefault="005B5B81" w:rsidP="002E0858">
            <w:pPr>
              <w:pStyle w:val="ListBullet"/>
              <w:numPr>
                <w:ilvl w:val="0"/>
                <w:numId w:val="0"/>
              </w:numPr>
              <w:rPr>
                <w:sz w:val="18"/>
                <w:szCs w:val="18"/>
              </w:rPr>
            </w:pPr>
            <w:r w:rsidRPr="00161BA3">
              <w:rPr>
                <w:sz w:val="18"/>
                <w:szCs w:val="18"/>
              </w:rPr>
              <w:t>Contract</w:t>
            </w:r>
            <w:r>
              <w:rPr>
                <w:sz w:val="18"/>
                <w:szCs w:val="18"/>
              </w:rPr>
              <w:t>/Account/</w:t>
            </w:r>
            <w:r w:rsidRPr="00161BA3">
              <w:rPr>
                <w:sz w:val="18"/>
                <w:szCs w:val="18"/>
              </w:rPr>
              <w:t xml:space="preserve"> number/Payment plan</w:t>
            </w:r>
          </w:p>
        </w:tc>
        <w:tc>
          <w:tcPr>
            <w:tcW w:w="3686" w:type="dxa"/>
          </w:tcPr>
          <w:p w14:paraId="00A5C27A" w14:textId="77777777" w:rsidR="005B5B81" w:rsidRPr="009B7C97" w:rsidRDefault="005B5B81" w:rsidP="002E0858">
            <w:r w:rsidRPr="009B7C97">
              <w:rPr>
                <w:sz w:val="18"/>
                <w:szCs w:val="18"/>
              </w:rPr>
              <w:t>/INVOICE_CENTER/CONTENT_FRAME/INVOICES/INVOICE/HEADER/CONTRACT_INFORMATION/CONTRACT_NUMBER</w:t>
            </w:r>
          </w:p>
        </w:tc>
        <w:tc>
          <w:tcPr>
            <w:tcW w:w="3827" w:type="dxa"/>
          </w:tcPr>
          <w:p w14:paraId="72227E56" w14:textId="77777777" w:rsidR="005B5B81" w:rsidRPr="00161BA3" w:rsidRDefault="005B5B81" w:rsidP="002E0858">
            <w:pPr>
              <w:pStyle w:val="ListBullet"/>
              <w:numPr>
                <w:ilvl w:val="0"/>
                <w:numId w:val="0"/>
              </w:numPr>
              <w:rPr>
                <w:sz w:val="18"/>
                <w:szCs w:val="18"/>
              </w:rPr>
            </w:pPr>
          </w:p>
        </w:tc>
      </w:tr>
      <w:tr w:rsidR="005B5B81" w14:paraId="6BDEDD6C" w14:textId="77777777" w:rsidTr="002E0858">
        <w:tc>
          <w:tcPr>
            <w:tcW w:w="1696" w:type="dxa"/>
          </w:tcPr>
          <w:p w14:paraId="5E69D91E" w14:textId="77777777" w:rsidR="005B5B81" w:rsidRPr="00161BA3" w:rsidRDefault="005B5B81" w:rsidP="002E0858">
            <w:pPr>
              <w:pStyle w:val="ListBullet"/>
              <w:numPr>
                <w:ilvl w:val="0"/>
                <w:numId w:val="0"/>
              </w:numPr>
              <w:rPr>
                <w:sz w:val="18"/>
                <w:szCs w:val="18"/>
              </w:rPr>
            </w:pPr>
            <w:r w:rsidRPr="00161BA3">
              <w:rPr>
                <w:sz w:val="18"/>
                <w:szCs w:val="18"/>
              </w:rPr>
              <w:lastRenderedPageBreak/>
              <w:t>Buyer Reference</w:t>
            </w:r>
          </w:p>
        </w:tc>
        <w:tc>
          <w:tcPr>
            <w:tcW w:w="3686" w:type="dxa"/>
          </w:tcPr>
          <w:p w14:paraId="1DBB4BC9" w14:textId="77777777" w:rsidR="005B5B81" w:rsidRPr="00161BA3" w:rsidRDefault="005B5B81" w:rsidP="002E0858">
            <w:pPr>
              <w:pStyle w:val="ListBullet"/>
              <w:numPr>
                <w:ilvl w:val="0"/>
                <w:numId w:val="0"/>
              </w:numPr>
              <w:rPr>
                <w:sz w:val="18"/>
                <w:szCs w:val="18"/>
              </w:rPr>
            </w:pPr>
            <w:r w:rsidRPr="00161BA3">
              <w:rPr>
                <w:sz w:val="18"/>
                <w:szCs w:val="18"/>
              </w:rPr>
              <w:t>/INVOICE_CENTER/CONTENT_FRAME/INVOICES/INVOICE/HEADER/</w:t>
            </w:r>
            <w:r w:rsidRPr="00AB28C5">
              <w:rPr>
                <w:sz w:val="18"/>
                <w:szCs w:val="18"/>
              </w:rPr>
              <w:t>BUYER_REFERENCE</w:t>
            </w:r>
          </w:p>
        </w:tc>
        <w:tc>
          <w:tcPr>
            <w:tcW w:w="3827" w:type="dxa"/>
          </w:tcPr>
          <w:p w14:paraId="35572979" w14:textId="77777777" w:rsidR="005B5B81" w:rsidRPr="00161BA3" w:rsidRDefault="005B5B81" w:rsidP="002E0858">
            <w:pPr>
              <w:pStyle w:val="ListBullet"/>
              <w:numPr>
                <w:ilvl w:val="0"/>
                <w:numId w:val="0"/>
              </w:numPr>
              <w:rPr>
                <w:sz w:val="18"/>
                <w:szCs w:val="18"/>
              </w:rPr>
            </w:pPr>
          </w:p>
        </w:tc>
      </w:tr>
      <w:tr w:rsidR="005B5B81" w14:paraId="413C7788" w14:textId="77777777" w:rsidTr="002E0858">
        <w:tc>
          <w:tcPr>
            <w:tcW w:w="1696" w:type="dxa"/>
          </w:tcPr>
          <w:p w14:paraId="5FE16999" w14:textId="77777777" w:rsidR="005B5B81" w:rsidRPr="00161BA3" w:rsidRDefault="005B5B81" w:rsidP="002E0858">
            <w:pPr>
              <w:pStyle w:val="ListBullet"/>
              <w:numPr>
                <w:ilvl w:val="0"/>
                <w:numId w:val="0"/>
              </w:numPr>
              <w:rPr>
                <w:sz w:val="18"/>
                <w:szCs w:val="18"/>
              </w:rPr>
            </w:pPr>
            <w:r>
              <w:rPr>
                <w:sz w:val="18"/>
                <w:szCs w:val="18"/>
              </w:rPr>
              <w:t>Buyer’s Vat/TIN/ABN</w:t>
            </w:r>
          </w:p>
        </w:tc>
        <w:tc>
          <w:tcPr>
            <w:tcW w:w="3686" w:type="dxa"/>
          </w:tcPr>
          <w:p w14:paraId="659D0C0A" w14:textId="77777777" w:rsidR="005B5B81" w:rsidRPr="00161BA3" w:rsidRDefault="005B5B81" w:rsidP="002E0858">
            <w:pPr>
              <w:pStyle w:val="ListBullet"/>
              <w:numPr>
                <w:ilvl w:val="0"/>
                <w:numId w:val="0"/>
              </w:numPr>
              <w:rPr>
                <w:sz w:val="18"/>
                <w:szCs w:val="18"/>
              </w:rPr>
            </w:pPr>
            <w:r w:rsidRPr="001E0914">
              <w:rPr>
                <w:sz w:val="18"/>
                <w:szCs w:val="18"/>
              </w:rPr>
              <w:t>/INVOICE_CENTER/CONTENT_FRAME/INVOICES/INVOICE/RECEIVER/CUSTOMER_INFORMATION/VAT_REG</w:t>
            </w:r>
          </w:p>
        </w:tc>
        <w:tc>
          <w:tcPr>
            <w:tcW w:w="3827" w:type="dxa"/>
          </w:tcPr>
          <w:p w14:paraId="54E3C654" w14:textId="77777777" w:rsidR="005B5B81" w:rsidRPr="00161BA3" w:rsidRDefault="005B5B81" w:rsidP="002E0858">
            <w:pPr>
              <w:pStyle w:val="ListBullet"/>
              <w:numPr>
                <w:ilvl w:val="0"/>
                <w:numId w:val="0"/>
              </w:numPr>
              <w:rPr>
                <w:sz w:val="18"/>
                <w:szCs w:val="18"/>
              </w:rPr>
            </w:pPr>
          </w:p>
        </w:tc>
      </w:tr>
      <w:tr w:rsidR="005B5B81" w14:paraId="608E9FF9" w14:textId="77777777" w:rsidTr="002E0858">
        <w:tc>
          <w:tcPr>
            <w:tcW w:w="1696" w:type="dxa"/>
          </w:tcPr>
          <w:p w14:paraId="47C26F47" w14:textId="77777777" w:rsidR="005B5B81" w:rsidRPr="00161BA3" w:rsidRDefault="005B5B81" w:rsidP="002E0858">
            <w:pPr>
              <w:pStyle w:val="ListBullet"/>
              <w:numPr>
                <w:ilvl w:val="0"/>
                <w:numId w:val="0"/>
              </w:numPr>
              <w:rPr>
                <w:sz w:val="18"/>
                <w:szCs w:val="18"/>
              </w:rPr>
            </w:pPr>
            <w:r>
              <w:rPr>
                <w:sz w:val="18"/>
                <w:szCs w:val="18"/>
              </w:rPr>
              <w:t>Ship/Bill to address</w:t>
            </w:r>
          </w:p>
        </w:tc>
        <w:tc>
          <w:tcPr>
            <w:tcW w:w="3686" w:type="dxa"/>
          </w:tcPr>
          <w:p w14:paraId="0933CC97" w14:textId="77777777" w:rsidR="005B5B81" w:rsidRPr="00161BA3" w:rsidRDefault="005B5B81" w:rsidP="002E0858">
            <w:pPr>
              <w:pStyle w:val="ListBullet"/>
              <w:numPr>
                <w:ilvl w:val="0"/>
                <w:numId w:val="0"/>
              </w:numPr>
              <w:rPr>
                <w:sz w:val="18"/>
                <w:szCs w:val="18"/>
              </w:rPr>
            </w:pPr>
            <w:r w:rsidRPr="001E0914">
              <w:rPr>
                <w:sz w:val="18"/>
                <w:szCs w:val="18"/>
              </w:rPr>
              <w:t>/INVOICE_CENTER/CONTENT_FRAME/INVOICES/INVOICE/RECEIVER/CUSTOMER_INFORMATION/FREE_TEXT</w:t>
            </w:r>
            <w:r>
              <w:rPr>
                <w:sz w:val="18"/>
                <w:szCs w:val="18"/>
              </w:rPr>
              <w:t>[@TEXT_TYPE=’Bill_To’]</w:t>
            </w:r>
          </w:p>
        </w:tc>
        <w:tc>
          <w:tcPr>
            <w:tcW w:w="3827" w:type="dxa"/>
          </w:tcPr>
          <w:p w14:paraId="233C6F82" w14:textId="77777777" w:rsidR="005B5B81" w:rsidRPr="00161BA3" w:rsidRDefault="005B5B81" w:rsidP="002E0858">
            <w:pPr>
              <w:pStyle w:val="ListBullet"/>
              <w:numPr>
                <w:ilvl w:val="0"/>
                <w:numId w:val="0"/>
              </w:numPr>
              <w:rPr>
                <w:sz w:val="18"/>
                <w:szCs w:val="18"/>
              </w:rPr>
            </w:pPr>
          </w:p>
        </w:tc>
      </w:tr>
      <w:tr w:rsidR="005B5B81" w14:paraId="312F7FBA" w14:textId="77777777" w:rsidTr="002E0858">
        <w:tc>
          <w:tcPr>
            <w:tcW w:w="1696" w:type="dxa"/>
          </w:tcPr>
          <w:p w14:paraId="5A9BF3D0" w14:textId="77777777" w:rsidR="005B5B81" w:rsidRPr="00161BA3" w:rsidRDefault="005B5B81" w:rsidP="002E0858">
            <w:pPr>
              <w:pStyle w:val="ListBullet"/>
              <w:numPr>
                <w:ilvl w:val="0"/>
                <w:numId w:val="0"/>
              </w:numPr>
              <w:rPr>
                <w:sz w:val="18"/>
                <w:szCs w:val="18"/>
              </w:rPr>
            </w:pPr>
            <w:r>
              <w:rPr>
                <w:sz w:val="18"/>
                <w:szCs w:val="18"/>
              </w:rPr>
              <w:t>Service date/period</w:t>
            </w:r>
          </w:p>
        </w:tc>
        <w:tc>
          <w:tcPr>
            <w:tcW w:w="3686" w:type="dxa"/>
          </w:tcPr>
          <w:p w14:paraId="2BE56308" w14:textId="77777777" w:rsidR="005B5B81" w:rsidRPr="00161BA3" w:rsidRDefault="005B5B81" w:rsidP="002E0858">
            <w:pPr>
              <w:pStyle w:val="ListBullet"/>
              <w:numPr>
                <w:ilvl w:val="0"/>
                <w:numId w:val="0"/>
              </w:numPr>
              <w:rPr>
                <w:sz w:val="18"/>
                <w:szCs w:val="18"/>
              </w:rPr>
            </w:pPr>
            <w:r w:rsidRPr="001E0914">
              <w:rPr>
                <w:sz w:val="18"/>
                <w:szCs w:val="18"/>
              </w:rPr>
              <w:t>/INVOICE_CENTER/CONTENT_FRAME/INVOICES/INVOICE/HEADER/FREE_TEXT</w:t>
            </w:r>
            <w:r>
              <w:rPr>
                <w:sz w:val="18"/>
                <w:szCs w:val="18"/>
              </w:rPr>
              <w:t>[@TEXT_TYPE=’Service_DatePeriod’]</w:t>
            </w:r>
          </w:p>
        </w:tc>
        <w:tc>
          <w:tcPr>
            <w:tcW w:w="3827" w:type="dxa"/>
          </w:tcPr>
          <w:p w14:paraId="1A14F609" w14:textId="77777777" w:rsidR="005B5B81" w:rsidRPr="00161BA3" w:rsidRDefault="005B5B81" w:rsidP="002E0858">
            <w:pPr>
              <w:pStyle w:val="ListBullet"/>
              <w:numPr>
                <w:ilvl w:val="0"/>
                <w:numId w:val="0"/>
              </w:numPr>
              <w:rPr>
                <w:sz w:val="18"/>
                <w:szCs w:val="18"/>
              </w:rPr>
            </w:pPr>
          </w:p>
        </w:tc>
      </w:tr>
      <w:tr w:rsidR="005B5B81" w14:paraId="3B48DCF3" w14:textId="77777777" w:rsidTr="002E0858">
        <w:tc>
          <w:tcPr>
            <w:tcW w:w="1696" w:type="dxa"/>
          </w:tcPr>
          <w:p w14:paraId="0643CEDA" w14:textId="77777777" w:rsidR="005B5B81" w:rsidRPr="00161BA3" w:rsidRDefault="005B5B81" w:rsidP="002E0858">
            <w:pPr>
              <w:pStyle w:val="ListBullet"/>
              <w:numPr>
                <w:ilvl w:val="0"/>
                <w:numId w:val="0"/>
              </w:numPr>
              <w:rPr>
                <w:sz w:val="18"/>
                <w:szCs w:val="18"/>
              </w:rPr>
            </w:pPr>
            <w:r>
              <w:rPr>
                <w:sz w:val="18"/>
                <w:szCs w:val="18"/>
              </w:rPr>
              <w:t>Freight</w:t>
            </w:r>
          </w:p>
        </w:tc>
        <w:tc>
          <w:tcPr>
            <w:tcW w:w="3686" w:type="dxa"/>
          </w:tcPr>
          <w:p w14:paraId="72633139" w14:textId="77777777" w:rsidR="005B5B81" w:rsidRPr="00161BA3" w:rsidRDefault="005B5B81" w:rsidP="002E0858">
            <w:pPr>
              <w:pStyle w:val="ListBullet"/>
              <w:numPr>
                <w:ilvl w:val="0"/>
                <w:numId w:val="0"/>
              </w:numPr>
              <w:rPr>
                <w:sz w:val="18"/>
                <w:szCs w:val="18"/>
              </w:rPr>
            </w:pPr>
            <w:r w:rsidRPr="001E0914">
              <w:rPr>
                <w:sz w:val="18"/>
                <w:szCs w:val="18"/>
              </w:rPr>
              <w:t>/INVOICE_CENTER/CONTENT_FRAME/INVOICES/INVOICE/SUMMARY/CARGO/AMOUNT</w:t>
            </w:r>
          </w:p>
        </w:tc>
        <w:tc>
          <w:tcPr>
            <w:tcW w:w="3827" w:type="dxa"/>
          </w:tcPr>
          <w:p w14:paraId="6264421A" w14:textId="77777777" w:rsidR="005B5B81" w:rsidRPr="00161BA3" w:rsidRDefault="005B5B81" w:rsidP="002E0858">
            <w:pPr>
              <w:pStyle w:val="ListBullet"/>
              <w:numPr>
                <w:ilvl w:val="0"/>
                <w:numId w:val="0"/>
              </w:numPr>
              <w:rPr>
                <w:sz w:val="18"/>
                <w:szCs w:val="18"/>
              </w:rPr>
            </w:pPr>
          </w:p>
        </w:tc>
      </w:tr>
      <w:tr w:rsidR="005B5B81" w14:paraId="41F345CF" w14:textId="77777777" w:rsidTr="002E0858">
        <w:tc>
          <w:tcPr>
            <w:tcW w:w="1696" w:type="dxa"/>
          </w:tcPr>
          <w:p w14:paraId="755139A1" w14:textId="77777777" w:rsidR="005B5B81" w:rsidRPr="00161BA3" w:rsidRDefault="005B5B81" w:rsidP="002E0858">
            <w:pPr>
              <w:pStyle w:val="ListBullet"/>
              <w:numPr>
                <w:ilvl w:val="0"/>
                <w:numId w:val="0"/>
              </w:numPr>
              <w:rPr>
                <w:sz w:val="18"/>
                <w:szCs w:val="18"/>
              </w:rPr>
            </w:pPr>
            <w:r>
              <w:rPr>
                <w:sz w:val="18"/>
                <w:szCs w:val="18"/>
              </w:rPr>
              <w:t>Site number</w:t>
            </w:r>
          </w:p>
        </w:tc>
        <w:tc>
          <w:tcPr>
            <w:tcW w:w="3686" w:type="dxa"/>
          </w:tcPr>
          <w:p w14:paraId="481CD025" w14:textId="77777777" w:rsidR="005B5B81" w:rsidRPr="00161BA3" w:rsidRDefault="005B5B81" w:rsidP="002E0858">
            <w:pPr>
              <w:pStyle w:val="ListBullet"/>
              <w:numPr>
                <w:ilvl w:val="0"/>
                <w:numId w:val="0"/>
              </w:numPr>
              <w:rPr>
                <w:sz w:val="18"/>
                <w:szCs w:val="18"/>
              </w:rPr>
            </w:pPr>
            <w:r w:rsidRPr="001E0914">
              <w:rPr>
                <w:sz w:val="18"/>
                <w:szCs w:val="18"/>
              </w:rPr>
              <w:t>/INVOICE_CENTER/CONTENT_FRAME/INVOICES/INVOICE/RECEIVER/CUSTOMER_INFORMATION/FREE_TEXT</w:t>
            </w:r>
            <w:r>
              <w:rPr>
                <w:sz w:val="18"/>
                <w:szCs w:val="18"/>
              </w:rPr>
              <w:t>[@TEXT_TYPE=’Site_Number’]</w:t>
            </w:r>
          </w:p>
        </w:tc>
        <w:tc>
          <w:tcPr>
            <w:tcW w:w="3827" w:type="dxa"/>
          </w:tcPr>
          <w:p w14:paraId="146A029F" w14:textId="77777777" w:rsidR="005B5B81" w:rsidRPr="00161BA3" w:rsidRDefault="005B5B81" w:rsidP="002E0858">
            <w:pPr>
              <w:pStyle w:val="ListBullet"/>
              <w:numPr>
                <w:ilvl w:val="0"/>
                <w:numId w:val="0"/>
              </w:numPr>
              <w:rPr>
                <w:sz w:val="18"/>
                <w:szCs w:val="18"/>
              </w:rPr>
            </w:pPr>
          </w:p>
        </w:tc>
      </w:tr>
    </w:tbl>
    <w:p w14:paraId="78A27BE6" w14:textId="77777777" w:rsidR="007A4EC7" w:rsidRDefault="007A4EC7" w:rsidP="007A4EC7">
      <w:pPr>
        <w:pStyle w:val="ListBullet"/>
        <w:numPr>
          <w:ilvl w:val="0"/>
          <w:numId w:val="0"/>
        </w:numPr>
      </w:pPr>
    </w:p>
    <w:p w14:paraId="0C78196C" w14:textId="77777777" w:rsidR="007A4EC7" w:rsidRDefault="007A4EC7" w:rsidP="007A4EC7">
      <w:pPr>
        <w:pStyle w:val="ListBullet"/>
        <w:numPr>
          <w:ilvl w:val="0"/>
          <w:numId w:val="0"/>
        </w:numPr>
      </w:pPr>
    </w:p>
    <w:p w14:paraId="7674093E" w14:textId="77777777" w:rsidR="007A4EC7" w:rsidRPr="009A5E9D" w:rsidRDefault="007A4EC7" w:rsidP="007A4EC7">
      <w:pPr>
        <w:pStyle w:val="ListBullet"/>
        <w:numPr>
          <w:ilvl w:val="0"/>
          <w:numId w:val="0"/>
        </w:numPr>
      </w:pPr>
      <w:r w:rsidRPr="00CA2A3C">
        <w:rPr>
          <w:b/>
        </w:rPr>
        <w:t>Line level fields</w:t>
      </w:r>
      <w:r>
        <w:rPr>
          <w:b/>
        </w:rPr>
        <w:t xml:space="preserve"> </w:t>
      </w:r>
      <w:r w:rsidRPr="009A5E9D">
        <w:t>(BSCS Developer to fill in the TEAPPS mappings and consultant to fill in the ALUSTA mappings)</w:t>
      </w:r>
    </w:p>
    <w:p w14:paraId="5C937486" w14:textId="77777777" w:rsidR="007A4EC7" w:rsidRDefault="007A4EC7" w:rsidP="007A4EC7">
      <w:pPr>
        <w:pStyle w:val="ListBullet"/>
        <w:numPr>
          <w:ilvl w:val="0"/>
          <w:numId w:val="0"/>
        </w:numPr>
      </w:pPr>
    </w:p>
    <w:p w14:paraId="6504ACD6" w14:textId="77777777" w:rsidR="007A4EC7" w:rsidRDefault="007A4EC7" w:rsidP="007A4EC7">
      <w:pPr>
        <w:pStyle w:val="ListBullet"/>
        <w:numPr>
          <w:ilvl w:val="0"/>
          <w:numId w:val="0"/>
        </w:numPr>
      </w:pPr>
    </w:p>
    <w:p w14:paraId="7F678BB1" w14:textId="77777777" w:rsidR="007A4EC7" w:rsidRDefault="007A4EC7" w:rsidP="007A4EC7"/>
    <w:tbl>
      <w:tblPr>
        <w:tblStyle w:val="TableGrid"/>
        <w:tblW w:w="0" w:type="auto"/>
        <w:tblBorders>
          <w:top w:val="single" w:sz="4" w:space="0" w:color="C2F4FF" w:themeColor="accent1" w:themeTint="33"/>
          <w:left w:val="single" w:sz="4" w:space="0" w:color="C2F4FF" w:themeColor="accent1" w:themeTint="33"/>
          <w:bottom w:val="single" w:sz="4" w:space="0" w:color="C2F4FF" w:themeColor="accent1" w:themeTint="33"/>
          <w:right w:val="single" w:sz="4" w:space="0" w:color="C2F4FF" w:themeColor="accent1" w:themeTint="33"/>
          <w:insideH w:val="single" w:sz="4" w:space="0" w:color="C2F4FF" w:themeColor="accent1" w:themeTint="33"/>
          <w:insideV w:val="single" w:sz="4" w:space="0" w:color="C2F4FF" w:themeColor="accent1" w:themeTint="33"/>
        </w:tblBorders>
        <w:tblLayout w:type="fixed"/>
        <w:tblLook w:val="04A0" w:firstRow="1" w:lastRow="0" w:firstColumn="1" w:lastColumn="0" w:noHBand="0" w:noVBand="1"/>
      </w:tblPr>
      <w:tblGrid>
        <w:gridCol w:w="1696"/>
        <w:gridCol w:w="3686"/>
        <w:gridCol w:w="3827"/>
      </w:tblGrid>
      <w:tr w:rsidR="005B5B81" w14:paraId="70F93A71" w14:textId="77777777" w:rsidTr="002E0858">
        <w:tc>
          <w:tcPr>
            <w:tcW w:w="1696" w:type="dxa"/>
          </w:tcPr>
          <w:p w14:paraId="279B59F4" w14:textId="77777777" w:rsidR="005B5B81" w:rsidRPr="00161BA3" w:rsidRDefault="005B5B81" w:rsidP="002E0858">
            <w:pPr>
              <w:pStyle w:val="ListBullet"/>
              <w:numPr>
                <w:ilvl w:val="0"/>
                <w:numId w:val="0"/>
              </w:numPr>
              <w:rPr>
                <w:b/>
              </w:rPr>
            </w:pPr>
            <w:r w:rsidRPr="00161BA3">
              <w:rPr>
                <w:b/>
              </w:rPr>
              <w:t>Field Name</w:t>
            </w:r>
          </w:p>
        </w:tc>
        <w:tc>
          <w:tcPr>
            <w:tcW w:w="3686" w:type="dxa"/>
          </w:tcPr>
          <w:p w14:paraId="0DD6BAB0" w14:textId="77777777" w:rsidR="005B5B81" w:rsidRPr="00161BA3" w:rsidRDefault="005B5B81" w:rsidP="002E0858">
            <w:pPr>
              <w:pStyle w:val="ListBullet"/>
              <w:numPr>
                <w:ilvl w:val="0"/>
                <w:numId w:val="0"/>
              </w:numPr>
              <w:rPr>
                <w:b/>
              </w:rPr>
            </w:pPr>
            <w:r w:rsidRPr="00161BA3">
              <w:rPr>
                <w:b/>
              </w:rPr>
              <w:t>TEAPPS Mapping</w:t>
            </w:r>
          </w:p>
        </w:tc>
        <w:tc>
          <w:tcPr>
            <w:tcW w:w="3827" w:type="dxa"/>
          </w:tcPr>
          <w:p w14:paraId="01C4ABA3" w14:textId="77777777" w:rsidR="005B5B81" w:rsidRPr="00161BA3" w:rsidRDefault="005B5B81" w:rsidP="002E0858">
            <w:pPr>
              <w:pStyle w:val="ListBullet"/>
              <w:numPr>
                <w:ilvl w:val="0"/>
                <w:numId w:val="0"/>
              </w:numPr>
              <w:rPr>
                <w:b/>
              </w:rPr>
            </w:pPr>
            <w:r w:rsidRPr="00161BA3">
              <w:rPr>
                <w:b/>
              </w:rPr>
              <w:t>ALUSTA Mapping</w:t>
            </w:r>
          </w:p>
        </w:tc>
      </w:tr>
      <w:tr w:rsidR="005B5B81" w14:paraId="67CE07B2" w14:textId="77777777" w:rsidTr="002E0858">
        <w:tc>
          <w:tcPr>
            <w:tcW w:w="1696" w:type="dxa"/>
          </w:tcPr>
          <w:p w14:paraId="24440408" w14:textId="77777777" w:rsidR="005B5B81" w:rsidRPr="00161BA3" w:rsidRDefault="005B5B81" w:rsidP="002E0858">
            <w:pPr>
              <w:pStyle w:val="ListBullet"/>
              <w:numPr>
                <w:ilvl w:val="0"/>
                <w:numId w:val="0"/>
              </w:numPr>
              <w:rPr>
                <w:sz w:val="18"/>
                <w:szCs w:val="18"/>
              </w:rPr>
            </w:pPr>
            <w:r>
              <w:rPr>
                <w:sz w:val="18"/>
                <w:szCs w:val="18"/>
              </w:rPr>
              <w:t>Product Code</w:t>
            </w:r>
          </w:p>
        </w:tc>
        <w:tc>
          <w:tcPr>
            <w:tcW w:w="3686" w:type="dxa"/>
          </w:tcPr>
          <w:p w14:paraId="605B5E94" w14:textId="77777777" w:rsidR="005B5B81" w:rsidRPr="00161BA3" w:rsidRDefault="005B5B81" w:rsidP="002E0858">
            <w:pPr>
              <w:pStyle w:val="ListBullet"/>
              <w:numPr>
                <w:ilvl w:val="0"/>
                <w:numId w:val="0"/>
              </w:numPr>
              <w:rPr>
                <w:sz w:val="18"/>
                <w:szCs w:val="18"/>
              </w:rPr>
            </w:pPr>
            <w:r w:rsidRPr="008A636F">
              <w:rPr>
                <w:sz w:val="18"/>
                <w:szCs w:val="18"/>
              </w:rPr>
              <w:t>/INVOICE_CENTER/CONTENT_FRAME/INVOICES/INVOICE/ROWS/ROW/ARTICLE/ARTICLE_ID</w:t>
            </w:r>
          </w:p>
        </w:tc>
        <w:tc>
          <w:tcPr>
            <w:tcW w:w="3827" w:type="dxa"/>
          </w:tcPr>
          <w:p w14:paraId="2C482C08" w14:textId="77777777" w:rsidR="005B5B81" w:rsidRPr="00161BA3" w:rsidRDefault="005B5B81" w:rsidP="002E0858">
            <w:pPr>
              <w:pStyle w:val="ListBullet"/>
              <w:numPr>
                <w:ilvl w:val="0"/>
                <w:numId w:val="0"/>
              </w:numPr>
              <w:rPr>
                <w:sz w:val="18"/>
                <w:szCs w:val="18"/>
              </w:rPr>
            </w:pPr>
          </w:p>
        </w:tc>
      </w:tr>
      <w:tr w:rsidR="005B5B81" w14:paraId="47A28477" w14:textId="77777777" w:rsidTr="002E0858">
        <w:tc>
          <w:tcPr>
            <w:tcW w:w="1696" w:type="dxa"/>
          </w:tcPr>
          <w:p w14:paraId="660A1ADE" w14:textId="77777777" w:rsidR="005B5B81" w:rsidRPr="00161BA3" w:rsidRDefault="005B5B81" w:rsidP="002E0858">
            <w:pPr>
              <w:pStyle w:val="ListBullet"/>
              <w:numPr>
                <w:ilvl w:val="0"/>
                <w:numId w:val="0"/>
              </w:numPr>
              <w:rPr>
                <w:sz w:val="18"/>
                <w:szCs w:val="18"/>
              </w:rPr>
            </w:pPr>
            <w:r w:rsidRPr="000377A6">
              <w:rPr>
                <w:sz w:val="18"/>
                <w:szCs w:val="18"/>
              </w:rPr>
              <w:t>Quantity</w:t>
            </w:r>
          </w:p>
        </w:tc>
        <w:tc>
          <w:tcPr>
            <w:tcW w:w="3686" w:type="dxa"/>
          </w:tcPr>
          <w:p w14:paraId="2CB5A35F" w14:textId="77777777" w:rsidR="005B5B81" w:rsidRPr="001E0914" w:rsidRDefault="005B5B81" w:rsidP="002E0858">
            <w:pPr>
              <w:pStyle w:val="ListBullet"/>
              <w:numPr>
                <w:ilvl w:val="0"/>
                <w:numId w:val="0"/>
              </w:numPr>
              <w:rPr>
                <w:sz w:val="18"/>
                <w:szCs w:val="18"/>
                <w:lang w:val="en-IN"/>
              </w:rPr>
            </w:pPr>
            <w:r w:rsidRPr="00D224B4">
              <w:rPr>
                <w:sz w:val="18"/>
                <w:szCs w:val="18"/>
              </w:rPr>
              <w:t>/INVOICE_CENTER/CONTENT_FRAME/INVOICES/INVOICE/ROWS/ROW/QUANTITY/CHARGED</w:t>
            </w:r>
          </w:p>
        </w:tc>
        <w:tc>
          <w:tcPr>
            <w:tcW w:w="3827" w:type="dxa"/>
          </w:tcPr>
          <w:p w14:paraId="4F493C7E" w14:textId="77777777" w:rsidR="005B5B81" w:rsidRPr="00161BA3" w:rsidRDefault="005B5B81" w:rsidP="002E0858">
            <w:pPr>
              <w:pStyle w:val="ListBullet"/>
              <w:numPr>
                <w:ilvl w:val="0"/>
                <w:numId w:val="0"/>
              </w:numPr>
              <w:rPr>
                <w:sz w:val="18"/>
                <w:szCs w:val="18"/>
              </w:rPr>
            </w:pPr>
          </w:p>
        </w:tc>
      </w:tr>
      <w:tr w:rsidR="005B5B81" w14:paraId="6451DB60" w14:textId="77777777" w:rsidTr="002E0858">
        <w:tc>
          <w:tcPr>
            <w:tcW w:w="1696" w:type="dxa"/>
          </w:tcPr>
          <w:p w14:paraId="40C0A924" w14:textId="77777777" w:rsidR="005B5B81" w:rsidRPr="00161BA3" w:rsidRDefault="005B5B81" w:rsidP="002E0858">
            <w:pPr>
              <w:pStyle w:val="ListBullet"/>
              <w:numPr>
                <w:ilvl w:val="0"/>
                <w:numId w:val="0"/>
              </w:numPr>
              <w:rPr>
                <w:sz w:val="18"/>
                <w:szCs w:val="18"/>
              </w:rPr>
            </w:pPr>
            <w:r w:rsidRPr="000377A6">
              <w:rPr>
                <w:sz w:val="18"/>
                <w:szCs w:val="18"/>
              </w:rPr>
              <w:t>Unit of measure</w:t>
            </w:r>
          </w:p>
        </w:tc>
        <w:tc>
          <w:tcPr>
            <w:tcW w:w="3686" w:type="dxa"/>
          </w:tcPr>
          <w:p w14:paraId="3A2590BC" w14:textId="77777777" w:rsidR="005B5B81" w:rsidRPr="00161BA3" w:rsidRDefault="005B5B81" w:rsidP="002E0858">
            <w:pPr>
              <w:pStyle w:val="ListBullet"/>
              <w:numPr>
                <w:ilvl w:val="0"/>
                <w:numId w:val="0"/>
              </w:numPr>
              <w:rPr>
                <w:webHidden/>
                <w:sz w:val="18"/>
                <w:szCs w:val="18"/>
              </w:rPr>
            </w:pPr>
            <w:r w:rsidRPr="008A636F">
              <w:rPr>
                <w:sz w:val="18"/>
                <w:szCs w:val="18"/>
              </w:rPr>
              <w:t>/INVOICE_CENTER/CONTENT_FRAME/INVOICES/INVOICE/ROWS/ROW/UNIT</w:t>
            </w:r>
          </w:p>
        </w:tc>
        <w:tc>
          <w:tcPr>
            <w:tcW w:w="3827" w:type="dxa"/>
          </w:tcPr>
          <w:p w14:paraId="4E2E6126" w14:textId="77777777" w:rsidR="005B5B81" w:rsidRPr="00161BA3" w:rsidRDefault="005B5B81" w:rsidP="002E0858">
            <w:pPr>
              <w:pStyle w:val="ListBullet"/>
              <w:numPr>
                <w:ilvl w:val="0"/>
                <w:numId w:val="0"/>
              </w:numPr>
              <w:rPr>
                <w:sz w:val="18"/>
                <w:szCs w:val="18"/>
              </w:rPr>
            </w:pPr>
          </w:p>
        </w:tc>
      </w:tr>
      <w:tr w:rsidR="005B5B81" w14:paraId="4705D2A7" w14:textId="77777777" w:rsidTr="002E0858">
        <w:tc>
          <w:tcPr>
            <w:tcW w:w="1696" w:type="dxa"/>
          </w:tcPr>
          <w:p w14:paraId="3359D348" w14:textId="77777777" w:rsidR="005B5B81" w:rsidRPr="00161BA3" w:rsidRDefault="005B5B81" w:rsidP="002E0858">
            <w:pPr>
              <w:pStyle w:val="ListBullet"/>
              <w:numPr>
                <w:ilvl w:val="0"/>
                <w:numId w:val="0"/>
              </w:numPr>
              <w:rPr>
                <w:sz w:val="18"/>
                <w:szCs w:val="18"/>
              </w:rPr>
            </w:pPr>
            <w:r w:rsidRPr="000377A6">
              <w:rPr>
                <w:sz w:val="18"/>
                <w:szCs w:val="18"/>
              </w:rPr>
              <w:t>Net unit price</w:t>
            </w:r>
          </w:p>
        </w:tc>
        <w:tc>
          <w:tcPr>
            <w:tcW w:w="3686" w:type="dxa"/>
          </w:tcPr>
          <w:p w14:paraId="180B5018" w14:textId="77777777" w:rsidR="005B5B81" w:rsidRPr="00161BA3" w:rsidRDefault="005B5B81" w:rsidP="002E0858">
            <w:pPr>
              <w:pStyle w:val="ListBullet"/>
              <w:numPr>
                <w:ilvl w:val="0"/>
                <w:numId w:val="0"/>
              </w:numPr>
              <w:rPr>
                <w:sz w:val="18"/>
                <w:szCs w:val="18"/>
              </w:rPr>
            </w:pPr>
            <w:r>
              <w:rPr>
                <w:sz w:val="18"/>
                <w:szCs w:val="18"/>
              </w:rPr>
              <w:t>/</w:t>
            </w:r>
            <w:r w:rsidRPr="008A636F">
              <w:rPr>
                <w:sz w:val="18"/>
                <w:szCs w:val="18"/>
              </w:rPr>
              <w:t>INVOICE_CENTER/CONTENT_FRAME/INVOICES/INVOICE/ROWS/ROW PRICE_PER_UNIT/AMOUNT[@VAT='EXCLUDED']"</w:t>
            </w:r>
          </w:p>
        </w:tc>
        <w:tc>
          <w:tcPr>
            <w:tcW w:w="3827" w:type="dxa"/>
          </w:tcPr>
          <w:p w14:paraId="050C6185" w14:textId="77777777" w:rsidR="005B5B81" w:rsidRPr="00161BA3" w:rsidRDefault="005B5B81" w:rsidP="002E0858">
            <w:pPr>
              <w:pStyle w:val="ListBullet"/>
              <w:numPr>
                <w:ilvl w:val="0"/>
                <w:numId w:val="0"/>
              </w:numPr>
              <w:rPr>
                <w:sz w:val="18"/>
                <w:szCs w:val="18"/>
              </w:rPr>
            </w:pPr>
          </w:p>
        </w:tc>
      </w:tr>
      <w:tr w:rsidR="005B5B81" w14:paraId="0DDA95A8" w14:textId="77777777" w:rsidTr="002E0858">
        <w:tc>
          <w:tcPr>
            <w:tcW w:w="1696" w:type="dxa"/>
          </w:tcPr>
          <w:p w14:paraId="456F385E" w14:textId="77777777" w:rsidR="005B5B81" w:rsidRPr="00161BA3" w:rsidRDefault="005B5B81" w:rsidP="002E0858">
            <w:pPr>
              <w:pStyle w:val="ListBullet"/>
              <w:numPr>
                <w:ilvl w:val="0"/>
                <w:numId w:val="0"/>
              </w:numPr>
              <w:rPr>
                <w:sz w:val="18"/>
                <w:szCs w:val="18"/>
              </w:rPr>
            </w:pPr>
            <w:r>
              <w:rPr>
                <w:sz w:val="18"/>
                <w:szCs w:val="18"/>
              </w:rPr>
              <w:t>Net Amount</w:t>
            </w:r>
          </w:p>
        </w:tc>
        <w:tc>
          <w:tcPr>
            <w:tcW w:w="3686" w:type="dxa"/>
          </w:tcPr>
          <w:p w14:paraId="56D256F9" w14:textId="77777777" w:rsidR="005B5B81" w:rsidRPr="00161BA3" w:rsidRDefault="005B5B81" w:rsidP="002E0858">
            <w:pPr>
              <w:pStyle w:val="ListBullet"/>
              <w:numPr>
                <w:ilvl w:val="0"/>
                <w:numId w:val="0"/>
              </w:numPr>
              <w:rPr>
                <w:sz w:val="18"/>
                <w:szCs w:val="18"/>
              </w:rPr>
            </w:pPr>
            <w:r>
              <w:rPr>
                <w:sz w:val="18"/>
                <w:szCs w:val="18"/>
              </w:rPr>
              <w:t>/</w:t>
            </w:r>
            <w:r w:rsidRPr="008A636F">
              <w:rPr>
                <w:sz w:val="18"/>
                <w:szCs w:val="18"/>
              </w:rPr>
              <w:t>INVOICE_CENTER/CONTENT_FRAME/INVOICES/INVOICE/ROWS/ROW ROW_TOTAL/AMOUNT[@VAT='EXCLUDED']</w:t>
            </w:r>
          </w:p>
        </w:tc>
        <w:tc>
          <w:tcPr>
            <w:tcW w:w="3827" w:type="dxa"/>
          </w:tcPr>
          <w:p w14:paraId="5E5F6CB7" w14:textId="77777777" w:rsidR="005B5B81" w:rsidRPr="00161BA3" w:rsidRDefault="005B5B81" w:rsidP="002E0858">
            <w:pPr>
              <w:pStyle w:val="ListBullet"/>
              <w:numPr>
                <w:ilvl w:val="0"/>
                <w:numId w:val="0"/>
              </w:numPr>
              <w:rPr>
                <w:sz w:val="18"/>
                <w:szCs w:val="18"/>
              </w:rPr>
            </w:pPr>
          </w:p>
        </w:tc>
      </w:tr>
      <w:tr w:rsidR="005B5B81" w14:paraId="2B80BED9" w14:textId="77777777" w:rsidTr="002E0858">
        <w:tc>
          <w:tcPr>
            <w:tcW w:w="1696" w:type="dxa"/>
          </w:tcPr>
          <w:p w14:paraId="15ABF419" w14:textId="77777777" w:rsidR="005B5B81" w:rsidRPr="00161BA3" w:rsidRDefault="005B5B81" w:rsidP="002E0858">
            <w:pPr>
              <w:pStyle w:val="ListBullet"/>
              <w:numPr>
                <w:ilvl w:val="0"/>
                <w:numId w:val="0"/>
              </w:numPr>
              <w:rPr>
                <w:sz w:val="18"/>
                <w:szCs w:val="18"/>
              </w:rPr>
            </w:pPr>
            <w:r w:rsidRPr="000377A6">
              <w:rPr>
                <w:sz w:val="18"/>
                <w:szCs w:val="18"/>
              </w:rPr>
              <w:t>Gross amount</w:t>
            </w:r>
          </w:p>
        </w:tc>
        <w:tc>
          <w:tcPr>
            <w:tcW w:w="3686" w:type="dxa"/>
          </w:tcPr>
          <w:p w14:paraId="00C0210D" w14:textId="77777777" w:rsidR="005B5B81" w:rsidRPr="00161BA3" w:rsidRDefault="005B5B81" w:rsidP="002E0858">
            <w:pPr>
              <w:pStyle w:val="ListBullet"/>
              <w:numPr>
                <w:ilvl w:val="0"/>
                <w:numId w:val="0"/>
              </w:numPr>
              <w:rPr>
                <w:sz w:val="18"/>
                <w:szCs w:val="18"/>
              </w:rPr>
            </w:pPr>
            <w:r>
              <w:rPr>
                <w:sz w:val="18"/>
                <w:szCs w:val="18"/>
              </w:rPr>
              <w:t>/</w:t>
            </w:r>
            <w:r w:rsidRPr="008A636F">
              <w:rPr>
                <w:sz w:val="18"/>
                <w:szCs w:val="18"/>
              </w:rPr>
              <w:t>INVOICE_CENTER/CONTENT_FRAME/INVOICES/INVOICE/ROWS/ROW ROW_TOTAL/AMOUNT[@VAT='INCLUDED']"</w:t>
            </w:r>
          </w:p>
        </w:tc>
        <w:tc>
          <w:tcPr>
            <w:tcW w:w="3827" w:type="dxa"/>
          </w:tcPr>
          <w:p w14:paraId="65C0AB83" w14:textId="77777777" w:rsidR="005B5B81" w:rsidRPr="00161BA3" w:rsidRDefault="005B5B81" w:rsidP="002E0858">
            <w:pPr>
              <w:pStyle w:val="ListBullet"/>
              <w:numPr>
                <w:ilvl w:val="0"/>
                <w:numId w:val="0"/>
              </w:numPr>
              <w:rPr>
                <w:sz w:val="18"/>
                <w:szCs w:val="18"/>
              </w:rPr>
            </w:pPr>
          </w:p>
        </w:tc>
      </w:tr>
      <w:tr w:rsidR="005B5B81" w14:paraId="15447253" w14:textId="77777777" w:rsidTr="002E0858">
        <w:tc>
          <w:tcPr>
            <w:tcW w:w="1696" w:type="dxa"/>
          </w:tcPr>
          <w:p w14:paraId="6DA17643" w14:textId="7CB3FBCD" w:rsidR="005B5B81" w:rsidRPr="000377A6" w:rsidRDefault="005B5B81" w:rsidP="002E0858">
            <w:pPr>
              <w:pStyle w:val="ListBullet"/>
              <w:numPr>
                <w:ilvl w:val="0"/>
                <w:numId w:val="0"/>
              </w:numPr>
              <w:rPr>
                <w:sz w:val="18"/>
                <w:szCs w:val="18"/>
              </w:rPr>
            </w:pPr>
            <w:r>
              <w:rPr>
                <w:sz w:val="18"/>
                <w:szCs w:val="18"/>
              </w:rPr>
              <w:t>Serial Number</w:t>
            </w:r>
          </w:p>
        </w:tc>
        <w:tc>
          <w:tcPr>
            <w:tcW w:w="3686" w:type="dxa"/>
          </w:tcPr>
          <w:p w14:paraId="6642ED09" w14:textId="1A77A88E" w:rsidR="005B5B81" w:rsidRDefault="005B5B81" w:rsidP="002E0858">
            <w:pPr>
              <w:pStyle w:val="ListBullet"/>
              <w:numPr>
                <w:ilvl w:val="0"/>
                <w:numId w:val="0"/>
              </w:numPr>
              <w:rPr>
                <w:sz w:val="18"/>
                <w:szCs w:val="18"/>
              </w:rPr>
            </w:pPr>
            <w:r w:rsidRPr="005B5B81">
              <w:rPr>
                <w:sz w:val="18"/>
                <w:szCs w:val="18"/>
              </w:rPr>
              <w:t>/INVOICE_CENTER/CONTENT_FRAME/INVOICES/INVOICE/ROWS/ROW/ARTICLE/FREE_TEXT</w:t>
            </w:r>
            <w:r>
              <w:rPr>
                <w:sz w:val="18"/>
                <w:szCs w:val="18"/>
              </w:rPr>
              <w:t>[@TEXT_TYPE=’Serial_Number’]</w:t>
            </w:r>
          </w:p>
        </w:tc>
        <w:tc>
          <w:tcPr>
            <w:tcW w:w="3827" w:type="dxa"/>
          </w:tcPr>
          <w:p w14:paraId="308C667C" w14:textId="77777777" w:rsidR="005B5B81" w:rsidRPr="00161BA3" w:rsidRDefault="005B5B81" w:rsidP="002E0858">
            <w:pPr>
              <w:pStyle w:val="ListBullet"/>
              <w:numPr>
                <w:ilvl w:val="0"/>
                <w:numId w:val="0"/>
              </w:numPr>
              <w:rPr>
                <w:sz w:val="18"/>
                <w:szCs w:val="18"/>
              </w:rPr>
            </w:pPr>
          </w:p>
        </w:tc>
      </w:tr>
      <w:tr w:rsidR="005B5B81" w14:paraId="1D1393EC" w14:textId="77777777" w:rsidTr="002E0858">
        <w:tc>
          <w:tcPr>
            <w:tcW w:w="1696" w:type="dxa"/>
          </w:tcPr>
          <w:p w14:paraId="0527ABB8" w14:textId="77777777" w:rsidR="005B5B81" w:rsidRPr="000377A6" w:rsidRDefault="005B5B81" w:rsidP="002E0858">
            <w:pPr>
              <w:pStyle w:val="ListBullet"/>
              <w:numPr>
                <w:ilvl w:val="0"/>
                <w:numId w:val="0"/>
              </w:numPr>
              <w:rPr>
                <w:sz w:val="18"/>
                <w:szCs w:val="18"/>
              </w:rPr>
            </w:pPr>
          </w:p>
        </w:tc>
        <w:tc>
          <w:tcPr>
            <w:tcW w:w="3686" w:type="dxa"/>
          </w:tcPr>
          <w:p w14:paraId="5DF37341" w14:textId="77777777" w:rsidR="005B5B81" w:rsidRDefault="005B5B81" w:rsidP="002E0858">
            <w:pPr>
              <w:pStyle w:val="ListBullet"/>
              <w:numPr>
                <w:ilvl w:val="0"/>
                <w:numId w:val="0"/>
              </w:numPr>
              <w:rPr>
                <w:sz w:val="18"/>
                <w:szCs w:val="18"/>
              </w:rPr>
            </w:pPr>
          </w:p>
        </w:tc>
        <w:tc>
          <w:tcPr>
            <w:tcW w:w="3827" w:type="dxa"/>
          </w:tcPr>
          <w:p w14:paraId="5F997468" w14:textId="77777777" w:rsidR="005B5B81" w:rsidRPr="00161BA3" w:rsidRDefault="005B5B81" w:rsidP="002E0858">
            <w:pPr>
              <w:pStyle w:val="ListBullet"/>
              <w:numPr>
                <w:ilvl w:val="0"/>
                <w:numId w:val="0"/>
              </w:numPr>
              <w:rPr>
                <w:sz w:val="18"/>
                <w:szCs w:val="18"/>
              </w:rPr>
            </w:pPr>
          </w:p>
        </w:tc>
      </w:tr>
    </w:tbl>
    <w:p w14:paraId="42671277" w14:textId="77777777" w:rsidR="007A4EC7" w:rsidRPr="00D0146F" w:rsidRDefault="007A4EC7" w:rsidP="007A4EC7">
      <w:pPr>
        <w:pStyle w:val="ListBullet"/>
        <w:numPr>
          <w:ilvl w:val="0"/>
          <w:numId w:val="0"/>
        </w:numPr>
      </w:pPr>
    </w:p>
    <w:p w14:paraId="073C412A" w14:textId="77777777" w:rsidR="007A4EC7" w:rsidRPr="001273C1" w:rsidRDefault="007A4EC7" w:rsidP="007A4EC7">
      <w:pPr>
        <w:pStyle w:val="ListBullet"/>
        <w:numPr>
          <w:ilvl w:val="0"/>
          <w:numId w:val="0"/>
        </w:numPr>
      </w:pPr>
    </w:p>
    <w:p w14:paraId="0F4F93F3" w14:textId="77777777" w:rsidR="00823301" w:rsidRPr="007A4EC7" w:rsidRDefault="00823301" w:rsidP="007A4EC7"/>
    <w:sectPr w:rsidR="00823301" w:rsidRPr="007A4EC7" w:rsidSect="00D913E9">
      <w:headerReference w:type="default" r:id="rId244"/>
      <w:footerReference w:type="default" r:id="rId245"/>
      <w:pgSz w:w="11906" w:h="16838" w:code="9"/>
      <w:pgMar w:top="1701" w:right="1134" w:bottom="1418"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2" w:author="Lior Zohar" w:date="2021-11-10T09:18:00Z" w:initials="LZ">
    <w:p w14:paraId="54DFC9F8" w14:textId="77777777" w:rsidR="00DE4776" w:rsidRDefault="00DE4776">
      <w:pPr>
        <w:pStyle w:val="CommentText"/>
      </w:pPr>
      <w:r>
        <w:rPr>
          <w:rStyle w:val="CommentReference"/>
        </w:rPr>
        <w:annotationRef/>
      </w:r>
      <w:r>
        <w:t>Wrong – pls check with workbook v7</w:t>
      </w:r>
    </w:p>
    <w:p w14:paraId="66BDE791" w14:textId="3DD2A3B9" w:rsidR="00DE4776" w:rsidRDefault="00DE477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BDE7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35794D" w16cex:dateUtc="2021-11-10T0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BDE791" w16cid:durableId="253579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D26A6" w14:textId="77777777" w:rsidR="00D742F0" w:rsidRDefault="00D742F0" w:rsidP="00861E28">
      <w:r>
        <w:separator/>
      </w:r>
    </w:p>
  </w:endnote>
  <w:endnote w:type="continuationSeparator" w:id="0">
    <w:p w14:paraId="4ED5E664" w14:textId="77777777" w:rsidR="00D742F0" w:rsidRDefault="00D742F0" w:rsidP="00861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Roboto">
    <w:altName w:val="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993FE0" w:rsidRPr="00F13D62" w14:paraId="5A8006A0" w14:textId="77777777" w:rsidTr="00974109">
      <w:tc>
        <w:tcPr>
          <w:tcW w:w="10005" w:type="dxa"/>
          <w:vAlign w:val="bottom"/>
        </w:tcPr>
        <w:p w14:paraId="56DC3F94" w14:textId="77777777" w:rsidR="00993FE0" w:rsidRPr="007D56F2" w:rsidRDefault="00993FE0" w:rsidP="009A69B1">
          <w:pPr>
            <w:pStyle w:val="Footer"/>
            <w:ind w:left="993"/>
            <w:rPr>
              <w:sz w:val="18"/>
              <w:szCs w:val="18"/>
            </w:rPr>
          </w:pPr>
          <w:r>
            <w:rPr>
              <w:sz w:val="18"/>
              <w:szCs w:val="18"/>
            </w:rPr>
            <w:t>Basware</w:t>
          </w:r>
          <w:r w:rsidRPr="007D56F2">
            <w:rPr>
              <w:sz w:val="18"/>
              <w:szCs w:val="18"/>
            </w:rPr>
            <w:t xml:space="preserve"> Corporation © Copyright </w:t>
          </w:r>
          <w:r>
            <w:rPr>
              <w:sz w:val="18"/>
              <w:szCs w:val="18"/>
            </w:rPr>
            <w:t>Basware</w:t>
          </w:r>
          <w:r w:rsidRPr="007D56F2">
            <w:rPr>
              <w:sz w:val="18"/>
              <w:szCs w:val="18"/>
            </w:rPr>
            <w:t xml:space="preserve"> Corporation  All rights reserved</w:t>
          </w:r>
        </w:p>
      </w:tc>
    </w:tr>
  </w:tbl>
  <w:p w14:paraId="7C8B1D9C" w14:textId="77777777" w:rsidR="00993FE0" w:rsidRDefault="00993FE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958"/>
    </w:tblGrid>
    <w:tr w:rsidR="00993FE0" w:rsidRPr="004705B8" w14:paraId="3C275E45" w14:textId="77777777" w:rsidTr="0046768A">
      <w:tc>
        <w:tcPr>
          <w:tcW w:w="2428" w:type="pct"/>
        </w:tcPr>
        <w:p w14:paraId="39A93E3F" w14:textId="77777777" w:rsidR="00993FE0" w:rsidRPr="004705B8" w:rsidRDefault="00993FE0" w:rsidP="005D5F2B">
          <w:pPr>
            <w:rPr>
              <w:sz w:val="18"/>
              <w:szCs w:val="18"/>
            </w:rPr>
          </w:pPr>
          <w:r w:rsidRPr="004705B8">
            <w:rPr>
              <w:sz w:val="18"/>
              <w:szCs w:val="18"/>
            </w:rPr>
            <w:t>Basware confidential</w:t>
          </w:r>
        </w:p>
      </w:tc>
      <w:tc>
        <w:tcPr>
          <w:tcW w:w="2572" w:type="pct"/>
        </w:tcPr>
        <w:p w14:paraId="2CC5D273" w14:textId="1F5F4B77" w:rsidR="00993FE0" w:rsidRPr="004705B8" w:rsidRDefault="00993FE0" w:rsidP="0046768A">
          <w:pPr>
            <w:pStyle w:val="Header"/>
            <w:jc w:val="right"/>
            <w:rPr>
              <w:sz w:val="18"/>
              <w:szCs w:val="18"/>
            </w:rPr>
          </w:pPr>
        </w:p>
      </w:tc>
    </w:tr>
  </w:tbl>
  <w:p w14:paraId="4D584466" w14:textId="77777777" w:rsidR="00993FE0" w:rsidRPr="004705B8" w:rsidRDefault="00993FE0" w:rsidP="00F13D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958"/>
    </w:tblGrid>
    <w:tr w:rsidR="00993FE0" w:rsidRPr="004705B8" w14:paraId="33357200" w14:textId="77777777" w:rsidTr="0046768A">
      <w:tc>
        <w:tcPr>
          <w:tcW w:w="2428" w:type="pct"/>
        </w:tcPr>
        <w:p w14:paraId="6370D450" w14:textId="77777777" w:rsidR="00993FE0" w:rsidRPr="004705B8" w:rsidRDefault="00993FE0" w:rsidP="005D5F2B">
          <w:pPr>
            <w:rPr>
              <w:sz w:val="18"/>
              <w:szCs w:val="18"/>
            </w:rPr>
          </w:pPr>
          <w:r w:rsidRPr="004705B8">
            <w:rPr>
              <w:sz w:val="18"/>
              <w:szCs w:val="18"/>
            </w:rPr>
            <w:t>Basware confidential</w:t>
          </w:r>
        </w:p>
      </w:tc>
      <w:sdt>
        <w:sdtPr>
          <w:rPr>
            <w:sz w:val="18"/>
            <w:szCs w:val="18"/>
          </w:rPr>
          <w:alias w:val="Status"/>
          <w:id w:val="2099362540"/>
          <w:dataBinding w:prefixMappings="xmlns:ns0='http://purl.org/dc/elements/1.1/' xmlns:ns1='http://schemas.openxmlformats.org/package/2006/metadata/core-properties' " w:xpath="/ns1:coreProperties[1]/ns1:contentStatus[1]" w:storeItemID="{6C3C8BC8-F283-45AE-878A-BAB7291924A1}"/>
          <w:text/>
        </w:sdtPr>
        <w:sdtEndPr/>
        <w:sdtContent>
          <w:tc>
            <w:tcPr>
              <w:tcW w:w="2572" w:type="pct"/>
            </w:tcPr>
            <w:p w14:paraId="7A8DF679" w14:textId="522781A3" w:rsidR="00993FE0" w:rsidRPr="004705B8" w:rsidRDefault="00355DC2" w:rsidP="0046768A">
              <w:pPr>
                <w:pStyle w:val="Header"/>
                <w:jc w:val="right"/>
                <w:rPr>
                  <w:sz w:val="18"/>
                  <w:szCs w:val="18"/>
                </w:rPr>
              </w:pPr>
              <w:del w:id="793" w:author="Aavriti Jain" w:date="2022-07-25T15:19:00Z">
                <w:r w:rsidDel="007350A6">
                  <w:rPr>
                    <w:sz w:val="18"/>
                    <w:szCs w:val="18"/>
                  </w:rPr>
                  <w:delText>Version 0.3.1</w:delText>
                </w:r>
              </w:del>
              <w:ins w:id="794" w:author="Ramandeep Jassal" w:date="2022-02-24T15:20:00Z">
                <w:del w:id="795" w:author="Aavriti Jain" w:date="2022-07-25T15:19:00Z">
                  <w:r w:rsidR="005B03B2" w:rsidDel="007350A6">
                    <w:rPr>
                      <w:sz w:val="18"/>
                      <w:szCs w:val="18"/>
                    </w:rPr>
                    <w:delText>Version 0.5</w:delText>
                  </w:r>
                </w:del>
              </w:ins>
              <w:ins w:id="796" w:author="Aavriti Jain" w:date="2022-07-25T15:19:00Z">
                <w:r w:rsidR="007350A6">
                  <w:rPr>
                    <w:sz w:val="18"/>
                    <w:szCs w:val="18"/>
                  </w:rPr>
                  <w:t>Version 0.6</w:t>
                </w:r>
              </w:ins>
            </w:p>
          </w:tc>
        </w:sdtContent>
      </w:sdt>
    </w:tr>
  </w:tbl>
  <w:p w14:paraId="24632F29" w14:textId="77777777" w:rsidR="00993FE0" w:rsidRPr="004705B8" w:rsidRDefault="00993FE0" w:rsidP="00F13D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36EE0" w14:textId="77777777" w:rsidR="00D742F0" w:rsidRDefault="00D742F0" w:rsidP="00861E28">
      <w:r>
        <w:separator/>
      </w:r>
    </w:p>
  </w:footnote>
  <w:footnote w:type="continuationSeparator" w:id="0">
    <w:p w14:paraId="7CF6ED3D" w14:textId="77777777" w:rsidR="00D742F0" w:rsidRDefault="00D742F0" w:rsidP="00861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B868" w14:textId="77777777" w:rsidR="00993FE0" w:rsidRDefault="00993FE0" w:rsidP="00F13D62">
    <w:pPr>
      <w:pStyle w:val="Header"/>
      <w:tabs>
        <w:tab w:val="left" w:pos="5216"/>
        <w:tab w:val="left" w:pos="7825"/>
        <w:tab w:val="left" w:pos="9129"/>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2"/>
      <w:gridCol w:w="5548"/>
      <w:gridCol w:w="1488"/>
    </w:tblGrid>
    <w:tr w:rsidR="00993FE0" w14:paraId="195C351E" w14:textId="77777777" w:rsidTr="002F5557">
      <w:tc>
        <w:tcPr>
          <w:tcW w:w="1350" w:type="pct"/>
          <w:vMerge w:val="restart"/>
        </w:tcPr>
        <w:p w14:paraId="7D341489" w14:textId="77777777" w:rsidR="00993FE0" w:rsidRPr="00BE45E3" w:rsidRDefault="00993FE0" w:rsidP="00D22F5F">
          <w:pPr>
            <w:pStyle w:val="Header"/>
          </w:pPr>
          <w:r>
            <w:rPr>
              <w:noProof/>
              <w:lang w:val="en-GB" w:eastAsia="en-GB"/>
            </w:rPr>
            <w:drawing>
              <wp:inline distT="0" distB="0" distL="0" distR="0" wp14:anchorId="4181E609" wp14:editId="2F62CC0D">
                <wp:extent cx="1249680" cy="350520"/>
                <wp:effectExtent l="19050" t="0" r="7620" b="0"/>
                <wp:docPr id="11"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249680" cy="350520"/>
                        </a:xfrm>
                        <a:prstGeom prst="rect">
                          <a:avLst/>
                        </a:prstGeom>
                        <a:noFill/>
                        <a:ln w="9525">
                          <a:noFill/>
                          <a:miter lim="800000"/>
                          <a:headEnd/>
                          <a:tailEnd/>
                        </a:ln>
                      </pic:spPr>
                    </pic:pic>
                  </a:graphicData>
                </a:graphic>
              </wp:inline>
            </w:drawing>
          </w:r>
        </w:p>
      </w:tc>
      <w:tc>
        <w:tcPr>
          <w:tcW w:w="2878" w:type="pct"/>
        </w:tcPr>
        <w:p w14:paraId="5204B831" w14:textId="6EF476A5" w:rsidR="00993FE0" w:rsidRPr="004F55AF" w:rsidRDefault="00D742F0" w:rsidP="0046768A">
          <w:pPr>
            <w:pStyle w:val="Header"/>
            <w:rPr>
              <w:noProof/>
              <w:sz w:val="18"/>
              <w:szCs w:val="18"/>
            </w:rPr>
          </w:pPr>
          <w:sdt>
            <w:sdtPr>
              <w:rPr>
                <w:noProof/>
                <w:sz w:val="18"/>
                <w:szCs w:val="18"/>
              </w:rPr>
              <w:alias w:val="Title"/>
              <w:id w:val="-1993241761"/>
              <w:dataBinding w:prefixMappings="xmlns:ns0='http://purl.org/dc/elements/1.1/' xmlns:ns1='http://schemas.openxmlformats.org/package/2006/metadata/core-properties' " w:xpath="/ns1:coreProperties[1]/ns0:title[1]" w:storeItemID="{6C3C8BC8-F283-45AE-878A-BAB7291924A1}"/>
              <w:text/>
            </w:sdtPr>
            <w:sdtEndPr/>
            <w:sdtContent>
              <w:r w:rsidR="00993FE0">
                <w:rPr>
                  <w:noProof/>
                  <w:sz w:val="18"/>
                  <w:szCs w:val="18"/>
                  <w:lang w:val="en-GB"/>
                </w:rPr>
                <w:t>Scan and Capture Specification and Validation Guide (SVG)</w:t>
              </w:r>
            </w:sdtContent>
          </w:sdt>
          <w:r w:rsidR="00993FE0">
            <w:rPr>
              <w:noProof/>
              <w:sz w:val="18"/>
              <w:szCs w:val="18"/>
            </w:rPr>
            <w:t xml:space="preserve">  - </w:t>
          </w:r>
          <w:r w:rsidR="00993FE0">
            <w:rPr>
              <w:noProof/>
              <w:sz w:val="18"/>
              <w:szCs w:val="18"/>
            </w:rPr>
            <w:br/>
          </w:r>
          <w:r w:rsidR="00993FE0">
            <w:rPr>
              <w:noProof/>
            </w:rPr>
            <w:fldChar w:fldCharType="begin"/>
          </w:r>
          <w:r w:rsidR="00993FE0">
            <w:rPr>
              <w:noProof/>
            </w:rPr>
            <w:instrText xml:space="preserve"> STYLEREF  "Heading 1"  \* MERGEFORMAT </w:instrText>
          </w:r>
          <w:r w:rsidR="00993FE0">
            <w:rPr>
              <w:noProof/>
            </w:rPr>
            <w:fldChar w:fldCharType="separate"/>
          </w:r>
          <w:r w:rsidR="00D97271">
            <w:rPr>
              <w:noProof/>
            </w:rPr>
            <w:t>Unit Matrix</w:t>
          </w:r>
          <w:r w:rsidR="00993FE0">
            <w:rPr>
              <w:noProof/>
            </w:rPr>
            <w:fldChar w:fldCharType="end"/>
          </w:r>
        </w:p>
      </w:tc>
      <w:tc>
        <w:tcPr>
          <w:tcW w:w="773" w:type="pct"/>
        </w:tcPr>
        <w:p w14:paraId="1A1B0359" w14:textId="75D57E4C" w:rsidR="00993FE0" w:rsidRDefault="00993FE0" w:rsidP="00185EC5">
          <w:pPr>
            <w:pStyle w:val="Header"/>
            <w:jc w:val="right"/>
          </w:pPr>
          <w:r w:rsidRPr="007D56F2">
            <w:rPr>
              <w:sz w:val="18"/>
              <w:szCs w:val="18"/>
            </w:rPr>
            <w:t xml:space="preserve"> </w:t>
          </w:r>
          <w:r w:rsidRPr="007D56F2">
            <w:rPr>
              <w:sz w:val="18"/>
              <w:szCs w:val="18"/>
            </w:rPr>
            <w:fldChar w:fldCharType="begin"/>
          </w:r>
          <w:r w:rsidRPr="007D56F2">
            <w:rPr>
              <w:sz w:val="18"/>
              <w:szCs w:val="18"/>
            </w:rPr>
            <w:instrText xml:space="preserve"> PAGE  \* Arabic  \* MERGEFORMAT </w:instrText>
          </w:r>
          <w:r w:rsidRPr="007D56F2">
            <w:rPr>
              <w:sz w:val="18"/>
              <w:szCs w:val="18"/>
            </w:rPr>
            <w:fldChar w:fldCharType="separate"/>
          </w:r>
          <w:r>
            <w:rPr>
              <w:noProof/>
              <w:sz w:val="18"/>
              <w:szCs w:val="18"/>
            </w:rPr>
            <w:t>8</w:t>
          </w:r>
          <w:r w:rsidRPr="007D56F2">
            <w:rPr>
              <w:sz w:val="18"/>
              <w:szCs w:val="18"/>
            </w:rPr>
            <w:fldChar w:fldCharType="end"/>
          </w:r>
          <w:r w:rsidRPr="007D56F2">
            <w:rPr>
              <w:sz w:val="18"/>
              <w:szCs w:val="18"/>
            </w:rPr>
            <w:t xml:space="preserve"> (</w:t>
          </w:r>
          <w:r w:rsidRPr="007D56F2">
            <w:rPr>
              <w:sz w:val="18"/>
              <w:szCs w:val="18"/>
            </w:rPr>
            <w:fldChar w:fldCharType="begin"/>
          </w:r>
          <w:r w:rsidRPr="007D56F2">
            <w:rPr>
              <w:sz w:val="18"/>
              <w:szCs w:val="18"/>
            </w:rPr>
            <w:instrText xml:space="preserve"> NUMPAGES  \# "0" \* Arabic  \* MERGEFORMAT </w:instrText>
          </w:r>
          <w:r w:rsidRPr="007D56F2">
            <w:rPr>
              <w:sz w:val="18"/>
              <w:szCs w:val="18"/>
            </w:rPr>
            <w:fldChar w:fldCharType="separate"/>
          </w:r>
          <w:r>
            <w:rPr>
              <w:noProof/>
              <w:sz w:val="18"/>
              <w:szCs w:val="18"/>
            </w:rPr>
            <w:t>32</w:t>
          </w:r>
          <w:r w:rsidRPr="007D56F2">
            <w:rPr>
              <w:sz w:val="18"/>
              <w:szCs w:val="18"/>
            </w:rPr>
            <w:fldChar w:fldCharType="end"/>
          </w:r>
          <w:r w:rsidRPr="007D56F2">
            <w:rPr>
              <w:sz w:val="18"/>
              <w:szCs w:val="18"/>
            </w:rPr>
            <w:t>)</w:t>
          </w:r>
        </w:p>
      </w:tc>
    </w:tr>
    <w:tr w:rsidR="00993FE0" w:rsidRPr="007D56F2" w14:paraId="53626930" w14:textId="77777777" w:rsidTr="002F5557">
      <w:trPr>
        <w:trHeight w:val="326"/>
      </w:trPr>
      <w:tc>
        <w:tcPr>
          <w:tcW w:w="1350" w:type="pct"/>
          <w:vMerge/>
        </w:tcPr>
        <w:p w14:paraId="016E73D4" w14:textId="77777777" w:rsidR="00993FE0" w:rsidRPr="00BE45E3" w:rsidRDefault="00993FE0" w:rsidP="00D22F5F">
          <w:pPr>
            <w:pStyle w:val="Header"/>
          </w:pPr>
        </w:p>
      </w:tc>
      <w:tc>
        <w:tcPr>
          <w:tcW w:w="2878" w:type="pct"/>
        </w:tcPr>
        <w:p w14:paraId="055E3AC6" w14:textId="77777777" w:rsidR="00993FE0" w:rsidRDefault="00993FE0" w:rsidP="0046768A">
          <w:pPr>
            <w:pStyle w:val="Header"/>
            <w:jc w:val="right"/>
          </w:pPr>
        </w:p>
      </w:tc>
      <w:tc>
        <w:tcPr>
          <w:tcW w:w="773" w:type="pct"/>
          <w:vAlign w:val="bottom"/>
        </w:tcPr>
        <w:p w14:paraId="0B017E99" w14:textId="77777777" w:rsidR="00993FE0" w:rsidRPr="007D56F2" w:rsidRDefault="00993FE0" w:rsidP="007D56F2">
          <w:pPr>
            <w:pStyle w:val="Header"/>
            <w:jc w:val="right"/>
            <w:rPr>
              <w:sz w:val="18"/>
              <w:szCs w:val="18"/>
            </w:rPr>
          </w:pPr>
        </w:p>
      </w:tc>
    </w:tr>
  </w:tbl>
  <w:p w14:paraId="016A3A74" w14:textId="77777777" w:rsidR="00993FE0" w:rsidRDefault="00993FE0" w:rsidP="00F13D62">
    <w:pPr>
      <w:pStyle w:val="Header"/>
      <w:tabs>
        <w:tab w:val="left" w:pos="5216"/>
        <w:tab w:val="left" w:pos="7825"/>
        <w:tab w:val="left" w:pos="912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2"/>
      <w:gridCol w:w="5548"/>
      <w:gridCol w:w="1488"/>
    </w:tblGrid>
    <w:tr w:rsidR="00993FE0" w14:paraId="7BFE7534" w14:textId="77777777" w:rsidTr="002F5557">
      <w:tc>
        <w:tcPr>
          <w:tcW w:w="1350" w:type="pct"/>
          <w:vMerge w:val="restart"/>
        </w:tcPr>
        <w:p w14:paraId="46CB2FC6" w14:textId="77777777" w:rsidR="00993FE0" w:rsidRPr="00BE45E3" w:rsidRDefault="00993FE0" w:rsidP="00D22F5F">
          <w:pPr>
            <w:pStyle w:val="Header"/>
          </w:pPr>
          <w:r>
            <w:rPr>
              <w:noProof/>
              <w:lang w:val="en-GB" w:eastAsia="en-GB"/>
            </w:rPr>
            <w:drawing>
              <wp:inline distT="0" distB="0" distL="0" distR="0" wp14:anchorId="1406DFDF" wp14:editId="66C73830">
                <wp:extent cx="1249680" cy="350520"/>
                <wp:effectExtent l="19050" t="0" r="7620" b="0"/>
                <wp:docPr id="6"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249680" cy="350520"/>
                        </a:xfrm>
                        <a:prstGeom prst="rect">
                          <a:avLst/>
                        </a:prstGeom>
                        <a:noFill/>
                        <a:ln w="9525">
                          <a:noFill/>
                          <a:miter lim="800000"/>
                          <a:headEnd/>
                          <a:tailEnd/>
                        </a:ln>
                      </pic:spPr>
                    </pic:pic>
                  </a:graphicData>
                </a:graphic>
              </wp:inline>
            </w:drawing>
          </w:r>
        </w:p>
      </w:tc>
      <w:tc>
        <w:tcPr>
          <w:tcW w:w="2878" w:type="pct"/>
        </w:tcPr>
        <w:p w14:paraId="7BF49851" w14:textId="023943BC" w:rsidR="00993FE0" w:rsidRPr="004F55AF" w:rsidRDefault="00D742F0" w:rsidP="0046768A">
          <w:pPr>
            <w:pStyle w:val="Header"/>
            <w:rPr>
              <w:noProof/>
              <w:sz w:val="18"/>
              <w:szCs w:val="18"/>
            </w:rPr>
          </w:pPr>
          <w:sdt>
            <w:sdtPr>
              <w:rPr>
                <w:noProof/>
                <w:sz w:val="18"/>
                <w:szCs w:val="18"/>
              </w:rPr>
              <w:alias w:val="Title"/>
              <w:id w:val="2067906355"/>
              <w:dataBinding w:prefixMappings="xmlns:ns0='http://purl.org/dc/elements/1.1/' xmlns:ns1='http://schemas.openxmlformats.org/package/2006/metadata/core-properties' " w:xpath="/ns1:coreProperties[1]/ns0:title[1]" w:storeItemID="{6C3C8BC8-F283-45AE-878A-BAB7291924A1}"/>
              <w:text/>
            </w:sdtPr>
            <w:sdtEndPr/>
            <w:sdtContent>
              <w:r w:rsidR="00993FE0">
                <w:rPr>
                  <w:noProof/>
                  <w:sz w:val="18"/>
                  <w:szCs w:val="18"/>
                  <w:lang w:val="en-GB"/>
                </w:rPr>
                <w:t>Scan and Capture Specification and Validation Guide (SVG)</w:t>
              </w:r>
            </w:sdtContent>
          </w:sdt>
          <w:r w:rsidR="00993FE0">
            <w:rPr>
              <w:noProof/>
              <w:sz w:val="18"/>
              <w:szCs w:val="18"/>
            </w:rPr>
            <w:t xml:space="preserve">  - </w:t>
          </w:r>
          <w:r w:rsidR="00993FE0">
            <w:rPr>
              <w:noProof/>
              <w:sz w:val="18"/>
              <w:szCs w:val="18"/>
            </w:rPr>
            <w:br/>
          </w:r>
          <w:r w:rsidR="00993FE0">
            <w:rPr>
              <w:b/>
              <w:bCs/>
              <w:noProof/>
            </w:rPr>
            <w:fldChar w:fldCharType="begin"/>
          </w:r>
          <w:r w:rsidR="00993FE0">
            <w:rPr>
              <w:b/>
              <w:bCs/>
              <w:noProof/>
            </w:rPr>
            <w:instrText xml:space="preserve"> STYLEREF  "Heading 1"  \* MERGEFORMAT </w:instrText>
          </w:r>
          <w:r w:rsidR="00993FE0">
            <w:rPr>
              <w:b/>
              <w:bCs/>
              <w:noProof/>
            </w:rPr>
            <w:fldChar w:fldCharType="separate"/>
          </w:r>
          <w:r w:rsidR="00D97271">
            <w:rPr>
              <w:b/>
              <w:bCs/>
              <w:noProof/>
            </w:rPr>
            <w:t>Extracts</w:t>
          </w:r>
          <w:r w:rsidR="00993FE0">
            <w:rPr>
              <w:noProof/>
            </w:rPr>
            <w:fldChar w:fldCharType="end"/>
          </w:r>
        </w:p>
      </w:tc>
      <w:tc>
        <w:tcPr>
          <w:tcW w:w="773" w:type="pct"/>
        </w:tcPr>
        <w:p w14:paraId="71845003" w14:textId="70F894EC" w:rsidR="00993FE0" w:rsidRDefault="00993FE0" w:rsidP="00185EC5">
          <w:pPr>
            <w:pStyle w:val="Header"/>
            <w:jc w:val="right"/>
          </w:pPr>
          <w:r w:rsidRPr="007D56F2">
            <w:rPr>
              <w:sz w:val="18"/>
              <w:szCs w:val="18"/>
            </w:rPr>
            <w:t xml:space="preserve"> </w:t>
          </w:r>
          <w:r w:rsidRPr="007D56F2">
            <w:rPr>
              <w:sz w:val="18"/>
              <w:szCs w:val="18"/>
            </w:rPr>
            <w:fldChar w:fldCharType="begin"/>
          </w:r>
          <w:r w:rsidRPr="007D56F2">
            <w:rPr>
              <w:sz w:val="18"/>
              <w:szCs w:val="18"/>
            </w:rPr>
            <w:instrText xml:space="preserve"> PAGE  \* Arabic  \* MERGEFORMAT </w:instrText>
          </w:r>
          <w:r w:rsidRPr="007D56F2">
            <w:rPr>
              <w:sz w:val="18"/>
              <w:szCs w:val="18"/>
            </w:rPr>
            <w:fldChar w:fldCharType="separate"/>
          </w:r>
          <w:r>
            <w:rPr>
              <w:noProof/>
              <w:sz w:val="18"/>
              <w:szCs w:val="18"/>
            </w:rPr>
            <w:t>20</w:t>
          </w:r>
          <w:r w:rsidRPr="007D56F2">
            <w:rPr>
              <w:sz w:val="18"/>
              <w:szCs w:val="18"/>
            </w:rPr>
            <w:fldChar w:fldCharType="end"/>
          </w:r>
          <w:r w:rsidRPr="007D56F2">
            <w:rPr>
              <w:sz w:val="18"/>
              <w:szCs w:val="18"/>
            </w:rPr>
            <w:t xml:space="preserve"> (</w:t>
          </w:r>
          <w:r w:rsidRPr="007D56F2">
            <w:rPr>
              <w:sz w:val="18"/>
              <w:szCs w:val="18"/>
            </w:rPr>
            <w:fldChar w:fldCharType="begin"/>
          </w:r>
          <w:r w:rsidRPr="007D56F2">
            <w:rPr>
              <w:sz w:val="18"/>
              <w:szCs w:val="18"/>
            </w:rPr>
            <w:instrText xml:space="preserve"> NUMPAGES  \# "0" \* Arabic  \* MERGEFORMAT </w:instrText>
          </w:r>
          <w:r w:rsidRPr="007D56F2">
            <w:rPr>
              <w:sz w:val="18"/>
              <w:szCs w:val="18"/>
            </w:rPr>
            <w:fldChar w:fldCharType="separate"/>
          </w:r>
          <w:r>
            <w:rPr>
              <w:noProof/>
              <w:sz w:val="18"/>
              <w:szCs w:val="18"/>
            </w:rPr>
            <w:t>32</w:t>
          </w:r>
          <w:r w:rsidRPr="007D56F2">
            <w:rPr>
              <w:sz w:val="18"/>
              <w:szCs w:val="18"/>
            </w:rPr>
            <w:fldChar w:fldCharType="end"/>
          </w:r>
          <w:r w:rsidRPr="007D56F2">
            <w:rPr>
              <w:sz w:val="18"/>
              <w:szCs w:val="18"/>
            </w:rPr>
            <w:t>)</w:t>
          </w:r>
        </w:p>
      </w:tc>
    </w:tr>
    <w:tr w:rsidR="00993FE0" w:rsidRPr="007D56F2" w14:paraId="6C481C85" w14:textId="77777777" w:rsidTr="002F5557">
      <w:trPr>
        <w:trHeight w:val="326"/>
      </w:trPr>
      <w:tc>
        <w:tcPr>
          <w:tcW w:w="1350" w:type="pct"/>
          <w:vMerge/>
        </w:tcPr>
        <w:p w14:paraId="6BE33E4E" w14:textId="77777777" w:rsidR="00993FE0" w:rsidRPr="00BE45E3" w:rsidRDefault="00993FE0" w:rsidP="00D22F5F">
          <w:pPr>
            <w:pStyle w:val="Header"/>
          </w:pPr>
        </w:p>
      </w:tc>
      <w:tc>
        <w:tcPr>
          <w:tcW w:w="2878" w:type="pct"/>
        </w:tcPr>
        <w:p w14:paraId="07DA1E44" w14:textId="77777777" w:rsidR="00993FE0" w:rsidRDefault="00993FE0" w:rsidP="0046768A">
          <w:pPr>
            <w:pStyle w:val="Header"/>
            <w:jc w:val="right"/>
          </w:pPr>
        </w:p>
      </w:tc>
      <w:tc>
        <w:tcPr>
          <w:tcW w:w="773" w:type="pct"/>
          <w:vAlign w:val="bottom"/>
        </w:tcPr>
        <w:p w14:paraId="55C7C7C8" w14:textId="77777777" w:rsidR="00993FE0" w:rsidRPr="007D56F2" w:rsidRDefault="00993FE0" w:rsidP="007D56F2">
          <w:pPr>
            <w:pStyle w:val="Header"/>
            <w:jc w:val="right"/>
            <w:rPr>
              <w:sz w:val="18"/>
              <w:szCs w:val="18"/>
            </w:rPr>
          </w:pPr>
        </w:p>
      </w:tc>
    </w:tr>
  </w:tbl>
  <w:p w14:paraId="257B047E" w14:textId="77777777" w:rsidR="00993FE0" w:rsidRDefault="00993FE0" w:rsidP="00F13D62">
    <w:pPr>
      <w:pStyle w:val="Header"/>
      <w:tabs>
        <w:tab w:val="left" w:pos="5216"/>
        <w:tab w:val="left" w:pos="7825"/>
        <w:tab w:val="left" w:pos="912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A660BE0"/>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C974150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D331AB8"/>
    <w:multiLevelType w:val="multilevel"/>
    <w:tmpl w:val="A1E8C726"/>
    <w:lvl w:ilvl="0">
      <w:start w:val="1"/>
      <w:numFmt w:val="bullet"/>
      <w:lvlText w:val=""/>
      <w:lvlJc w:val="left"/>
      <w:pPr>
        <w:tabs>
          <w:tab w:val="num" w:pos="2880"/>
        </w:tabs>
        <w:ind w:left="2880" w:hanging="360"/>
      </w:pPr>
      <w:rPr>
        <w:rFonts w:ascii="Symbol" w:hAnsi="Symbol" w:hint="default"/>
      </w:rPr>
    </w:lvl>
    <w:lvl w:ilvl="1">
      <w:start w:val="1"/>
      <w:numFmt w:val="bullet"/>
      <w:lvlText w:val="o"/>
      <w:lvlJc w:val="left"/>
      <w:pPr>
        <w:tabs>
          <w:tab w:val="num" w:pos="3600"/>
        </w:tabs>
        <w:ind w:left="3600" w:hanging="360"/>
      </w:pPr>
      <w:rPr>
        <w:rFonts w:ascii="Courier New" w:hAnsi="Courier New"/>
        <w:sz w:val="18"/>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Wingdings"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Wingdings" w:hint="default"/>
      </w:rPr>
    </w:lvl>
    <w:lvl w:ilvl="8">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130008BA"/>
    <w:multiLevelType w:val="hybridMultilevel"/>
    <w:tmpl w:val="04B04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AF1FD0"/>
    <w:multiLevelType w:val="hybridMultilevel"/>
    <w:tmpl w:val="4DECC014"/>
    <w:lvl w:ilvl="0" w:tplc="5DA8666A">
      <w:start w:val="1"/>
      <w:numFmt w:val="decimal"/>
      <w:lvlText w:val="%1)"/>
      <w:lvlJc w:val="left"/>
      <w:pPr>
        <w:ind w:left="1080" w:hanging="360"/>
      </w:pPr>
      <w:rPr>
        <w:rFonts w:eastAsiaTheme="minorHAnsi" w:cstheme="minorBidi" w:hint="default"/>
        <w:b w:val="0"/>
        <w:color w:val="auto"/>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5F59F4"/>
    <w:multiLevelType w:val="hybridMultilevel"/>
    <w:tmpl w:val="74A2E30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1ECC30FF"/>
    <w:multiLevelType w:val="hybridMultilevel"/>
    <w:tmpl w:val="E76A73A0"/>
    <w:lvl w:ilvl="0" w:tplc="08090001">
      <w:start w:val="1"/>
      <w:numFmt w:val="bullet"/>
      <w:lvlText w:val=""/>
      <w:lvlJc w:val="left"/>
      <w:pPr>
        <w:ind w:left="2028" w:hanging="360"/>
      </w:pPr>
      <w:rPr>
        <w:rFonts w:ascii="Symbol" w:hAnsi="Symbol" w:hint="default"/>
      </w:rPr>
    </w:lvl>
    <w:lvl w:ilvl="1" w:tplc="08090003" w:tentative="1">
      <w:start w:val="1"/>
      <w:numFmt w:val="bullet"/>
      <w:lvlText w:val="o"/>
      <w:lvlJc w:val="left"/>
      <w:pPr>
        <w:ind w:left="2748" w:hanging="360"/>
      </w:pPr>
      <w:rPr>
        <w:rFonts w:ascii="Courier New" w:hAnsi="Courier New" w:cs="Courier New" w:hint="default"/>
      </w:rPr>
    </w:lvl>
    <w:lvl w:ilvl="2" w:tplc="08090005" w:tentative="1">
      <w:start w:val="1"/>
      <w:numFmt w:val="bullet"/>
      <w:lvlText w:val=""/>
      <w:lvlJc w:val="left"/>
      <w:pPr>
        <w:ind w:left="3468" w:hanging="360"/>
      </w:pPr>
      <w:rPr>
        <w:rFonts w:ascii="Wingdings" w:hAnsi="Wingdings" w:hint="default"/>
      </w:rPr>
    </w:lvl>
    <w:lvl w:ilvl="3" w:tplc="08090001" w:tentative="1">
      <w:start w:val="1"/>
      <w:numFmt w:val="bullet"/>
      <w:lvlText w:val=""/>
      <w:lvlJc w:val="left"/>
      <w:pPr>
        <w:ind w:left="4188" w:hanging="360"/>
      </w:pPr>
      <w:rPr>
        <w:rFonts w:ascii="Symbol" w:hAnsi="Symbol" w:hint="default"/>
      </w:rPr>
    </w:lvl>
    <w:lvl w:ilvl="4" w:tplc="08090003" w:tentative="1">
      <w:start w:val="1"/>
      <w:numFmt w:val="bullet"/>
      <w:lvlText w:val="o"/>
      <w:lvlJc w:val="left"/>
      <w:pPr>
        <w:ind w:left="4908" w:hanging="360"/>
      </w:pPr>
      <w:rPr>
        <w:rFonts w:ascii="Courier New" w:hAnsi="Courier New" w:cs="Courier New" w:hint="default"/>
      </w:rPr>
    </w:lvl>
    <w:lvl w:ilvl="5" w:tplc="08090005" w:tentative="1">
      <w:start w:val="1"/>
      <w:numFmt w:val="bullet"/>
      <w:lvlText w:val=""/>
      <w:lvlJc w:val="left"/>
      <w:pPr>
        <w:ind w:left="5628" w:hanging="360"/>
      </w:pPr>
      <w:rPr>
        <w:rFonts w:ascii="Wingdings" w:hAnsi="Wingdings" w:hint="default"/>
      </w:rPr>
    </w:lvl>
    <w:lvl w:ilvl="6" w:tplc="08090001" w:tentative="1">
      <w:start w:val="1"/>
      <w:numFmt w:val="bullet"/>
      <w:lvlText w:val=""/>
      <w:lvlJc w:val="left"/>
      <w:pPr>
        <w:ind w:left="6348" w:hanging="360"/>
      </w:pPr>
      <w:rPr>
        <w:rFonts w:ascii="Symbol" w:hAnsi="Symbol" w:hint="default"/>
      </w:rPr>
    </w:lvl>
    <w:lvl w:ilvl="7" w:tplc="08090003" w:tentative="1">
      <w:start w:val="1"/>
      <w:numFmt w:val="bullet"/>
      <w:lvlText w:val="o"/>
      <w:lvlJc w:val="left"/>
      <w:pPr>
        <w:ind w:left="7068" w:hanging="360"/>
      </w:pPr>
      <w:rPr>
        <w:rFonts w:ascii="Courier New" w:hAnsi="Courier New" w:cs="Courier New" w:hint="default"/>
      </w:rPr>
    </w:lvl>
    <w:lvl w:ilvl="8" w:tplc="08090005" w:tentative="1">
      <w:start w:val="1"/>
      <w:numFmt w:val="bullet"/>
      <w:lvlText w:val=""/>
      <w:lvlJc w:val="left"/>
      <w:pPr>
        <w:ind w:left="7788" w:hanging="360"/>
      </w:pPr>
      <w:rPr>
        <w:rFonts w:ascii="Wingdings" w:hAnsi="Wingdings" w:hint="default"/>
      </w:rPr>
    </w:lvl>
  </w:abstractNum>
  <w:abstractNum w:abstractNumId="7" w15:restartNumberingAfterBreak="0">
    <w:nsid w:val="20BA26A9"/>
    <w:multiLevelType w:val="multilevel"/>
    <w:tmpl w:val="A1E8C726"/>
    <w:styleLink w:val="BasWareBulletStyle"/>
    <w:lvl w:ilvl="0">
      <w:start w:val="1"/>
      <w:numFmt w:val="bullet"/>
      <w:lvlText w:val=""/>
      <w:lvlJc w:val="left"/>
      <w:pPr>
        <w:tabs>
          <w:tab w:val="num" w:pos="2880"/>
        </w:tabs>
        <w:ind w:left="2880" w:hanging="360"/>
      </w:pPr>
      <w:rPr>
        <w:rFonts w:ascii="Symbol" w:hAnsi="Symbol"/>
        <w:sz w:val="19"/>
      </w:rPr>
    </w:lvl>
    <w:lvl w:ilvl="1">
      <w:start w:val="1"/>
      <w:numFmt w:val="bullet"/>
      <w:lvlText w:val="o"/>
      <w:lvlJc w:val="left"/>
      <w:pPr>
        <w:tabs>
          <w:tab w:val="num" w:pos="3600"/>
        </w:tabs>
        <w:ind w:left="3600" w:hanging="360"/>
      </w:pPr>
      <w:rPr>
        <w:rFonts w:ascii="Courier New" w:hAnsi="Courier New" w:cs="Wingdings"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Wingdings"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Wingdings" w:hint="default"/>
      </w:rPr>
    </w:lvl>
    <w:lvl w:ilvl="8">
      <w:start w:val="1"/>
      <w:numFmt w:val="bullet"/>
      <w:lvlText w:val=""/>
      <w:lvlJc w:val="left"/>
      <w:pPr>
        <w:tabs>
          <w:tab w:val="num" w:pos="8640"/>
        </w:tabs>
        <w:ind w:left="8640" w:hanging="360"/>
      </w:pPr>
      <w:rPr>
        <w:rFonts w:ascii="Wingdings" w:hAnsi="Wingdings" w:hint="default"/>
      </w:rPr>
    </w:lvl>
  </w:abstractNum>
  <w:abstractNum w:abstractNumId="8" w15:restartNumberingAfterBreak="0">
    <w:nsid w:val="24C66E39"/>
    <w:multiLevelType w:val="hybridMultilevel"/>
    <w:tmpl w:val="10F4D812"/>
    <w:lvl w:ilvl="0" w:tplc="6A76BB76">
      <w:numFmt w:val="bullet"/>
      <w:lvlText w:val=""/>
      <w:lvlJc w:val="left"/>
      <w:pPr>
        <w:ind w:left="927" w:hanging="360"/>
      </w:pPr>
      <w:rPr>
        <w:rFonts w:ascii="Symbol" w:eastAsiaTheme="minorHAnsi" w:hAnsi="Symbol" w:cstheme="minorBidi" w:hint="default"/>
        <w:b/>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 w15:restartNumberingAfterBreak="0">
    <w:nsid w:val="276760F3"/>
    <w:multiLevelType w:val="multilevel"/>
    <w:tmpl w:val="A1E8C726"/>
    <w:lvl w:ilvl="0">
      <w:start w:val="1"/>
      <w:numFmt w:val="bullet"/>
      <w:pStyle w:val="ListBullet"/>
      <w:lvlText w:val=""/>
      <w:lvlJc w:val="left"/>
      <w:pPr>
        <w:tabs>
          <w:tab w:val="num" w:pos="2880"/>
        </w:tabs>
        <w:ind w:left="2880" w:hanging="360"/>
      </w:pPr>
      <w:rPr>
        <w:rFonts w:ascii="Symbol" w:hAnsi="Symbol" w:hint="default"/>
      </w:rPr>
    </w:lvl>
    <w:lvl w:ilvl="1">
      <w:start w:val="1"/>
      <w:numFmt w:val="bullet"/>
      <w:lvlText w:val="o"/>
      <w:lvlJc w:val="left"/>
      <w:pPr>
        <w:tabs>
          <w:tab w:val="num" w:pos="3600"/>
        </w:tabs>
        <w:ind w:left="3600" w:hanging="360"/>
      </w:pPr>
      <w:rPr>
        <w:rFonts w:ascii="Courier New" w:hAnsi="Courier New"/>
        <w:sz w:val="18"/>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Wingdings"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Wingdings" w:hint="default"/>
      </w:rPr>
    </w:lvl>
    <w:lvl w:ilvl="8">
      <w:start w:val="1"/>
      <w:numFmt w:val="bullet"/>
      <w:lvlText w:val=""/>
      <w:lvlJc w:val="left"/>
      <w:pPr>
        <w:tabs>
          <w:tab w:val="num" w:pos="8640"/>
        </w:tabs>
        <w:ind w:left="8640" w:hanging="360"/>
      </w:pPr>
      <w:rPr>
        <w:rFonts w:ascii="Wingdings" w:hAnsi="Wingdings" w:hint="default"/>
      </w:rPr>
    </w:lvl>
  </w:abstractNum>
  <w:abstractNum w:abstractNumId="10" w15:restartNumberingAfterBreak="0">
    <w:nsid w:val="285617EB"/>
    <w:multiLevelType w:val="hybridMultilevel"/>
    <w:tmpl w:val="1BEC80B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30631373"/>
    <w:multiLevelType w:val="hybridMultilevel"/>
    <w:tmpl w:val="6B700542"/>
    <w:lvl w:ilvl="0" w:tplc="5DA8666A">
      <w:start w:val="1"/>
      <w:numFmt w:val="decimal"/>
      <w:lvlText w:val="%1)"/>
      <w:lvlJc w:val="left"/>
      <w:pPr>
        <w:ind w:left="1440" w:hanging="360"/>
      </w:pPr>
      <w:rPr>
        <w:rFonts w:eastAsiaTheme="minorHAnsi" w:cstheme="minorBidi" w:hint="default"/>
        <w:b w:val="0"/>
        <w:color w:val="auto"/>
        <w:sz w:val="18"/>
      </w:rPr>
    </w:lvl>
    <w:lvl w:ilvl="1" w:tplc="040B0019">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12" w15:restartNumberingAfterBreak="0">
    <w:nsid w:val="31A8295B"/>
    <w:multiLevelType w:val="multilevel"/>
    <w:tmpl w:val="81447482"/>
    <w:styleLink w:val="BasWareNumberedStyle"/>
    <w:lvl w:ilvl="0">
      <w:start w:val="1"/>
      <w:numFmt w:val="decimal"/>
      <w:pStyle w:val="ListNumber"/>
      <w:lvlText w:val="%1."/>
      <w:lvlJc w:val="left"/>
      <w:pPr>
        <w:tabs>
          <w:tab w:val="num" w:pos="2880"/>
        </w:tabs>
        <w:ind w:left="2880" w:hanging="360"/>
      </w:pPr>
      <w:rPr>
        <w:rFonts w:ascii="Arial" w:hAnsi="Arial"/>
        <w:sz w:val="19"/>
      </w:rPr>
    </w:lvl>
    <w:lvl w:ilvl="1">
      <w:start w:val="1"/>
      <w:numFmt w:val="bullet"/>
      <w:lvlText w:val="o"/>
      <w:lvlJc w:val="left"/>
      <w:pPr>
        <w:tabs>
          <w:tab w:val="num" w:pos="3600"/>
        </w:tabs>
        <w:ind w:left="3600" w:hanging="360"/>
      </w:pPr>
      <w:rPr>
        <w:rFonts w:ascii="Courier New" w:hAnsi="Courier New" w:cs="Wingdings"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Wingdings"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Wingdings" w:hint="default"/>
      </w:rPr>
    </w:lvl>
    <w:lvl w:ilvl="8">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35925635"/>
    <w:multiLevelType w:val="hybridMultilevel"/>
    <w:tmpl w:val="88C2059E"/>
    <w:lvl w:ilvl="0" w:tplc="CD64011A">
      <w:start w:val="7"/>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38A66611"/>
    <w:multiLevelType w:val="multilevel"/>
    <w:tmpl w:val="CF58EB96"/>
    <w:lvl w:ilvl="0">
      <w:start w:val="8"/>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C3E4A63"/>
    <w:multiLevelType w:val="hybridMultilevel"/>
    <w:tmpl w:val="F5FC5E16"/>
    <w:lvl w:ilvl="0" w:tplc="A5A06E24">
      <w:numFmt w:val="bullet"/>
      <w:lvlText w:val=""/>
      <w:lvlJc w:val="left"/>
      <w:pPr>
        <w:ind w:left="927" w:hanging="360"/>
      </w:pPr>
      <w:rPr>
        <w:rFonts w:ascii="Symbol" w:eastAsiaTheme="minorHAnsi" w:hAnsi="Symbol" w:cstheme="minorBidi" w:hint="default"/>
        <w:b/>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6" w15:restartNumberingAfterBreak="0">
    <w:nsid w:val="3CA66A11"/>
    <w:multiLevelType w:val="hybridMultilevel"/>
    <w:tmpl w:val="D068A588"/>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7" w15:restartNumberingAfterBreak="0">
    <w:nsid w:val="40D1614F"/>
    <w:multiLevelType w:val="hybridMultilevel"/>
    <w:tmpl w:val="B2AAC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564472"/>
    <w:multiLevelType w:val="hybridMultilevel"/>
    <w:tmpl w:val="1B18D990"/>
    <w:lvl w:ilvl="0" w:tplc="BA083B2C">
      <w:start w:val="1"/>
      <w:numFmt w:val="decimal"/>
      <w:lvlText w:val="%1."/>
      <w:lvlJc w:val="lef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9" w15:restartNumberingAfterBreak="0">
    <w:nsid w:val="41842232"/>
    <w:multiLevelType w:val="hybridMultilevel"/>
    <w:tmpl w:val="A6C69198"/>
    <w:lvl w:ilvl="0" w:tplc="086A07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2EF7E0B"/>
    <w:multiLevelType w:val="hybridMultilevel"/>
    <w:tmpl w:val="CC64D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8F3AB5"/>
    <w:multiLevelType w:val="hybridMultilevel"/>
    <w:tmpl w:val="E1F89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D83449"/>
    <w:multiLevelType w:val="hybridMultilevel"/>
    <w:tmpl w:val="35E29142"/>
    <w:lvl w:ilvl="0" w:tplc="F3989FFC">
      <w:numFmt w:val="bullet"/>
      <w:lvlText w:val=""/>
      <w:lvlJc w:val="left"/>
      <w:pPr>
        <w:ind w:left="1287" w:hanging="360"/>
      </w:pPr>
      <w:rPr>
        <w:rFonts w:ascii="Symbol" w:eastAsiaTheme="minorHAnsi" w:hAnsi="Symbol" w:cstheme="minorBidi" w:hint="default"/>
        <w:b/>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53CA2235"/>
    <w:multiLevelType w:val="multilevel"/>
    <w:tmpl w:val="54B03904"/>
    <w:lvl w:ilvl="0">
      <w:start w:val="1"/>
      <w:numFmt w:val="decimal"/>
      <w:lvlText w:val="%1"/>
      <w:lvlJc w:val="left"/>
      <w:pPr>
        <w:tabs>
          <w:tab w:val="num" w:pos="432"/>
        </w:tabs>
        <w:ind w:left="432" w:hanging="432"/>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5B3D071F"/>
    <w:multiLevelType w:val="hybridMultilevel"/>
    <w:tmpl w:val="A418C552"/>
    <w:lvl w:ilvl="0" w:tplc="40FC9056">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Wingdings"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Wingdings"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Wingdings"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5" w15:restartNumberingAfterBreak="0">
    <w:nsid w:val="5DFB1F03"/>
    <w:multiLevelType w:val="hybridMultilevel"/>
    <w:tmpl w:val="2ADE0694"/>
    <w:lvl w:ilvl="0" w:tplc="08090001">
      <w:start w:val="1"/>
      <w:numFmt w:val="bullet"/>
      <w:lvlText w:val=""/>
      <w:lvlJc w:val="left"/>
      <w:pPr>
        <w:ind w:left="1854" w:hanging="360"/>
      </w:pPr>
      <w:rPr>
        <w:rFonts w:ascii="Symbol" w:hAnsi="Symbol" w:hint="default"/>
      </w:rPr>
    </w:lvl>
    <w:lvl w:ilvl="1" w:tplc="08090003">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6" w15:restartNumberingAfterBreak="0">
    <w:nsid w:val="5EF76FF5"/>
    <w:multiLevelType w:val="multilevel"/>
    <w:tmpl w:val="0290CFCC"/>
    <w:styleLink w:val="BaswareNumberedHeadings"/>
    <w:lvl w:ilvl="0">
      <w:start w:val="1"/>
      <w:numFmt w:val="decimal"/>
      <w:pStyle w:val="Heading1"/>
      <w:lvlText w:val="%1"/>
      <w:lvlJc w:val="left"/>
      <w:pPr>
        <w:tabs>
          <w:tab w:val="num" w:pos="432"/>
        </w:tabs>
        <w:ind w:left="432" w:hanging="432"/>
      </w:pPr>
      <w:rPr>
        <w:rFonts w:hint="default"/>
      </w:rPr>
    </w:lvl>
    <w:lvl w:ilvl="1">
      <w:start w:val="1"/>
      <w:numFmt w:val="decimal"/>
      <w:pStyle w:val="Heading2"/>
      <w:suff w:val="space"/>
      <w:lvlText w:val="%1.%2"/>
      <w:lvlJc w:val="left"/>
      <w:pPr>
        <w:ind w:left="431" w:hanging="431"/>
      </w:pPr>
      <w:rPr>
        <w:rFonts w:hint="default"/>
      </w:rPr>
    </w:lvl>
    <w:lvl w:ilvl="2">
      <w:start w:val="1"/>
      <w:numFmt w:val="decimal"/>
      <w:pStyle w:val="Heading3"/>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27" w15:restartNumberingAfterBreak="0">
    <w:nsid w:val="62064CCC"/>
    <w:multiLevelType w:val="hybridMultilevel"/>
    <w:tmpl w:val="09FC797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5DF6446"/>
    <w:multiLevelType w:val="hybridMultilevel"/>
    <w:tmpl w:val="32DC6EB6"/>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9" w15:restartNumberingAfterBreak="0">
    <w:nsid w:val="735C5F53"/>
    <w:multiLevelType w:val="hybridMultilevel"/>
    <w:tmpl w:val="828CB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597D06"/>
    <w:multiLevelType w:val="hybridMultilevel"/>
    <w:tmpl w:val="52445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2C5DC7"/>
    <w:multiLevelType w:val="hybridMultilevel"/>
    <w:tmpl w:val="A906C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F07082B"/>
    <w:multiLevelType w:val="multilevel"/>
    <w:tmpl w:val="81447482"/>
    <w:numStyleLink w:val="BasWareNumberedStyle"/>
  </w:abstractNum>
  <w:num w:numId="1" w16cid:durableId="1759668943">
    <w:abstractNumId w:val="7"/>
  </w:num>
  <w:num w:numId="2" w16cid:durableId="1164319143">
    <w:abstractNumId w:val="2"/>
  </w:num>
  <w:num w:numId="3" w16cid:durableId="2125341124">
    <w:abstractNumId w:val="24"/>
  </w:num>
  <w:num w:numId="4" w16cid:durableId="295261111">
    <w:abstractNumId w:val="18"/>
  </w:num>
  <w:num w:numId="5" w16cid:durableId="2083676375">
    <w:abstractNumId w:val="12"/>
  </w:num>
  <w:num w:numId="6" w16cid:durableId="1136147811">
    <w:abstractNumId w:val="23"/>
  </w:num>
  <w:num w:numId="7" w16cid:durableId="1960993926">
    <w:abstractNumId w:val="23"/>
  </w:num>
  <w:num w:numId="8" w16cid:durableId="1495221711">
    <w:abstractNumId w:val="23"/>
  </w:num>
  <w:num w:numId="9" w16cid:durableId="2013600446">
    <w:abstractNumId w:val="23"/>
  </w:num>
  <w:num w:numId="10" w16cid:durableId="1242371847">
    <w:abstractNumId w:val="23"/>
  </w:num>
  <w:num w:numId="11" w16cid:durableId="475026757">
    <w:abstractNumId w:val="23"/>
  </w:num>
  <w:num w:numId="12" w16cid:durableId="666251697">
    <w:abstractNumId w:val="23"/>
  </w:num>
  <w:num w:numId="13" w16cid:durableId="1880973173">
    <w:abstractNumId w:val="23"/>
  </w:num>
  <w:num w:numId="14" w16cid:durableId="1480415901">
    <w:abstractNumId w:val="23"/>
  </w:num>
  <w:num w:numId="15" w16cid:durableId="1435008943">
    <w:abstractNumId w:val="1"/>
  </w:num>
  <w:num w:numId="16" w16cid:durableId="473067826">
    <w:abstractNumId w:val="0"/>
  </w:num>
  <w:num w:numId="17" w16cid:durableId="1857620561">
    <w:abstractNumId w:val="9"/>
  </w:num>
  <w:num w:numId="18" w16cid:durableId="1932079863">
    <w:abstractNumId w:val="32"/>
  </w:num>
  <w:num w:numId="19" w16cid:durableId="829175304">
    <w:abstractNumId w:val="26"/>
    <w:lvlOverride w:ilvl="0">
      <w:lvl w:ilvl="0">
        <w:numFmt w:val="decimal"/>
        <w:pStyle w:val="Heading1"/>
        <w:lvlText w:val=""/>
        <w:lvlJc w:val="left"/>
      </w:lvl>
    </w:lvlOverride>
    <w:lvlOverride w:ilvl="1">
      <w:lvl w:ilvl="1">
        <w:start w:val="1"/>
        <w:numFmt w:val="decimal"/>
        <w:pStyle w:val="Heading2"/>
        <w:suff w:val="space"/>
        <w:lvlText w:val="%1.%2"/>
        <w:lvlJc w:val="left"/>
        <w:pPr>
          <w:ind w:left="431" w:hanging="431"/>
        </w:pPr>
        <w:rPr>
          <w:rFonts w:hint="default"/>
        </w:rPr>
      </w:lvl>
    </w:lvlOverride>
  </w:num>
  <w:num w:numId="20" w16cid:durableId="277151939">
    <w:abstractNumId w:val="19"/>
  </w:num>
  <w:num w:numId="21" w16cid:durableId="1591962963">
    <w:abstractNumId w:val="13"/>
  </w:num>
  <w:num w:numId="22" w16cid:durableId="931620272">
    <w:abstractNumId w:val="30"/>
  </w:num>
  <w:num w:numId="23" w16cid:durableId="463737714">
    <w:abstractNumId w:val="10"/>
  </w:num>
  <w:num w:numId="24" w16cid:durableId="192573714">
    <w:abstractNumId w:val="11"/>
  </w:num>
  <w:num w:numId="25" w16cid:durableId="1588342655">
    <w:abstractNumId w:val="4"/>
  </w:num>
  <w:num w:numId="26" w16cid:durableId="542668688">
    <w:abstractNumId w:val="14"/>
  </w:num>
  <w:num w:numId="27" w16cid:durableId="189531007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18237250">
    <w:abstractNumId w:val="21"/>
  </w:num>
  <w:num w:numId="29" w16cid:durableId="683945597">
    <w:abstractNumId w:val="26"/>
  </w:num>
  <w:num w:numId="30" w16cid:durableId="1516263778">
    <w:abstractNumId w:val="3"/>
  </w:num>
  <w:num w:numId="31" w16cid:durableId="1404989128">
    <w:abstractNumId w:val="31"/>
  </w:num>
  <w:num w:numId="32" w16cid:durableId="1556548580">
    <w:abstractNumId w:val="20"/>
  </w:num>
  <w:num w:numId="33" w16cid:durableId="1387795312">
    <w:abstractNumId w:val="17"/>
  </w:num>
  <w:num w:numId="34" w16cid:durableId="1769764511">
    <w:abstractNumId w:val="26"/>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suff w:val="space"/>
        <w:lvlText w:val="%1.%2"/>
        <w:lvlJc w:val="left"/>
        <w:pPr>
          <w:ind w:left="431" w:hanging="431"/>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suff w:val="space"/>
        <w:lvlText w:val="%1.%2.%3.%4"/>
        <w:lvlJc w:val="left"/>
        <w:pPr>
          <w:ind w:left="864" w:hanging="864"/>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suff w:val="space"/>
        <w:lvlText w:val="%1.%2.%3.%4.%5.%6"/>
        <w:lvlJc w:val="left"/>
        <w:pPr>
          <w:ind w:left="1152" w:hanging="1152"/>
        </w:pPr>
        <w:rPr>
          <w:rFonts w:hint="default"/>
        </w:rPr>
      </w:lvl>
    </w:lvlOverride>
    <w:lvlOverride w:ilvl="6">
      <w:lvl w:ilvl="6">
        <w:start w:val="1"/>
        <w:numFmt w:val="decimal"/>
        <w:pStyle w:val="Heading7"/>
        <w:suff w:val="space"/>
        <w:lvlText w:val="%1.%2.%3.%4.%5.%6.%7"/>
        <w:lvlJc w:val="left"/>
        <w:pPr>
          <w:ind w:left="1296" w:hanging="1296"/>
        </w:pPr>
        <w:rPr>
          <w:rFonts w:hint="default"/>
        </w:rPr>
      </w:lvl>
    </w:lvlOverride>
    <w:lvlOverride w:ilvl="7">
      <w:lvl w:ilvl="7">
        <w:start w:val="1"/>
        <w:numFmt w:val="decimal"/>
        <w:pStyle w:val="Heading8"/>
        <w:suff w:val="space"/>
        <w:lvlText w:val="%1.%2.%3.%4.%5.%6.%7.%8"/>
        <w:lvlJc w:val="left"/>
        <w:pPr>
          <w:ind w:left="1440" w:hanging="1440"/>
        </w:pPr>
        <w:rPr>
          <w:rFonts w:hint="default"/>
        </w:rPr>
      </w:lvl>
    </w:lvlOverride>
    <w:lvlOverride w:ilvl="8">
      <w:lvl w:ilvl="8">
        <w:start w:val="1"/>
        <w:numFmt w:val="decimal"/>
        <w:pStyle w:val="Heading9"/>
        <w:suff w:val="space"/>
        <w:lvlText w:val="%1.%2.%3.%4.%5.%6.%7.%8.%9"/>
        <w:lvlJc w:val="left"/>
        <w:pPr>
          <w:ind w:left="1584" w:hanging="1584"/>
        </w:pPr>
        <w:rPr>
          <w:rFonts w:hint="default"/>
        </w:rPr>
      </w:lvl>
    </w:lvlOverride>
  </w:num>
  <w:num w:numId="35" w16cid:durableId="1836145143">
    <w:abstractNumId w:val="5"/>
  </w:num>
  <w:num w:numId="36" w16cid:durableId="1530221689">
    <w:abstractNumId w:val="6"/>
  </w:num>
  <w:num w:numId="37" w16cid:durableId="1217350034">
    <w:abstractNumId w:val="25"/>
  </w:num>
  <w:num w:numId="38" w16cid:durableId="11156226">
    <w:abstractNumId w:val="27"/>
  </w:num>
  <w:num w:numId="39" w16cid:durableId="125706791">
    <w:abstractNumId w:val="28"/>
  </w:num>
  <w:num w:numId="40" w16cid:durableId="2120222018">
    <w:abstractNumId w:val="26"/>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suff w:val="space"/>
        <w:lvlText w:val="%1.%2"/>
        <w:lvlJc w:val="left"/>
        <w:pPr>
          <w:ind w:left="431" w:hanging="431"/>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suff w:val="space"/>
        <w:lvlText w:val="%1.%2.%3.%4"/>
        <w:lvlJc w:val="left"/>
        <w:pPr>
          <w:ind w:left="864" w:hanging="864"/>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suff w:val="space"/>
        <w:lvlText w:val="%1.%2.%3.%4.%5.%6"/>
        <w:lvlJc w:val="left"/>
        <w:pPr>
          <w:ind w:left="1152" w:hanging="1152"/>
        </w:pPr>
        <w:rPr>
          <w:rFonts w:hint="default"/>
        </w:rPr>
      </w:lvl>
    </w:lvlOverride>
    <w:lvlOverride w:ilvl="6">
      <w:lvl w:ilvl="6">
        <w:start w:val="1"/>
        <w:numFmt w:val="decimal"/>
        <w:pStyle w:val="Heading7"/>
        <w:suff w:val="space"/>
        <w:lvlText w:val="%1.%2.%3.%4.%5.%6.%7"/>
        <w:lvlJc w:val="left"/>
        <w:pPr>
          <w:ind w:left="1296" w:hanging="1296"/>
        </w:pPr>
        <w:rPr>
          <w:rFonts w:hint="default"/>
        </w:rPr>
      </w:lvl>
    </w:lvlOverride>
    <w:lvlOverride w:ilvl="7">
      <w:lvl w:ilvl="7">
        <w:start w:val="1"/>
        <w:numFmt w:val="decimal"/>
        <w:pStyle w:val="Heading8"/>
        <w:suff w:val="space"/>
        <w:lvlText w:val="%1.%2.%3.%4.%5.%6.%7.%8"/>
        <w:lvlJc w:val="left"/>
        <w:pPr>
          <w:ind w:left="1440" w:hanging="1440"/>
        </w:pPr>
        <w:rPr>
          <w:rFonts w:hint="default"/>
        </w:rPr>
      </w:lvl>
    </w:lvlOverride>
    <w:lvlOverride w:ilvl="8">
      <w:lvl w:ilvl="8">
        <w:start w:val="1"/>
        <w:numFmt w:val="decimal"/>
        <w:pStyle w:val="Heading9"/>
        <w:suff w:val="space"/>
        <w:lvlText w:val="%1.%2.%3.%4.%5.%6.%7.%8.%9"/>
        <w:lvlJc w:val="left"/>
        <w:pPr>
          <w:ind w:left="1584" w:hanging="1584"/>
        </w:pPr>
        <w:rPr>
          <w:rFonts w:hint="default"/>
        </w:rPr>
      </w:lvl>
    </w:lvlOverride>
  </w:num>
  <w:num w:numId="41" w16cid:durableId="1814055790">
    <w:abstractNumId w:val="26"/>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suff w:val="space"/>
        <w:lvlText w:val="%1.%2"/>
        <w:lvlJc w:val="left"/>
        <w:pPr>
          <w:ind w:left="431" w:hanging="431"/>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suff w:val="space"/>
        <w:lvlText w:val="%1.%2.%3.%4"/>
        <w:lvlJc w:val="left"/>
        <w:pPr>
          <w:ind w:left="864" w:hanging="864"/>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suff w:val="space"/>
        <w:lvlText w:val="%1.%2.%3.%4.%5.%6"/>
        <w:lvlJc w:val="left"/>
        <w:pPr>
          <w:ind w:left="1152" w:hanging="1152"/>
        </w:pPr>
        <w:rPr>
          <w:rFonts w:hint="default"/>
        </w:rPr>
      </w:lvl>
    </w:lvlOverride>
    <w:lvlOverride w:ilvl="6">
      <w:lvl w:ilvl="6">
        <w:start w:val="1"/>
        <w:numFmt w:val="decimal"/>
        <w:pStyle w:val="Heading7"/>
        <w:suff w:val="space"/>
        <w:lvlText w:val="%1.%2.%3.%4.%5.%6.%7"/>
        <w:lvlJc w:val="left"/>
        <w:pPr>
          <w:ind w:left="1296" w:hanging="1296"/>
        </w:pPr>
        <w:rPr>
          <w:rFonts w:hint="default"/>
        </w:rPr>
      </w:lvl>
    </w:lvlOverride>
    <w:lvlOverride w:ilvl="7">
      <w:lvl w:ilvl="7">
        <w:start w:val="1"/>
        <w:numFmt w:val="decimal"/>
        <w:pStyle w:val="Heading8"/>
        <w:suff w:val="space"/>
        <w:lvlText w:val="%1.%2.%3.%4.%5.%6.%7.%8"/>
        <w:lvlJc w:val="left"/>
        <w:pPr>
          <w:ind w:left="1440" w:hanging="1440"/>
        </w:pPr>
        <w:rPr>
          <w:rFonts w:hint="default"/>
        </w:rPr>
      </w:lvl>
    </w:lvlOverride>
    <w:lvlOverride w:ilvl="8">
      <w:lvl w:ilvl="8">
        <w:start w:val="1"/>
        <w:numFmt w:val="decimal"/>
        <w:pStyle w:val="Heading9"/>
        <w:suff w:val="space"/>
        <w:lvlText w:val="%1.%2.%3.%4.%5.%6.%7.%8.%9"/>
        <w:lvlJc w:val="left"/>
        <w:pPr>
          <w:ind w:left="1584" w:hanging="1584"/>
        </w:pPr>
        <w:rPr>
          <w:rFonts w:hint="default"/>
        </w:rPr>
      </w:lvl>
    </w:lvlOverride>
  </w:num>
  <w:num w:numId="42" w16cid:durableId="833692311">
    <w:abstractNumId w:val="26"/>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suff w:val="space"/>
        <w:lvlText w:val="%1.%2"/>
        <w:lvlJc w:val="left"/>
        <w:pPr>
          <w:ind w:left="431" w:hanging="431"/>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suff w:val="space"/>
        <w:lvlText w:val="%1.%2.%3.%4"/>
        <w:lvlJc w:val="left"/>
        <w:pPr>
          <w:ind w:left="864" w:hanging="864"/>
        </w:pPr>
        <w:rPr>
          <w:rFonts w:hint="default"/>
        </w:rPr>
      </w:lvl>
    </w:lvlOverride>
    <w:lvlOverride w:ilvl="4">
      <w:lvl w:ilvl="4">
        <w:start w:val="1"/>
        <w:numFmt w:val="decimal"/>
        <w:pStyle w:val="Heading5"/>
        <w:suff w:val="space"/>
        <w:lvlText w:val="%1.%2.%3.%4.%5"/>
        <w:lvlJc w:val="left"/>
        <w:pPr>
          <w:ind w:left="1008" w:hanging="1008"/>
        </w:pPr>
        <w:rPr>
          <w:rFonts w:hint="default"/>
        </w:rPr>
      </w:lvl>
    </w:lvlOverride>
    <w:lvlOverride w:ilvl="5">
      <w:lvl w:ilvl="5">
        <w:start w:val="1"/>
        <w:numFmt w:val="decimal"/>
        <w:pStyle w:val="Heading6"/>
        <w:suff w:val="space"/>
        <w:lvlText w:val="%1.%2.%3.%4.%5.%6"/>
        <w:lvlJc w:val="left"/>
        <w:pPr>
          <w:ind w:left="1152" w:hanging="1152"/>
        </w:pPr>
        <w:rPr>
          <w:rFonts w:hint="default"/>
        </w:rPr>
      </w:lvl>
    </w:lvlOverride>
    <w:lvlOverride w:ilvl="6">
      <w:lvl w:ilvl="6">
        <w:start w:val="1"/>
        <w:numFmt w:val="decimal"/>
        <w:pStyle w:val="Heading7"/>
        <w:suff w:val="space"/>
        <w:lvlText w:val="%1.%2.%3.%4.%5.%6.%7"/>
        <w:lvlJc w:val="left"/>
        <w:pPr>
          <w:ind w:left="1296" w:hanging="1296"/>
        </w:pPr>
        <w:rPr>
          <w:rFonts w:hint="default"/>
        </w:rPr>
      </w:lvl>
    </w:lvlOverride>
    <w:lvlOverride w:ilvl="7">
      <w:lvl w:ilvl="7">
        <w:start w:val="1"/>
        <w:numFmt w:val="decimal"/>
        <w:pStyle w:val="Heading8"/>
        <w:suff w:val="space"/>
        <w:lvlText w:val="%1.%2.%3.%4.%5.%6.%7.%8"/>
        <w:lvlJc w:val="left"/>
        <w:pPr>
          <w:ind w:left="1440" w:hanging="1440"/>
        </w:pPr>
        <w:rPr>
          <w:rFonts w:hint="default"/>
        </w:rPr>
      </w:lvl>
    </w:lvlOverride>
    <w:lvlOverride w:ilvl="8">
      <w:lvl w:ilvl="8">
        <w:start w:val="1"/>
        <w:numFmt w:val="decimal"/>
        <w:pStyle w:val="Heading9"/>
        <w:suff w:val="space"/>
        <w:lvlText w:val="%1.%2.%3.%4.%5.%6.%7.%8.%9"/>
        <w:lvlJc w:val="left"/>
        <w:pPr>
          <w:ind w:left="1584" w:hanging="1584"/>
        </w:pPr>
        <w:rPr>
          <w:rFonts w:hint="default"/>
        </w:rPr>
      </w:lvl>
    </w:lvlOverride>
  </w:num>
  <w:num w:numId="43" w16cid:durableId="296181357">
    <w:abstractNumId w:val="8"/>
  </w:num>
  <w:num w:numId="44" w16cid:durableId="1302615064">
    <w:abstractNumId w:val="22"/>
  </w:num>
  <w:num w:numId="45" w16cid:durableId="647513962">
    <w:abstractNumId w:val="15"/>
  </w:num>
  <w:num w:numId="46" w16cid:durableId="1132744407">
    <w:abstractNumId w:val="16"/>
  </w:num>
  <w:num w:numId="47" w16cid:durableId="1824467913">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andeep Jassal">
    <w15:presenceInfo w15:providerId="None" w15:userId="Ramandeep Jassal"/>
  </w15:person>
  <w15:person w15:author="Aavriti Jain">
    <w15:presenceInfo w15:providerId="AD" w15:userId="S::aavriti@extropyadv.com::6006a7b4-f5ae-4705-95eb-df3beabd96ef"/>
  </w15:person>
  <w15:person w15:author="Lior Zohar">
    <w15:presenceInfo w15:providerId="None" w15:userId="Lior Zohar"/>
  </w15:person>
  <w15:person w15:author="Raz Cohen">
    <w15:presenceInfo w15:providerId="None" w15:userId="Raz Cohen"/>
  </w15:person>
  <w15:person w15:author="Eden Cohen">
    <w15:presenceInfo w15:providerId="Windows Live" w15:userId="7c494226ce8ff0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304"/>
  <w:hyphenationZone w:val="425"/>
  <w:drawingGridHorizontalSpacing w:val="100"/>
  <w:displayHorizontalDrawingGridEvery w:val="2"/>
  <w:characterSpacingControl w:val="doNotCompress"/>
  <w:hdrShapeDefaults>
    <o:shapedefaults v:ext="edit" spidmax="2050">
      <o:colormru v:ext="edit" colors="#7e8083,#f1f1f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F8E"/>
    <w:rsid w:val="00002134"/>
    <w:rsid w:val="00002893"/>
    <w:rsid w:val="00021214"/>
    <w:rsid w:val="00023529"/>
    <w:rsid w:val="000271C7"/>
    <w:rsid w:val="00030EF7"/>
    <w:rsid w:val="00032716"/>
    <w:rsid w:val="000377A6"/>
    <w:rsid w:val="000475B7"/>
    <w:rsid w:val="00047CB7"/>
    <w:rsid w:val="00051E72"/>
    <w:rsid w:val="00053558"/>
    <w:rsid w:val="0005704A"/>
    <w:rsid w:val="00062422"/>
    <w:rsid w:val="00063DEF"/>
    <w:rsid w:val="00065538"/>
    <w:rsid w:val="0006669A"/>
    <w:rsid w:val="0006790E"/>
    <w:rsid w:val="00070F56"/>
    <w:rsid w:val="00080590"/>
    <w:rsid w:val="00087F48"/>
    <w:rsid w:val="000938DB"/>
    <w:rsid w:val="0009566E"/>
    <w:rsid w:val="000A02E1"/>
    <w:rsid w:val="000A1F19"/>
    <w:rsid w:val="000A3F6A"/>
    <w:rsid w:val="000C00B0"/>
    <w:rsid w:val="000C56E7"/>
    <w:rsid w:val="000D26B2"/>
    <w:rsid w:val="000D3B78"/>
    <w:rsid w:val="000D48BD"/>
    <w:rsid w:val="000D62B7"/>
    <w:rsid w:val="000E3D39"/>
    <w:rsid w:val="000F040C"/>
    <w:rsid w:val="00101D10"/>
    <w:rsid w:val="001058FC"/>
    <w:rsid w:val="00117784"/>
    <w:rsid w:val="00122176"/>
    <w:rsid w:val="00125845"/>
    <w:rsid w:val="001270BA"/>
    <w:rsid w:val="001273C1"/>
    <w:rsid w:val="00127BFA"/>
    <w:rsid w:val="00132F91"/>
    <w:rsid w:val="001341F6"/>
    <w:rsid w:val="00143ACF"/>
    <w:rsid w:val="00143B77"/>
    <w:rsid w:val="00147FB4"/>
    <w:rsid w:val="0015049E"/>
    <w:rsid w:val="00153734"/>
    <w:rsid w:val="00160038"/>
    <w:rsid w:val="001600C5"/>
    <w:rsid w:val="001618B2"/>
    <w:rsid w:val="00171A03"/>
    <w:rsid w:val="00172D8F"/>
    <w:rsid w:val="00176D7F"/>
    <w:rsid w:val="001838EC"/>
    <w:rsid w:val="001847D2"/>
    <w:rsid w:val="0018539A"/>
    <w:rsid w:val="00185EC5"/>
    <w:rsid w:val="00192BA5"/>
    <w:rsid w:val="001A17C4"/>
    <w:rsid w:val="001A3357"/>
    <w:rsid w:val="001A5613"/>
    <w:rsid w:val="001A6FF7"/>
    <w:rsid w:val="001B1B5C"/>
    <w:rsid w:val="001B4A37"/>
    <w:rsid w:val="001B52A4"/>
    <w:rsid w:val="001B5550"/>
    <w:rsid w:val="001B72EE"/>
    <w:rsid w:val="001D36CF"/>
    <w:rsid w:val="001E0BD8"/>
    <w:rsid w:val="001E36B6"/>
    <w:rsid w:val="001E54FE"/>
    <w:rsid w:val="001F5CDD"/>
    <w:rsid w:val="001F7726"/>
    <w:rsid w:val="0020242E"/>
    <w:rsid w:val="00204616"/>
    <w:rsid w:val="00204A7D"/>
    <w:rsid w:val="00215CCA"/>
    <w:rsid w:val="00227865"/>
    <w:rsid w:val="002538C0"/>
    <w:rsid w:val="00255F9F"/>
    <w:rsid w:val="00275F1B"/>
    <w:rsid w:val="00281024"/>
    <w:rsid w:val="00282BA3"/>
    <w:rsid w:val="00284D79"/>
    <w:rsid w:val="00285156"/>
    <w:rsid w:val="0028598A"/>
    <w:rsid w:val="0028688C"/>
    <w:rsid w:val="00286BC9"/>
    <w:rsid w:val="002A12B3"/>
    <w:rsid w:val="002A36B3"/>
    <w:rsid w:val="002A3D00"/>
    <w:rsid w:val="002B1AB4"/>
    <w:rsid w:val="002B74F4"/>
    <w:rsid w:val="002C1A3B"/>
    <w:rsid w:val="002D04E1"/>
    <w:rsid w:val="002E057E"/>
    <w:rsid w:val="002E0858"/>
    <w:rsid w:val="002E13C4"/>
    <w:rsid w:val="002E6801"/>
    <w:rsid w:val="002E7B2F"/>
    <w:rsid w:val="002E7EBD"/>
    <w:rsid w:val="002F5557"/>
    <w:rsid w:val="00301D6C"/>
    <w:rsid w:val="00303757"/>
    <w:rsid w:val="003070BA"/>
    <w:rsid w:val="00317EA3"/>
    <w:rsid w:val="00332BF9"/>
    <w:rsid w:val="00336E82"/>
    <w:rsid w:val="00337325"/>
    <w:rsid w:val="003373EB"/>
    <w:rsid w:val="00351429"/>
    <w:rsid w:val="003545FE"/>
    <w:rsid w:val="00355DC2"/>
    <w:rsid w:val="00355F42"/>
    <w:rsid w:val="003662E8"/>
    <w:rsid w:val="003663B6"/>
    <w:rsid w:val="00371050"/>
    <w:rsid w:val="00385FF7"/>
    <w:rsid w:val="003911A8"/>
    <w:rsid w:val="00395D43"/>
    <w:rsid w:val="003A284E"/>
    <w:rsid w:val="003A28AC"/>
    <w:rsid w:val="003A33DD"/>
    <w:rsid w:val="003A4D71"/>
    <w:rsid w:val="003A69E0"/>
    <w:rsid w:val="003C405C"/>
    <w:rsid w:val="003D748E"/>
    <w:rsid w:val="003E4E90"/>
    <w:rsid w:val="003F31D8"/>
    <w:rsid w:val="003F4805"/>
    <w:rsid w:val="003F7870"/>
    <w:rsid w:val="004112BF"/>
    <w:rsid w:val="00413F37"/>
    <w:rsid w:val="004141D4"/>
    <w:rsid w:val="00421754"/>
    <w:rsid w:val="00422558"/>
    <w:rsid w:val="00422742"/>
    <w:rsid w:val="0043263F"/>
    <w:rsid w:val="0043435B"/>
    <w:rsid w:val="00436618"/>
    <w:rsid w:val="004371F0"/>
    <w:rsid w:val="004412E6"/>
    <w:rsid w:val="00443E80"/>
    <w:rsid w:val="00447BEF"/>
    <w:rsid w:val="0045259F"/>
    <w:rsid w:val="00452886"/>
    <w:rsid w:val="00455080"/>
    <w:rsid w:val="004663C6"/>
    <w:rsid w:val="0046768A"/>
    <w:rsid w:val="004705B8"/>
    <w:rsid w:val="0047093D"/>
    <w:rsid w:val="00470F07"/>
    <w:rsid w:val="004778C1"/>
    <w:rsid w:val="00480A52"/>
    <w:rsid w:val="00495F9E"/>
    <w:rsid w:val="004B346F"/>
    <w:rsid w:val="004B6FC9"/>
    <w:rsid w:val="004C32E0"/>
    <w:rsid w:val="004C3C42"/>
    <w:rsid w:val="004E2E8B"/>
    <w:rsid w:val="004E4BA7"/>
    <w:rsid w:val="004E4F89"/>
    <w:rsid w:val="004F2CD9"/>
    <w:rsid w:val="004F55AF"/>
    <w:rsid w:val="004F6D7B"/>
    <w:rsid w:val="00500F8A"/>
    <w:rsid w:val="00503BAB"/>
    <w:rsid w:val="00507B36"/>
    <w:rsid w:val="00511C77"/>
    <w:rsid w:val="0052197F"/>
    <w:rsid w:val="005225B8"/>
    <w:rsid w:val="00533178"/>
    <w:rsid w:val="00533FF3"/>
    <w:rsid w:val="005375F7"/>
    <w:rsid w:val="00537FE5"/>
    <w:rsid w:val="005440BB"/>
    <w:rsid w:val="00547992"/>
    <w:rsid w:val="00547D25"/>
    <w:rsid w:val="005528E4"/>
    <w:rsid w:val="00553168"/>
    <w:rsid w:val="005535AC"/>
    <w:rsid w:val="005637E4"/>
    <w:rsid w:val="00570101"/>
    <w:rsid w:val="005764C1"/>
    <w:rsid w:val="0059026B"/>
    <w:rsid w:val="005A1060"/>
    <w:rsid w:val="005B03B2"/>
    <w:rsid w:val="005B0B9D"/>
    <w:rsid w:val="005B2F00"/>
    <w:rsid w:val="005B5B81"/>
    <w:rsid w:val="005B689B"/>
    <w:rsid w:val="005C6636"/>
    <w:rsid w:val="005D299B"/>
    <w:rsid w:val="005D4B9B"/>
    <w:rsid w:val="005D5F2B"/>
    <w:rsid w:val="005E001A"/>
    <w:rsid w:val="005E24B6"/>
    <w:rsid w:val="005E4ACC"/>
    <w:rsid w:val="005E6087"/>
    <w:rsid w:val="005E72AF"/>
    <w:rsid w:val="005F4995"/>
    <w:rsid w:val="005F5F06"/>
    <w:rsid w:val="00602959"/>
    <w:rsid w:val="0061164B"/>
    <w:rsid w:val="0061690B"/>
    <w:rsid w:val="00617E28"/>
    <w:rsid w:val="00623F74"/>
    <w:rsid w:val="00625812"/>
    <w:rsid w:val="00632BDA"/>
    <w:rsid w:val="00641A50"/>
    <w:rsid w:val="006453D9"/>
    <w:rsid w:val="0066082A"/>
    <w:rsid w:val="00663549"/>
    <w:rsid w:val="00672226"/>
    <w:rsid w:val="00676F8E"/>
    <w:rsid w:val="00683B68"/>
    <w:rsid w:val="00693CA5"/>
    <w:rsid w:val="0069512E"/>
    <w:rsid w:val="00695261"/>
    <w:rsid w:val="00696D0D"/>
    <w:rsid w:val="006D1885"/>
    <w:rsid w:val="006D26C2"/>
    <w:rsid w:val="006D7413"/>
    <w:rsid w:val="006E209E"/>
    <w:rsid w:val="006F18C4"/>
    <w:rsid w:val="006F4148"/>
    <w:rsid w:val="006F43C5"/>
    <w:rsid w:val="007001E2"/>
    <w:rsid w:val="00700A3F"/>
    <w:rsid w:val="007156E2"/>
    <w:rsid w:val="007200CD"/>
    <w:rsid w:val="00720BA4"/>
    <w:rsid w:val="0072254F"/>
    <w:rsid w:val="00723EEF"/>
    <w:rsid w:val="007350A6"/>
    <w:rsid w:val="007353C6"/>
    <w:rsid w:val="00736C34"/>
    <w:rsid w:val="00737ABA"/>
    <w:rsid w:val="00743280"/>
    <w:rsid w:val="0074543C"/>
    <w:rsid w:val="00747BC4"/>
    <w:rsid w:val="0075042B"/>
    <w:rsid w:val="00751F8F"/>
    <w:rsid w:val="007676E2"/>
    <w:rsid w:val="0078375F"/>
    <w:rsid w:val="0078403F"/>
    <w:rsid w:val="00786A2E"/>
    <w:rsid w:val="007931F3"/>
    <w:rsid w:val="00796BAC"/>
    <w:rsid w:val="007A05B4"/>
    <w:rsid w:val="007A0D4F"/>
    <w:rsid w:val="007A336F"/>
    <w:rsid w:val="007A4ABF"/>
    <w:rsid w:val="007A4EC7"/>
    <w:rsid w:val="007A5BB3"/>
    <w:rsid w:val="007A6D85"/>
    <w:rsid w:val="007A7A5A"/>
    <w:rsid w:val="007B027C"/>
    <w:rsid w:val="007B15CB"/>
    <w:rsid w:val="007D39CE"/>
    <w:rsid w:val="007D56F2"/>
    <w:rsid w:val="007E7F80"/>
    <w:rsid w:val="007F5CEE"/>
    <w:rsid w:val="007F6026"/>
    <w:rsid w:val="007F71E2"/>
    <w:rsid w:val="0080380E"/>
    <w:rsid w:val="0080539E"/>
    <w:rsid w:val="008153EF"/>
    <w:rsid w:val="00823301"/>
    <w:rsid w:val="0083634D"/>
    <w:rsid w:val="008442F9"/>
    <w:rsid w:val="00861E28"/>
    <w:rsid w:val="008835D0"/>
    <w:rsid w:val="00885B08"/>
    <w:rsid w:val="008871C5"/>
    <w:rsid w:val="008B543A"/>
    <w:rsid w:val="008D00E9"/>
    <w:rsid w:val="008D5DB2"/>
    <w:rsid w:val="008E0768"/>
    <w:rsid w:val="008E25F4"/>
    <w:rsid w:val="008F5FF9"/>
    <w:rsid w:val="008F6FF8"/>
    <w:rsid w:val="0091210D"/>
    <w:rsid w:val="009123D3"/>
    <w:rsid w:val="00913CFC"/>
    <w:rsid w:val="009247C1"/>
    <w:rsid w:val="009371D4"/>
    <w:rsid w:val="0094490B"/>
    <w:rsid w:val="00952F86"/>
    <w:rsid w:val="00962D0C"/>
    <w:rsid w:val="0097013F"/>
    <w:rsid w:val="00971B7D"/>
    <w:rsid w:val="00974109"/>
    <w:rsid w:val="00975810"/>
    <w:rsid w:val="0098479F"/>
    <w:rsid w:val="00984DA6"/>
    <w:rsid w:val="009902D7"/>
    <w:rsid w:val="00992FCD"/>
    <w:rsid w:val="00993FE0"/>
    <w:rsid w:val="009949C6"/>
    <w:rsid w:val="009A424A"/>
    <w:rsid w:val="009A51E8"/>
    <w:rsid w:val="009A5E9D"/>
    <w:rsid w:val="009A69B1"/>
    <w:rsid w:val="009B6A5D"/>
    <w:rsid w:val="009B7228"/>
    <w:rsid w:val="009B7C97"/>
    <w:rsid w:val="009C5342"/>
    <w:rsid w:val="009C727B"/>
    <w:rsid w:val="009E2BA8"/>
    <w:rsid w:val="009E3982"/>
    <w:rsid w:val="009E67EA"/>
    <w:rsid w:val="009E7F36"/>
    <w:rsid w:val="009F3A6E"/>
    <w:rsid w:val="009F68D7"/>
    <w:rsid w:val="00A03232"/>
    <w:rsid w:val="00A040A3"/>
    <w:rsid w:val="00A10AB1"/>
    <w:rsid w:val="00A209CD"/>
    <w:rsid w:val="00A21414"/>
    <w:rsid w:val="00A274D4"/>
    <w:rsid w:val="00A275DD"/>
    <w:rsid w:val="00A35316"/>
    <w:rsid w:val="00A36390"/>
    <w:rsid w:val="00A36D27"/>
    <w:rsid w:val="00A41936"/>
    <w:rsid w:val="00A42BFE"/>
    <w:rsid w:val="00A523FD"/>
    <w:rsid w:val="00A5593F"/>
    <w:rsid w:val="00A56FC3"/>
    <w:rsid w:val="00A62F38"/>
    <w:rsid w:val="00A64E35"/>
    <w:rsid w:val="00A937EF"/>
    <w:rsid w:val="00AA2A96"/>
    <w:rsid w:val="00AA42EB"/>
    <w:rsid w:val="00AB28C5"/>
    <w:rsid w:val="00AC1158"/>
    <w:rsid w:val="00AC6141"/>
    <w:rsid w:val="00AC64F8"/>
    <w:rsid w:val="00AC7DA5"/>
    <w:rsid w:val="00AD0A96"/>
    <w:rsid w:val="00AD2912"/>
    <w:rsid w:val="00AD7F95"/>
    <w:rsid w:val="00AF2D01"/>
    <w:rsid w:val="00B03C44"/>
    <w:rsid w:val="00B0498A"/>
    <w:rsid w:val="00B07858"/>
    <w:rsid w:val="00B20733"/>
    <w:rsid w:val="00B241B8"/>
    <w:rsid w:val="00B33898"/>
    <w:rsid w:val="00B4172B"/>
    <w:rsid w:val="00B46946"/>
    <w:rsid w:val="00B61D54"/>
    <w:rsid w:val="00B70FF5"/>
    <w:rsid w:val="00B729A4"/>
    <w:rsid w:val="00B75D06"/>
    <w:rsid w:val="00B77C78"/>
    <w:rsid w:val="00BB76D6"/>
    <w:rsid w:val="00BC7F97"/>
    <w:rsid w:val="00BD232E"/>
    <w:rsid w:val="00BD2ECF"/>
    <w:rsid w:val="00BD4966"/>
    <w:rsid w:val="00BE45E3"/>
    <w:rsid w:val="00BF646C"/>
    <w:rsid w:val="00C00050"/>
    <w:rsid w:val="00C107DC"/>
    <w:rsid w:val="00C11E12"/>
    <w:rsid w:val="00C2422F"/>
    <w:rsid w:val="00C368C8"/>
    <w:rsid w:val="00C36E35"/>
    <w:rsid w:val="00C435CC"/>
    <w:rsid w:val="00C5426D"/>
    <w:rsid w:val="00C57BD4"/>
    <w:rsid w:val="00C65CE5"/>
    <w:rsid w:val="00C75188"/>
    <w:rsid w:val="00C7746E"/>
    <w:rsid w:val="00C8084A"/>
    <w:rsid w:val="00C9465A"/>
    <w:rsid w:val="00CA0DA9"/>
    <w:rsid w:val="00CA1445"/>
    <w:rsid w:val="00CA2A3C"/>
    <w:rsid w:val="00CA5D18"/>
    <w:rsid w:val="00CB16BE"/>
    <w:rsid w:val="00CD50B3"/>
    <w:rsid w:val="00CD68A1"/>
    <w:rsid w:val="00CD78DC"/>
    <w:rsid w:val="00CE039A"/>
    <w:rsid w:val="00CE5520"/>
    <w:rsid w:val="00CF3A87"/>
    <w:rsid w:val="00CF62FA"/>
    <w:rsid w:val="00CF7C5F"/>
    <w:rsid w:val="00D12350"/>
    <w:rsid w:val="00D13717"/>
    <w:rsid w:val="00D21182"/>
    <w:rsid w:val="00D224B4"/>
    <w:rsid w:val="00D22F5F"/>
    <w:rsid w:val="00D25C6C"/>
    <w:rsid w:val="00D34AF2"/>
    <w:rsid w:val="00D407FF"/>
    <w:rsid w:val="00D4389B"/>
    <w:rsid w:val="00D47F3A"/>
    <w:rsid w:val="00D537D9"/>
    <w:rsid w:val="00D559D3"/>
    <w:rsid w:val="00D57224"/>
    <w:rsid w:val="00D62C99"/>
    <w:rsid w:val="00D725B0"/>
    <w:rsid w:val="00D742F0"/>
    <w:rsid w:val="00D764C5"/>
    <w:rsid w:val="00D77B9B"/>
    <w:rsid w:val="00D85728"/>
    <w:rsid w:val="00D913E9"/>
    <w:rsid w:val="00D97271"/>
    <w:rsid w:val="00DA0C6D"/>
    <w:rsid w:val="00DB2D34"/>
    <w:rsid w:val="00DB4FC2"/>
    <w:rsid w:val="00DC075A"/>
    <w:rsid w:val="00DC0DDB"/>
    <w:rsid w:val="00DC12DC"/>
    <w:rsid w:val="00DC1E85"/>
    <w:rsid w:val="00DC2700"/>
    <w:rsid w:val="00DC3D8F"/>
    <w:rsid w:val="00DC42B0"/>
    <w:rsid w:val="00DC62FA"/>
    <w:rsid w:val="00DD04C7"/>
    <w:rsid w:val="00DD626F"/>
    <w:rsid w:val="00DD6D31"/>
    <w:rsid w:val="00DD7C68"/>
    <w:rsid w:val="00DE4776"/>
    <w:rsid w:val="00DE7D34"/>
    <w:rsid w:val="00DF33B4"/>
    <w:rsid w:val="00DF5953"/>
    <w:rsid w:val="00DF7570"/>
    <w:rsid w:val="00E00BC9"/>
    <w:rsid w:val="00E02659"/>
    <w:rsid w:val="00E05CFA"/>
    <w:rsid w:val="00E07427"/>
    <w:rsid w:val="00E10177"/>
    <w:rsid w:val="00E11707"/>
    <w:rsid w:val="00E12E93"/>
    <w:rsid w:val="00E13CD7"/>
    <w:rsid w:val="00E17DE3"/>
    <w:rsid w:val="00E20367"/>
    <w:rsid w:val="00E21312"/>
    <w:rsid w:val="00E23E03"/>
    <w:rsid w:val="00E25C7D"/>
    <w:rsid w:val="00E31829"/>
    <w:rsid w:val="00E31996"/>
    <w:rsid w:val="00E31BA3"/>
    <w:rsid w:val="00E3211B"/>
    <w:rsid w:val="00E34741"/>
    <w:rsid w:val="00E35CC0"/>
    <w:rsid w:val="00E37861"/>
    <w:rsid w:val="00E45733"/>
    <w:rsid w:val="00E62225"/>
    <w:rsid w:val="00E95957"/>
    <w:rsid w:val="00EA7738"/>
    <w:rsid w:val="00EB3F7B"/>
    <w:rsid w:val="00EB77BE"/>
    <w:rsid w:val="00EC1F8F"/>
    <w:rsid w:val="00EC2B8F"/>
    <w:rsid w:val="00EC58FE"/>
    <w:rsid w:val="00EC7C77"/>
    <w:rsid w:val="00ED4B4C"/>
    <w:rsid w:val="00ED698D"/>
    <w:rsid w:val="00EE115A"/>
    <w:rsid w:val="00EE1A76"/>
    <w:rsid w:val="00EE521A"/>
    <w:rsid w:val="00EF4821"/>
    <w:rsid w:val="00EF5733"/>
    <w:rsid w:val="00EF5D0F"/>
    <w:rsid w:val="00F13D62"/>
    <w:rsid w:val="00F14D31"/>
    <w:rsid w:val="00F265AA"/>
    <w:rsid w:val="00F267E8"/>
    <w:rsid w:val="00F32E4C"/>
    <w:rsid w:val="00F35FBA"/>
    <w:rsid w:val="00F36270"/>
    <w:rsid w:val="00F436AA"/>
    <w:rsid w:val="00F45508"/>
    <w:rsid w:val="00F543AF"/>
    <w:rsid w:val="00F559D0"/>
    <w:rsid w:val="00F63681"/>
    <w:rsid w:val="00F64F1B"/>
    <w:rsid w:val="00F67FEE"/>
    <w:rsid w:val="00F73F3B"/>
    <w:rsid w:val="00F753CF"/>
    <w:rsid w:val="00F75BD5"/>
    <w:rsid w:val="00F82417"/>
    <w:rsid w:val="00FA02F6"/>
    <w:rsid w:val="00FA621A"/>
    <w:rsid w:val="00FB2510"/>
    <w:rsid w:val="00FB3E41"/>
    <w:rsid w:val="00FC2B8D"/>
    <w:rsid w:val="00FD7915"/>
    <w:rsid w:val="3991F204"/>
    <w:rsid w:val="698877D2"/>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7e8083,#f1f1f2"/>
    </o:shapedefaults>
    <o:shapelayout v:ext="edit">
      <o:idmap v:ext="edit" data="2"/>
    </o:shapelayout>
  </w:shapeDefaults>
  <w:decimalSymbol w:val="."/>
  <w:listSeparator w:val=","/>
  <w14:docId w14:val="03C382E6"/>
  <w15:docId w15:val="{A630F9CC-12A2-4A79-A0CB-4388844F2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fi-FI" w:eastAsia="en-US" w:bidi="ar-SA"/>
      </w:rPr>
    </w:rPrDefault>
    <w:pPrDefault/>
  </w:docDefaults>
  <w:latentStyles w:defLockedState="0" w:defUIPriority="99" w:defSemiHidden="0" w:defUnhideWhenUsed="0" w:defQFormat="0" w:count="376">
    <w:lsdException w:name="Normal" w:uiPriority="0"/>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lsdException w:name="heading 6" w:semiHidden="1" w:uiPriority="3" w:unhideWhenUsed="1"/>
    <w:lsdException w:name="heading 7" w:semiHidden="1" w:uiPriority="3" w:unhideWhenUsed="1"/>
    <w:lsdException w:name="heading 8" w:semiHidden="1" w:uiPriority="3" w:unhideWhenUsed="1"/>
    <w:lsdException w:name="heading 9" w:semiHidden="1" w:uiPriority="3"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748E"/>
    <w:rPr>
      <w:lang w:val="en-US"/>
    </w:rPr>
  </w:style>
  <w:style w:type="paragraph" w:styleId="Heading1">
    <w:name w:val="heading 1"/>
    <w:basedOn w:val="Normal"/>
    <w:next w:val="BodyText"/>
    <w:link w:val="Heading1Char"/>
    <w:uiPriority w:val="3"/>
    <w:qFormat/>
    <w:rsid w:val="008D5DB2"/>
    <w:pPr>
      <w:keepNext/>
      <w:pageBreakBefore/>
      <w:numPr>
        <w:numId w:val="19"/>
      </w:numPr>
      <w:spacing w:before="360" w:after="180"/>
      <w:outlineLvl w:val="0"/>
    </w:pPr>
    <w:rPr>
      <w:rFonts w:asciiTheme="majorHAnsi" w:eastAsia="Times New Roman" w:hAnsiTheme="majorHAnsi" w:cs="Arial"/>
      <w:b/>
      <w:bCs/>
      <w:kern w:val="32"/>
      <w:sz w:val="22"/>
      <w:szCs w:val="32"/>
    </w:rPr>
  </w:style>
  <w:style w:type="paragraph" w:styleId="Heading2">
    <w:name w:val="heading 2"/>
    <w:basedOn w:val="Normal"/>
    <w:next w:val="BodyText"/>
    <w:link w:val="Heading2Char"/>
    <w:uiPriority w:val="3"/>
    <w:qFormat/>
    <w:rsid w:val="005A1060"/>
    <w:pPr>
      <w:keepNext/>
      <w:numPr>
        <w:ilvl w:val="1"/>
        <w:numId w:val="19"/>
      </w:numPr>
      <w:spacing w:before="240" w:after="120"/>
      <w:outlineLvl w:val="1"/>
    </w:pPr>
    <w:rPr>
      <w:rFonts w:asciiTheme="majorHAnsi" w:eastAsia="Times New Roman" w:hAnsiTheme="majorHAnsi" w:cs="Arial"/>
      <w:b/>
      <w:bCs/>
      <w:iCs/>
      <w:sz w:val="22"/>
      <w:szCs w:val="28"/>
    </w:rPr>
  </w:style>
  <w:style w:type="paragraph" w:styleId="Heading3">
    <w:name w:val="heading 3"/>
    <w:basedOn w:val="Normal"/>
    <w:next w:val="BodyText"/>
    <w:link w:val="Heading3Char"/>
    <w:uiPriority w:val="3"/>
    <w:qFormat/>
    <w:rsid w:val="005A1060"/>
    <w:pPr>
      <w:keepNext/>
      <w:numPr>
        <w:ilvl w:val="2"/>
        <w:numId w:val="19"/>
      </w:numPr>
      <w:spacing w:before="240" w:after="120"/>
      <w:outlineLvl w:val="2"/>
    </w:pPr>
    <w:rPr>
      <w:rFonts w:asciiTheme="majorHAnsi" w:eastAsia="Times New Roman" w:hAnsiTheme="majorHAnsi" w:cs="Arial"/>
      <w:b/>
      <w:bCs/>
      <w:sz w:val="22"/>
      <w:szCs w:val="26"/>
    </w:rPr>
  </w:style>
  <w:style w:type="paragraph" w:styleId="Heading4">
    <w:name w:val="heading 4"/>
    <w:basedOn w:val="Normal"/>
    <w:next w:val="BodyText"/>
    <w:link w:val="Heading4Char"/>
    <w:uiPriority w:val="3"/>
    <w:qFormat/>
    <w:rsid w:val="00281024"/>
    <w:pPr>
      <w:keepNext/>
      <w:outlineLvl w:val="3"/>
    </w:pPr>
    <w:rPr>
      <w:rFonts w:eastAsia="Times New Roman" w:cstheme="minorHAnsi"/>
      <w:bCs/>
      <w:color w:val="00ADD0"/>
      <w:szCs w:val="20"/>
    </w:rPr>
  </w:style>
  <w:style w:type="paragraph" w:styleId="Heading5">
    <w:name w:val="heading 5"/>
    <w:basedOn w:val="Normal"/>
    <w:next w:val="BodyText"/>
    <w:link w:val="Heading5Char"/>
    <w:uiPriority w:val="3"/>
    <w:semiHidden/>
    <w:rsid w:val="008D5DB2"/>
    <w:pPr>
      <w:numPr>
        <w:ilvl w:val="4"/>
        <w:numId w:val="19"/>
      </w:numPr>
      <w:spacing w:before="240" w:after="60"/>
      <w:outlineLvl w:val="4"/>
    </w:pPr>
    <w:rPr>
      <w:rFonts w:asciiTheme="majorHAnsi" w:eastAsia="Times New Roman" w:hAnsiTheme="majorHAnsi" w:cs="Times New Roman"/>
      <w:b/>
      <w:bCs/>
      <w:iCs/>
      <w:sz w:val="22"/>
      <w:szCs w:val="26"/>
    </w:rPr>
  </w:style>
  <w:style w:type="paragraph" w:styleId="Heading6">
    <w:name w:val="heading 6"/>
    <w:basedOn w:val="Normal"/>
    <w:next w:val="BodyText"/>
    <w:link w:val="Heading6Char"/>
    <w:uiPriority w:val="3"/>
    <w:semiHidden/>
    <w:rsid w:val="008D5DB2"/>
    <w:pPr>
      <w:numPr>
        <w:ilvl w:val="5"/>
        <w:numId w:val="19"/>
      </w:numPr>
      <w:spacing w:before="240" w:after="60"/>
      <w:outlineLvl w:val="5"/>
    </w:pPr>
    <w:rPr>
      <w:rFonts w:asciiTheme="majorHAnsi" w:eastAsia="Times New Roman" w:hAnsiTheme="majorHAnsi" w:cs="Times New Roman"/>
      <w:b/>
      <w:bCs/>
      <w:sz w:val="22"/>
    </w:rPr>
  </w:style>
  <w:style w:type="paragraph" w:styleId="Heading7">
    <w:name w:val="heading 7"/>
    <w:basedOn w:val="Normal"/>
    <w:next w:val="BodyText"/>
    <w:link w:val="Heading7Char"/>
    <w:uiPriority w:val="3"/>
    <w:semiHidden/>
    <w:rsid w:val="008D5DB2"/>
    <w:pPr>
      <w:numPr>
        <w:ilvl w:val="6"/>
        <w:numId w:val="19"/>
      </w:numPr>
      <w:spacing w:before="240" w:after="60"/>
      <w:outlineLvl w:val="6"/>
    </w:pPr>
    <w:rPr>
      <w:rFonts w:asciiTheme="majorHAnsi" w:eastAsia="Times New Roman" w:hAnsiTheme="majorHAnsi" w:cs="Times New Roman"/>
      <w:b/>
      <w:sz w:val="24"/>
      <w:szCs w:val="24"/>
    </w:rPr>
  </w:style>
  <w:style w:type="paragraph" w:styleId="Heading8">
    <w:name w:val="heading 8"/>
    <w:basedOn w:val="Normal"/>
    <w:next w:val="BodyText"/>
    <w:link w:val="Heading8Char"/>
    <w:uiPriority w:val="3"/>
    <w:semiHidden/>
    <w:rsid w:val="008D5DB2"/>
    <w:pPr>
      <w:numPr>
        <w:ilvl w:val="7"/>
        <w:numId w:val="19"/>
      </w:numPr>
      <w:spacing w:before="240" w:after="60"/>
      <w:outlineLvl w:val="7"/>
    </w:pPr>
    <w:rPr>
      <w:rFonts w:asciiTheme="majorHAnsi" w:eastAsia="Times New Roman" w:hAnsiTheme="majorHAnsi" w:cs="Times New Roman"/>
      <w:b/>
      <w:iCs/>
      <w:sz w:val="24"/>
      <w:szCs w:val="24"/>
    </w:rPr>
  </w:style>
  <w:style w:type="paragraph" w:styleId="Heading9">
    <w:name w:val="heading 9"/>
    <w:basedOn w:val="Normal"/>
    <w:next w:val="BodyText"/>
    <w:link w:val="Heading9Char"/>
    <w:uiPriority w:val="3"/>
    <w:semiHidden/>
    <w:rsid w:val="008D5DB2"/>
    <w:pPr>
      <w:numPr>
        <w:ilvl w:val="8"/>
        <w:numId w:val="19"/>
      </w:numPr>
      <w:spacing w:before="240" w:after="60"/>
      <w:outlineLvl w:val="8"/>
    </w:pPr>
    <w:rPr>
      <w:rFonts w:asciiTheme="majorHAnsi" w:eastAsia="Times New Roman" w:hAnsiTheme="majorHAnsi"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1A76"/>
  </w:style>
  <w:style w:type="character" w:customStyle="1" w:styleId="HeaderChar">
    <w:name w:val="Header Char"/>
    <w:basedOn w:val="DefaultParagraphFont"/>
    <w:link w:val="Header"/>
    <w:uiPriority w:val="99"/>
    <w:rsid w:val="00EE1A76"/>
    <w:rPr>
      <w:rFonts w:ascii="Arial" w:hAnsi="Arial"/>
      <w:sz w:val="20"/>
      <w:lang w:val="en-US"/>
    </w:rPr>
  </w:style>
  <w:style w:type="paragraph" w:styleId="Footer">
    <w:name w:val="footer"/>
    <w:basedOn w:val="Normal"/>
    <w:link w:val="FooterChar"/>
    <w:unhideWhenUsed/>
    <w:rsid w:val="00EE1A76"/>
    <w:rPr>
      <w:sz w:val="14"/>
    </w:rPr>
  </w:style>
  <w:style w:type="character" w:customStyle="1" w:styleId="FooterChar">
    <w:name w:val="Footer Char"/>
    <w:basedOn w:val="DefaultParagraphFont"/>
    <w:link w:val="Footer"/>
    <w:rsid w:val="00EE1A76"/>
    <w:rPr>
      <w:rFonts w:ascii="Arial" w:hAnsi="Arial"/>
      <w:sz w:val="14"/>
      <w:lang w:val="en-US"/>
    </w:rPr>
  </w:style>
  <w:style w:type="table" w:styleId="TableGrid">
    <w:name w:val="Table Grid"/>
    <w:basedOn w:val="TableNormal"/>
    <w:uiPriority w:val="39"/>
    <w:rsid w:val="00B70FF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61E28"/>
    <w:rPr>
      <w:rFonts w:ascii="Tahoma" w:hAnsi="Tahoma" w:cs="Tahoma"/>
      <w:sz w:val="16"/>
      <w:szCs w:val="16"/>
    </w:rPr>
  </w:style>
  <w:style w:type="character" w:customStyle="1" w:styleId="BalloonTextChar">
    <w:name w:val="Balloon Text Char"/>
    <w:basedOn w:val="DefaultParagraphFont"/>
    <w:link w:val="BalloonText"/>
    <w:uiPriority w:val="99"/>
    <w:semiHidden/>
    <w:rsid w:val="00861E28"/>
    <w:rPr>
      <w:rFonts w:ascii="Tahoma" w:hAnsi="Tahoma" w:cs="Tahoma"/>
      <w:sz w:val="16"/>
      <w:szCs w:val="16"/>
    </w:rPr>
  </w:style>
  <w:style w:type="character" w:styleId="PlaceholderText">
    <w:name w:val="Placeholder Text"/>
    <w:basedOn w:val="DefaultParagraphFont"/>
    <w:uiPriority w:val="99"/>
    <w:semiHidden/>
    <w:rsid w:val="00861E28"/>
    <w:rPr>
      <w:color w:val="808080"/>
    </w:rPr>
  </w:style>
  <w:style w:type="numbering" w:customStyle="1" w:styleId="BasWareBulletStyle">
    <w:name w:val="BasWare Bullet Style"/>
    <w:basedOn w:val="NoList"/>
    <w:rsid w:val="001A3357"/>
    <w:pPr>
      <w:numPr>
        <w:numId w:val="1"/>
      </w:numPr>
    </w:pPr>
  </w:style>
  <w:style w:type="numbering" w:customStyle="1" w:styleId="BasWareNumberedStyle">
    <w:name w:val="BasWare Numbered Style"/>
    <w:basedOn w:val="NoList"/>
    <w:rsid w:val="001A3357"/>
    <w:pPr>
      <w:numPr>
        <w:numId w:val="5"/>
      </w:numPr>
    </w:pPr>
  </w:style>
  <w:style w:type="character" w:customStyle="1" w:styleId="Heading1Char">
    <w:name w:val="Heading 1 Char"/>
    <w:basedOn w:val="DefaultParagraphFont"/>
    <w:link w:val="Heading1"/>
    <w:uiPriority w:val="3"/>
    <w:rsid w:val="008D5DB2"/>
    <w:rPr>
      <w:rFonts w:asciiTheme="majorHAnsi" w:eastAsia="Times New Roman" w:hAnsiTheme="majorHAnsi" w:cs="Arial"/>
      <w:b/>
      <w:bCs/>
      <w:kern w:val="32"/>
      <w:szCs w:val="32"/>
      <w:lang w:val="en-US"/>
    </w:rPr>
  </w:style>
  <w:style w:type="character" w:customStyle="1" w:styleId="Heading2Char">
    <w:name w:val="Heading 2 Char"/>
    <w:basedOn w:val="DefaultParagraphFont"/>
    <w:link w:val="Heading2"/>
    <w:uiPriority w:val="3"/>
    <w:rsid w:val="005A1060"/>
    <w:rPr>
      <w:rFonts w:asciiTheme="majorHAnsi" w:eastAsia="Times New Roman" w:hAnsiTheme="majorHAnsi" w:cs="Arial"/>
      <w:b/>
      <w:bCs/>
      <w:iCs/>
      <w:sz w:val="22"/>
      <w:szCs w:val="28"/>
      <w:lang w:val="en-US"/>
    </w:rPr>
  </w:style>
  <w:style w:type="character" w:customStyle="1" w:styleId="Heading3Char">
    <w:name w:val="Heading 3 Char"/>
    <w:basedOn w:val="DefaultParagraphFont"/>
    <w:link w:val="Heading3"/>
    <w:uiPriority w:val="3"/>
    <w:rsid w:val="005A1060"/>
    <w:rPr>
      <w:rFonts w:asciiTheme="majorHAnsi" w:eastAsia="Times New Roman" w:hAnsiTheme="majorHAnsi" w:cs="Arial"/>
      <w:b/>
      <w:bCs/>
      <w:sz w:val="22"/>
      <w:szCs w:val="26"/>
      <w:lang w:val="en-US"/>
    </w:rPr>
  </w:style>
  <w:style w:type="character" w:customStyle="1" w:styleId="Heading4Char">
    <w:name w:val="Heading 4 Char"/>
    <w:basedOn w:val="DefaultParagraphFont"/>
    <w:link w:val="Heading4"/>
    <w:uiPriority w:val="3"/>
    <w:rsid w:val="00281024"/>
    <w:rPr>
      <w:rFonts w:eastAsia="Times New Roman" w:cstheme="minorHAnsi"/>
      <w:bCs/>
      <w:color w:val="00ADD0"/>
      <w:szCs w:val="20"/>
      <w:lang w:val="en-US"/>
    </w:rPr>
  </w:style>
  <w:style w:type="character" w:customStyle="1" w:styleId="Heading5Char">
    <w:name w:val="Heading 5 Char"/>
    <w:basedOn w:val="DefaultParagraphFont"/>
    <w:link w:val="Heading5"/>
    <w:uiPriority w:val="3"/>
    <w:semiHidden/>
    <w:rsid w:val="00063DEF"/>
    <w:rPr>
      <w:rFonts w:asciiTheme="majorHAnsi" w:eastAsia="Times New Roman" w:hAnsiTheme="majorHAnsi" w:cs="Times New Roman"/>
      <w:b/>
      <w:bCs/>
      <w:iCs/>
      <w:szCs w:val="26"/>
      <w:lang w:val="en-US"/>
    </w:rPr>
  </w:style>
  <w:style w:type="character" w:customStyle="1" w:styleId="Heading6Char">
    <w:name w:val="Heading 6 Char"/>
    <w:basedOn w:val="DefaultParagraphFont"/>
    <w:link w:val="Heading6"/>
    <w:uiPriority w:val="3"/>
    <w:semiHidden/>
    <w:rsid w:val="00063DEF"/>
    <w:rPr>
      <w:rFonts w:asciiTheme="majorHAnsi" w:eastAsia="Times New Roman" w:hAnsiTheme="majorHAnsi" w:cs="Times New Roman"/>
      <w:b/>
      <w:bCs/>
      <w:lang w:val="en-US"/>
    </w:rPr>
  </w:style>
  <w:style w:type="character" w:customStyle="1" w:styleId="Heading7Char">
    <w:name w:val="Heading 7 Char"/>
    <w:basedOn w:val="DefaultParagraphFont"/>
    <w:link w:val="Heading7"/>
    <w:uiPriority w:val="3"/>
    <w:semiHidden/>
    <w:rsid w:val="00063DEF"/>
    <w:rPr>
      <w:rFonts w:asciiTheme="majorHAnsi" w:eastAsia="Times New Roman" w:hAnsiTheme="majorHAnsi" w:cs="Times New Roman"/>
      <w:b/>
      <w:sz w:val="24"/>
      <w:szCs w:val="24"/>
      <w:lang w:val="en-US"/>
    </w:rPr>
  </w:style>
  <w:style w:type="character" w:customStyle="1" w:styleId="Heading8Char">
    <w:name w:val="Heading 8 Char"/>
    <w:basedOn w:val="DefaultParagraphFont"/>
    <w:link w:val="Heading8"/>
    <w:uiPriority w:val="3"/>
    <w:semiHidden/>
    <w:rsid w:val="00063DEF"/>
    <w:rPr>
      <w:rFonts w:asciiTheme="majorHAnsi" w:eastAsia="Times New Roman" w:hAnsiTheme="majorHAnsi" w:cs="Times New Roman"/>
      <w:b/>
      <w:iCs/>
      <w:sz w:val="24"/>
      <w:szCs w:val="24"/>
      <w:lang w:val="en-US"/>
    </w:rPr>
  </w:style>
  <w:style w:type="character" w:customStyle="1" w:styleId="Heading9Char">
    <w:name w:val="Heading 9 Char"/>
    <w:basedOn w:val="DefaultParagraphFont"/>
    <w:link w:val="Heading9"/>
    <w:uiPriority w:val="3"/>
    <w:semiHidden/>
    <w:rsid w:val="00063DEF"/>
    <w:rPr>
      <w:rFonts w:asciiTheme="majorHAnsi" w:eastAsia="Times New Roman" w:hAnsiTheme="majorHAnsi" w:cs="Arial"/>
      <w:lang w:val="en-US"/>
    </w:rPr>
  </w:style>
  <w:style w:type="paragraph" w:styleId="NoSpacing">
    <w:name w:val="No Spacing"/>
    <w:link w:val="NoSpacingChar"/>
    <w:uiPriority w:val="1"/>
    <w:qFormat/>
    <w:rsid w:val="00DC0DDB"/>
  </w:style>
  <w:style w:type="character" w:customStyle="1" w:styleId="NoSpacingChar">
    <w:name w:val="No Spacing Char"/>
    <w:basedOn w:val="DefaultParagraphFont"/>
    <w:link w:val="NoSpacing"/>
    <w:uiPriority w:val="1"/>
    <w:semiHidden/>
    <w:rsid w:val="00DC0DDB"/>
    <w:rPr>
      <w:sz w:val="20"/>
    </w:rPr>
  </w:style>
  <w:style w:type="table" w:customStyle="1" w:styleId="BW1Small">
    <w:name w:val="BW1 Small"/>
    <w:basedOn w:val="TableNormal"/>
    <w:uiPriority w:val="99"/>
    <w:qFormat/>
    <w:rsid w:val="00332BF9"/>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blStylePr w:type="firstRow">
      <w:rPr>
        <w:color w:val="00ADD0"/>
        <w:sz w:val="17"/>
      </w:rPr>
      <w:tblPr/>
      <w:tcPr>
        <w:shd w:val="clear" w:color="auto" w:fill="E8E5DE"/>
      </w:tcPr>
    </w:tblStylePr>
  </w:style>
  <w:style w:type="paragraph" w:customStyle="1" w:styleId="ComputerSyntax">
    <w:name w:val="Computer Syntax"/>
    <w:basedOn w:val="Normal"/>
    <w:link w:val="ComputerSyntaxChar"/>
    <w:uiPriority w:val="4"/>
    <w:qFormat/>
    <w:rsid w:val="005535AC"/>
    <w:rPr>
      <w:rFonts w:ascii="Courier New" w:hAnsi="Courier New" w:cs="Courier New"/>
      <w:noProof/>
    </w:rPr>
  </w:style>
  <w:style w:type="character" w:customStyle="1" w:styleId="ComputerSyntaxChar">
    <w:name w:val="Computer Syntax Char"/>
    <w:basedOn w:val="DefaultParagraphFont"/>
    <w:link w:val="ComputerSyntax"/>
    <w:uiPriority w:val="4"/>
    <w:rsid w:val="005535AC"/>
    <w:rPr>
      <w:rFonts w:ascii="Courier New" w:hAnsi="Courier New" w:cs="Courier New"/>
      <w:noProof/>
    </w:rPr>
  </w:style>
  <w:style w:type="table" w:customStyle="1" w:styleId="BW2Small">
    <w:name w:val="BW2 Small"/>
    <w:basedOn w:val="BW1Small"/>
    <w:uiPriority w:val="99"/>
    <w:qFormat/>
    <w:rsid w:val="00065538"/>
    <w:tblPr/>
    <w:tblStylePr w:type="firstRow">
      <w:rPr>
        <w:color w:val="00ADD0"/>
        <w:sz w:val="17"/>
      </w:rPr>
      <w:tblPr/>
      <w:tcPr>
        <w:shd w:val="clear" w:color="auto" w:fill="E8E5DE"/>
      </w:tcPr>
    </w:tblStylePr>
    <w:tblStylePr w:type="firstCol">
      <w:rPr>
        <w:color w:val="00ADD0"/>
      </w:rPr>
      <w:tblPr/>
      <w:tcPr>
        <w:shd w:val="clear" w:color="auto" w:fill="E8E5DE"/>
      </w:tcPr>
    </w:tblStylePr>
  </w:style>
  <w:style w:type="paragraph" w:styleId="BodyText">
    <w:name w:val="Body Text"/>
    <w:basedOn w:val="Normal"/>
    <w:link w:val="BodyTextChar"/>
    <w:qFormat/>
    <w:rsid w:val="001618B2"/>
    <w:pPr>
      <w:spacing w:after="200"/>
      <w:ind w:left="567"/>
    </w:pPr>
  </w:style>
  <w:style w:type="character" w:customStyle="1" w:styleId="BodyTextChar">
    <w:name w:val="Body Text Char"/>
    <w:basedOn w:val="DefaultParagraphFont"/>
    <w:link w:val="BodyText"/>
    <w:rsid w:val="001618B2"/>
    <w:rPr>
      <w:lang w:val="en-US"/>
    </w:rPr>
  </w:style>
  <w:style w:type="paragraph" w:styleId="ListBullet">
    <w:name w:val="List Bullet"/>
    <w:basedOn w:val="Normal"/>
    <w:qFormat/>
    <w:rsid w:val="001F7726"/>
    <w:pPr>
      <w:numPr>
        <w:numId w:val="17"/>
      </w:numPr>
      <w:spacing w:after="200"/>
      <w:ind w:left="1491" w:hanging="357"/>
      <w:contextualSpacing/>
    </w:pPr>
  </w:style>
  <w:style w:type="paragraph" w:styleId="ListNumber">
    <w:name w:val="List Number"/>
    <w:basedOn w:val="Normal"/>
    <w:qFormat/>
    <w:rsid w:val="001F7726"/>
    <w:pPr>
      <w:numPr>
        <w:numId w:val="18"/>
      </w:numPr>
      <w:spacing w:after="200"/>
      <w:ind w:left="1491" w:hanging="357"/>
      <w:contextualSpacing/>
    </w:pPr>
  </w:style>
  <w:style w:type="paragraph" w:styleId="Title">
    <w:name w:val="Title"/>
    <w:basedOn w:val="Normal"/>
    <w:next w:val="BodyText"/>
    <w:link w:val="TitleChar"/>
    <w:uiPriority w:val="10"/>
    <w:qFormat/>
    <w:rsid w:val="002D04E1"/>
    <w:pPr>
      <w:spacing w:after="200"/>
    </w:pPr>
    <w:rPr>
      <w:rFonts w:asciiTheme="majorHAnsi" w:eastAsiaTheme="majorEastAsia" w:hAnsiTheme="majorHAnsi" w:cstheme="majorBidi"/>
      <w:b/>
      <w:sz w:val="24"/>
      <w:szCs w:val="52"/>
    </w:rPr>
  </w:style>
  <w:style w:type="character" w:customStyle="1" w:styleId="TitleChar">
    <w:name w:val="Title Char"/>
    <w:basedOn w:val="DefaultParagraphFont"/>
    <w:link w:val="Title"/>
    <w:uiPriority w:val="10"/>
    <w:rsid w:val="002D04E1"/>
    <w:rPr>
      <w:rFonts w:asciiTheme="majorHAnsi" w:eastAsiaTheme="majorEastAsia" w:hAnsiTheme="majorHAnsi" w:cstheme="majorBidi"/>
      <w:b/>
      <w:sz w:val="24"/>
      <w:szCs w:val="52"/>
      <w:lang w:val="en-US"/>
    </w:rPr>
  </w:style>
  <w:style w:type="paragraph" w:styleId="Subtitle">
    <w:name w:val="Subtitle"/>
    <w:basedOn w:val="Normal"/>
    <w:next w:val="BodyText"/>
    <w:link w:val="SubtitleChar"/>
    <w:uiPriority w:val="11"/>
    <w:qFormat/>
    <w:rsid w:val="002D04E1"/>
    <w:pPr>
      <w:numPr>
        <w:ilvl w:val="1"/>
      </w:numPr>
      <w:spacing w:after="200"/>
    </w:pPr>
    <w:rPr>
      <w:rFonts w:asciiTheme="majorHAnsi" w:eastAsiaTheme="majorEastAsia" w:hAnsiTheme="majorHAnsi" w:cstheme="majorBidi"/>
      <w:b/>
      <w:iCs/>
      <w:szCs w:val="24"/>
    </w:rPr>
  </w:style>
  <w:style w:type="character" w:customStyle="1" w:styleId="SubtitleChar">
    <w:name w:val="Subtitle Char"/>
    <w:basedOn w:val="DefaultParagraphFont"/>
    <w:link w:val="Subtitle"/>
    <w:uiPriority w:val="11"/>
    <w:rsid w:val="00FB2510"/>
    <w:rPr>
      <w:rFonts w:asciiTheme="majorHAnsi" w:eastAsiaTheme="majorEastAsia" w:hAnsiTheme="majorHAnsi" w:cstheme="majorBidi"/>
      <w:b/>
      <w:iCs/>
      <w:sz w:val="20"/>
      <w:szCs w:val="24"/>
      <w:lang w:val="en-US"/>
    </w:rPr>
  </w:style>
  <w:style w:type="numbering" w:customStyle="1" w:styleId="BaswareNumberedHeadings">
    <w:name w:val="Basware Numbered Headings"/>
    <w:uiPriority w:val="99"/>
    <w:rsid w:val="008D5DB2"/>
    <w:pPr>
      <w:numPr>
        <w:numId w:val="29"/>
      </w:numPr>
    </w:pPr>
  </w:style>
  <w:style w:type="paragraph" w:styleId="TOC1">
    <w:name w:val="toc 1"/>
    <w:basedOn w:val="Normal"/>
    <w:next w:val="Normal"/>
    <w:autoRedefine/>
    <w:uiPriority w:val="39"/>
    <w:qFormat/>
    <w:rsid w:val="005225B8"/>
    <w:pPr>
      <w:tabs>
        <w:tab w:val="left" w:pos="482"/>
        <w:tab w:val="right" w:leader="dot" w:pos="9639"/>
      </w:tabs>
      <w:spacing w:before="120" w:after="120"/>
    </w:pPr>
  </w:style>
  <w:style w:type="paragraph" w:styleId="TOC2">
    <w:name w:val="toc 2"/>
    <w:basedOn w:val="Normal"/>
    <w:next w:val="Normal"/>
    <w:autoRedefine/>
    <w:uiPriority w:val="39"/>
    <w:qFormat/>
    <w:rsid w:val="00E34741"/>
    <w:pPr>
      <w:tabs>
        <w:tab w:val="right" w:leader="dot" w:pos="9639"/>
      </w:tabs>
      <w:spacing w:before="120" w:after="120"/>
      <w:ind w:left="454"/>
    </w:pPr>
  </w:style>
  <w:style w:type="paragraph" w:styleId="TOC3">
    <w:name w:val="toc 3"/>
    <w:basedOn w:val="Normal"/>
    <w:next w:val="Normal"/>
    <w:autoRedefine/>
    <w:uiPriority w:val="39"/>
    <w:qFormat/>
    <w:rsid w:val="007D56F2"/>
    <w:pPr>
      <w:tabs>
        <w:tab w:val="left" w:pos="1440"/>
        <w:tab w:val="right" w:leader="dot" w:pos="9639"/>
      </w:tabs>
      <w:spacing w:before="120" w:after="120"/>
      <w:ind w:left="851"/>
    </w:pPr>
  </w:style>
  <w:style w:type="paragraph" w:styleId="TOC4">
    <w:name w:val="toc 4"/>
    <w:basedOn w:val="BodyText"/>
    <w:next w:val="BodyText"/>
    <w:autoRedefine/>
    <w:uiPriority w:val="39"/>
    <w:rsid w:val="00E34741"/>
    <w:pPr>
      <w:spacing w:before="240" w:after="240"/>
      <w:ind w:left="1304"/>
    </w:pPr>
    <w:rPr>
      <w:rFonts w:ascii="Arial" w:eastAsia="Times New Roman" w:hAnsi="Arial" w:cs="Times New Roman"/>
      <w:noProof/>
      <w:szCs w:val="24"/>
    </w:rPr>
  </w:style>
  <w:style w:type="paragraph" w:styleId="TOC5">
    <w:name w:val="toc 5"/>
    <w:basedOn w:val="Normal"/>
    <w:next w:val="Normal"/>
    <w:autoRedefine/>
    <w:semiHidden/>
    <w:rsid w:val="00317EA3"/>
    <w:pPr>
      <w:spacing w:before="240" w:after="240"/>
      <w:ind w:left="960"/>
    </w:pPr>
    <w:rPr>
      <w:rFonts w:ascii="Arial" w:eastAsia="Times New Roman" w:hAnsi="Arial" w:cs="Times New Roman"/>
      <w:noProof/>
      <w:sz w:val="24"/>
      <w:szCs w:val="24"/>
    </w:rPr>
  </w:style>
  <w:style w:type="paragraph" w:styleId="TOC6">
    <w:name w:val="toc 6"/>
    <w:basedOn w:val="Normal"/>
    <w:next w:val="Normal"/>
    <w:autoRedefine/>
    <w:semiHidden/>
    <w:rsid w:val="00317EA3"/>
    <w:pPr>
      <w:spacing w:before="240" w:after="240"/>
      <w:ind w:left="1200"/>
    </w:pPr>
    <w:rPr>
      <w:rFonts w:ascii="Arial" w:eastAsia="Times New Roman" w:hAnsi="Arial" w:cs="Times New Roman"/>
      <w:noProof/>
      <w:sz w:val="24"/>
      <w:szCs w:val="24"/>
    </w:rPr>
  </w:style>
  <w:style w:type="paragraph" w:styleId="TOC7">
    <w:name w:val="toc 7"/>
    <w:basedOn w:val="Normal"/>
    <w:next w:val="Normal"/>
    <w:autoRedefine/>
    <w:semiHidden/>
    <w:rsid w:val="00317EA3"/>
    <w:pPr>
      <w:spacing w:before="240" w:after="240"/>
      <w:ind w:left="1440"/>
    </w:pPr>
    <w:rPr>
      <w:rFonts w:ascii="Arial" w:eastAsia="Times New Roman" w:hAnsi="Arial" w:cs="Times New Roman"/>
      <w:noProof/>
      <w:sz w:val="24"/>
      <w:szCs w:val="24"/>
    </w:rPr>
  </w:style>
  <w:style w:type="paragraph" w:styleId="TOC8">
    <w:name w:val="toc 8"/>
    <w:basedOn w:val="Normal"/>
    <w:next w:val="Normal"/>
    <w:autoRedefine/>
    <w:semiHidden/>
    <w:rsid w:val="00317EA3"/>
    <w:pPr>
      <w:spacing w:before="240" w:after="240"/>
      <w:ind w:left="1680"/>
    </w:pPr>
    <w:rPr>
      <w:rFonts w:ascii="Arial" w:eastAsia="Times New Roman" w:hAnsi="Arial" w:cs="Times New Roman"/>
      <w:noProof/>
      <w:sz w:val="24"/>
      <w:szCs w:val="24"/>
    </w:rPr>
  </w:style>
  <w:style w:type="paragraph" w:styleId="TOC9">
    <w:name w:val="toc 9"/>
    <w:basedOn w:val="Normal"/>
    <w:next w:val="Normal"/>
    <w:autoRedefine/>
    <w:semiHidden/>
    <w:rsid w:val="00317EA3"/>
    <w:pPr>
      <w:spacing w:before="240" w:after="240"/>
      <w:ind w:left="1920"/>
    </w:pPr>
    <w:rPr>
      <w:rFonts w:ascii="Arial" w:eastAsia="Times New Roman" w:hAnsi="Arial" w:cs="Times New Roman"/>
      <w:noProof/>
      <w:sz w:val="24"/>
      <w:szCs w:val="24"/>
    </w:rPr>
  </w:style>
  <w:style w:type="paragraph" w:styleId="TOCHeading">
    <w:name w:val="TOC Heading"/>
    <w:basedOn w:val="Heading1"/>
    <w:next w:val="Normal"/>
    <w:uiPriority w:val="39"/>
    <w:unhideWhenUsed/>
    <w:qFormat/>
    <w:rsid w:val="0094490B"/>
    <w:pPr>
      <w:keepLines/>
      <w:pageBreakBefore w:val="0"/>
      <w:numPr>
        <w:numId w:val="0"/>
      </w:numPr>
      <w:spacing w:before="120" w:after="120" w:line="276" w:lineRule="auto"/>
      <w:outlineLvl w:val="9"/>
    </w:pPr>
    <w:rPr>
      <w:rFonts w:eastAsiaTheme="majorEastAsia" w:cstheme="majorBidi"/>
      <w:kern w:val="0"/>
      <w:szCs w:val="28"/>
    </w:rPr>
  </w:style>
  <w:style w:type="character" w:styleId="Hyperlink">
    <w:name w:val="Hyperlink"/>
    <w:basedOn w:val="DefaultParagraphFont"/>
    <w:uiPriority w:val="99"/>
    <w:unhideWhenUsed/>
    <w:rsid w:val="00317EA3"/>
    <w:rPr>
      <w:color w:val="006890" w:themeColor="hyperlink"/>
      <w:u w:val="single"/>
    </w:rPr>
  </w:style>
  <w:style w:type="table" w:customStyle="1" w:styleId="BW1Large">
    <w:name w:val="BW1 Large"/>
    <w:basedOn w:val="TableNormal"/>
    <w:uiPriority w:val="99"/>
    <w:qFormat/>
    <w:rsid w:val="001838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blStylePr w:type="firstRow">
      <w:rPr>
        <w:color w:val="00ADD0"/>
        <w:sz w:val="20"/>
      </w:rPr>
      <w:tblPr/>
      <w:tcPr>
        <w:shd w:val="clear" w:color="auto" w:fill="E8E5DE"/>
      </w:tcPr>
    </w:tblStylePr>
  </w:style>
  <w:style w:type="table" w:customStyle="1" w:styleId="BW2Large">
    <w:name w:val="BW2 Large"/>
    <w:basedOn w:val="BW1Large"/>
    <w:uiPriority w:val="99"/>
    <w:qFormat/>
    <w:rsid w:val="001838EC"/>
    <w:tblPr/>
    <w:tblStylePr w:type="firstRow">
      <w:rPr>
        <w:color w:val="00ADD0"/>
        <w:sz w:val="20"/>
      </w:rPr>
      <w:tblPr/>
      <w:tcPr>
        <w:shd w:val="clear" w:color="auto" w:fill="E8E5DE"/>
      </w:tcPr>
    </w:tblStylePr>
    <w:tblStylePr w:type="firstCol">
      <w:rPr>
        <w:color w:val="00ADD0"/>
      </w:rPr>
      <w:tblPr/>
      <w:tcPr>
        <w:shd w:val="clear" w:color="auto" w:fill="E8E5DE"/>
      </w:tcPr>
    </w:tblStylePr>
  </w:style>
  <w:style w:type="paragraph" w:styleId="ListParagraph">
    <w:name w:val="List Paragraph"/>
    <w:basedOn w:val="Normal"/>
    <w:uiPriority w:val="34"/>
    <w:qFormat/>
    <w:rsid w:val="002E057E"/>
    <w:pPr>
      <w:ind w:left="720"/>
      <w:contextualSpacing/>
    </w:pPr>
  </w:style>
  <w:style w:type="paragraph" w:customStyle="1" w:styleId="BodyTextCaption">
    <w:name w:val="Body Text Caption"/>
    <w:basedOn w:val="BodyText"/>
    <w:next w:val="BodyText"/>
    <w:rsid w:val="00570101"/>
    <w:rPr>
      <w:b/>
    </w:rPr>
  </w:style>
  <w:style w:type="character" w:styleId="CommentReference">
    <w:name w:val="annotation reference"/>
    <w:basedOn w:val="DefaultParagraphFont"/>
    <w:uiPriority w:val="99"/>
    <w:semiHidden/>
    <w:unhideWhenUsed/>
    <w:rsid w:val="000D26B2"/>
    <w:rPr>
      <w:sz w:val="16"/>
      <w:szCs w:val="16"/>
    </w:rPr>
  </w:style>
  <w:style w:type="paragraph" w:styleId="CommentText">
    <w:name w:val="annotation text"/>
    <w:basedOn w:val="Normal"/>
    <w:link w:val="CommentTextChar"/>
    <w:uiPriority w:val="99"/>
    <w:semiHidden/>
    <w:unhideWhenUsed/>
    <w:rsid w:val="000D26B2"/>
    <w:rPr>
      <w:szCs w:val="20"/>
    </w:rPr>
  </w:style>
  <w:style w:type="character" w:customStyle="1" w:styleId="CommentTextChar">
    <w:name w:val="Comment Text Char"/>
    <w:basedOn w:val="DefaultParagraphFont"/>
    <w:link w:val="CommentText"/>
    <w:uiPriority w:val="99"/>
    <w:semiHidden/>
    <w:rsid w:val="000D26B2"/>
    <w:rPr>
      <w:szCs w:val="20"/>
      <w:lang w:val="en-US"/>
    </w:rPr>
  </w:style>
  <w:style w:type="paragraph" w:styleId="CommentSubject">
    <w:name w:val="annotation subject"/>
    <w:basedOn w:val="CommentText"/>
    <w:next w:val="CommentText"/>
    <w:link w:val="CommentSubjectChar"/>
    <w:uiPriority w:val="99"/>
    <w:semiHidden/>
    <w:unhideWhenUsed/>
    <w:rsid w:val="000D26B2"/>
    <w:rPr>
      <w:b/>
      <w:bCs/>
    </w:rPr>
  </w:style>
  <w:style w:type="character" w:customStyle="1" w:styleId="CommentSubjectChar">
    <w:name w:val="Comment Subject Char"/>
    <w:basedOn w:val="CommentTextChar"/>
    <w:link w:val="CommentSubject"/>
    <w:uiPriority w:val="99"/>
    <w:semiHidden/>
    <w:rsid w:val="000D26B2"/>
    <w:rPr>
      <w:b/>
      <w:bCs/>
      <w:szCs w:val="20"/>
      <w:lang w:val="en-US"/>
    </w:rPr>
  </w:style>
  <w:style w:type="table" w:customStyle="1" w:styleId="TableGrid4">
    <w:name w:val="Table Grid4"/>
    <w:basedOn w:val="TableNormal"/>
    <w:next w:val="TableGrid"/>
    <w:uiPriority w:val="59"/>
    <w:rsid w:val="00023529"/>
    <w:rPr>
      <w:sz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023529"/>
    <w:rPr>
      <w:b/>
      <w:bCs/>
    </w:rPr>
  </w:style>
  <w:style w:type="paragraph" w:styleId="Revision">
    <w:name w:val="Revision"/>
    <w:hidden/>
    <w:uiPriority w:val="99"/>
    <w:semiHidden/>
    <w:rsid w:val="00823301"/>
    <w:rPr>
      <w:lang w:val="en-US"/>
    </w:rPr>
  </w:style>
  <w:style w:type="character" w:styleId="FollowedHyperlink">
    <w:name w:val="FollowedHyperlink"/>
    <w:basedOn w:val="DefaultParagraphFont"/>
    <w:uiPriority w:val="99"/>
    <w:semiHidden/>
    <w:unhideWhenUsed/>
    <w:rsid w:val="00823301"/>
    <w:rPr>
      <w:color w:val="505050" w:themeColor="followedHyperlink"/>
      <w:u w:val="single"/>
    </w:rPr>
  </w:style>
  <w:style w:type="table" w:customStyle="1" w:styleId="TableGrid6">
    <w:name w:val="Table Grid6"/>
    <w:basedOn w:val="TableNormal"/>
    <w:next w:val="TableGrid"/>
    <w:uiPriority w:val="59"/>
    <w:rsid w:val="00E34741"/>
    <w:rPr>
      <w:sz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z-TopofForm">
    <w:name w:val="HTML Top of Form"/>
    <w:basedOn w:val="Normal"/>
    <w:next w:val="Normal"/>
    <w:link w:val="z-TopofFormChar"/>
    <w:hidden/>
    <w:uiPriority w:val="99"/>
    <w:semiHidden/>
    <w:unhideWhenUsed/>
    <w:rsid w:val="00D725B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725B0"/>
    <w:rPr>
      <w:rFonts w:ascii="Arial"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D725B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725B0"/>
    <w:rPr>
      <w:rFonts w:ascii="Arial" w:hAnsi="Arial" w:cs="Arial"/>
      <w:vanish/>
      <w:sz w:val="16"/>
      <w:szCs w:val="16"/>
      <w:lang w:val="en-US"/>
    </w:rPr>
  </w:style>
  <w:style w:type="character" w:customStyle="1" w:styleId="EditableFieldChar">
    <w:name w:val="EditableField Char"/>
    <w:basedOn w:val="DefaultParagraphFont"/>
    <w:link w:val="EditableField"/>
    <w:locked/>
    <w:rsid w:val="007A6D85"/>
    <w:rPr>
      <w:b/>
      <w:color w:val="105018"/>
    </w:rPr>
  </w:style>
  <w:style w:type="paragraph" w:customStyle="1" w:styleId="EditableField">
    <w:name w:val="EditableField"/>
    <w:basedOn w:val="Normal"/>
    <w:link w:val="EditableFieldChar"/>
    <w:qFormat/>
    <w:rsid w:val="007A6D85"/>
    <w:pPr>
      <w:contextualSpacing/>
    </w:pPr>
    <w:rPr>
      <w:b/>
      <w:color w:val="105018"/>
      <w:lang w:val="fi-FI"/>
    </w:rPr>
  </w:style>
  <w:style w:type="character" w:styleId="UnresolvedMention">
    <w:name w:val="Unresolved Mention"/>
    <w:basedOn w:val="DefaultParagraphFont"/>
    <w:uiPriority w:val="99"/>
    <w:semiHidden/>
    <w:unhideWhenUsed/>
    <w:rsid w:val="004C32E0"/>
    <w:rPr>
      <w:color w:val="808080"/>
      <w:shd w:val="clear" w:color="auto" w:fill="E6E6E6"/>
    </w:rPr>
  </w:style>
  <w:style w:type="paragraph" w:styleId="NormalWeb">
    <w:name w:val="Normal (Web)"/>
    <w:basedOn w:val="Normal"/>
    <w:uiPriority w:val="99"/>
    <w:semiHidden/>
    <w:unhideWhenUsed/>
    <w:rsid w:val="000D48BD"/>
    <w:pPr>
      <w:spacing w:before="100" w:beforeAutospacing="1" w:after="100" w:afterAutospacing="1"/>
    </w:pPr>
    <w:rPr>
      <w:rFonts w:ascii="Times New Roman" w:eastAsia="Times New Roman" w:hAnsi="Times New Roman" w:cs="Times New Roman"/>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4180">
      <w:bodyDiv w:val="1"/>
      <w:marLeft w:val="0"/>
      <w:marRight w:val="0"/>
      <w:marTop w:val="0"/>
      <w:marBottom w:val="0"/>
      <w:divBdr>
        <w:top w:val="none" w:sz="0" w:space="0" w:color="auto"/>
        <w:left w:val="none" w:sz="0" w:space="0" w:color="auto"/>
        <w:bottom w:val="none" w:sz="0" w:space="0" w:color="auto"/>
        <w:right w:val="none" w:sz="0" w:space="0" w:color="auto"/>
      </w:divBdr>
    </w:div>
    <w:div w:id="89394097">
      <w:bodyDiv w:val="1"/>
      <w:marLeft w:val="0"/>
      <w:marRight w:val="0"/>
      <w:marTop w:val="0"/>
      <w:marBottom w:val="0"/>
      <w:divBdr>
        <w:top w:val="none" w:sz="0" w:space="0" w:color="auto"/>
        <w:left w:val="none" w:sz="0" w:space="0" w:color="auto"/>
        <w:bottom w:val="none" w:sz="0" w:space="0" w:color="auto"/>
        <w:right w:val="none" w:sz="0" w:space="0" w:color="auto"/>
      </w:divBdr>
    </w:div>
    <w:div w:id="315381589">
      <w:bodyDiv w:val="1"/>
      <w:marLeft w:val="0"/>
      <w:marRight w:val="0"/>
      <w:marTop w:val="0"/>
      <w:marBottom w:val="0"/>
      <w:divBdr>
        <w:top w:val="none" w:sz="0" w:space="0" w:color="auto"/>
        <w:left w:val="none" w:sz="0" w:space="0" w:color="auto"/>
        <w:bottom w:val="none" w:sz="0" w:space="0" w:color="auto"/>
        <w:right w:val="none" w:sz="0" w:space="0" w:color="auto"/>
      </w:divBdr>
    </w:div>
    <w:div w:id="387340448">
      <w:bodyDiv w:val="1"/>
      <w:marLeft w:val="0"/>
      <w:marRight w:val="0"/>
      <w:marTop w:val="0"/>
      <w:marBottom w:val="0"/>
      <w:divBdr>
        <w:top w:val="none" w:sz="0" w:space="0" w:color="auto"/>
        <w:left w:val="none" w:sz="0" w:space="0" w:color="auto"/>
        <w:bottom w:val="none" w:sz="0" w:space="0" w:color="auto"/>
        <w:right w:val="none" w:sz="0" w:space="0" w:color="auto"/>
      </w:divBdr>
    </w:div>
    <w:div w:id="503741158">
      <w:bodyDiv w:val="1"/>
      <w:marLeft w:val="0"/>
      <w:marRight w:val="0"/>
      <w:marTop w:val="0"/>
      <w:marBottom w:val="0"/>
      <w:divBdr>
        <w:top w:val="none" w:sz="0" w:space="0" w:color="auto"/>
        <w:left w:val="none" w:sz="0" w:space="0" w:color="auto"/>
        <w:bottom w:val="none" w:sz="0" w:space="0" w:color="auto"/>
        <w:right w:val="none" w:sz="0" w:space="0" w:color="auto"/>
      </w:divBdr>
    </w:div>
    <w:div w:id="543442408">
      <w:bodyDiv w:val="1"/>
      <w:marLeft w:val="0"/>
      <w:marRight w:val="0"/>
      <w:marTop w:val="0"/>
      <w:marBottom w:val="0"/>
      <w:divBdr>
        <w:top w:val="none" w:sz="0" w:space="0" w:color="auto"/>
        <w:left w:val="none" w:sz="0" w:space="0" w:color="auto"/>
        <w:bottom w:val="none" w:sz="0" w:space="0" w:color="auto"/>
        <w:right w:val="none" w:sz="0" w:space="0" w:color="auto"/>
      </w:divBdr>
    </w:div>
    <w:div w:id="572277230">
      <w:bodyDiv w:val="1"/>
      <w:marLeft w:val="0"/>
      <w:marRight w:val="0"/>
      <w:marTop w:val="0"/>
      <w:marBottom w:val="0"/>
      <w:divBdr>
        <w:top w:val="none" w:sz="0" w:space="0" w:color="auto"/>
        <w:left w:val="none" w:sz="0" w:space="0" w:color="auto"/>
        <w:bottom w:val="none" w:sz="0" w:space="0" w:color="auto"/>
        <w:right w:val="none" w:sz="0" w:space="0" w:color="auto"/>
      </w:divBdr>
    </w:div>
    <w:div w:id="631206751">
      <w:bodyDiv w:val="1"/>
      <w:marLeft w:val="0"/>
      <w:marRight w:val="0"/>
      <w:marTop w:val="0"/>
      <w:marBottom w:val="0"/>
      <w:divBdr>
        <w:top w:val="none" w:sz="0" w:space="0" w:color="auto"/>
        <w:left w:val="none" w:sz="0" w:space="0" w:color="auto"/>
        <w:bottom w:val="none" w:sz="0" w:space="0" w:color="auto"/>
        <w:right w:val="none" w:sz="0" w:space="0" w:color="auto"/>
      </w:divBdr>
    </w:div>
    <w:div w:id="695160658">
      <w:bodyDiv w:val="1"/>
      <w:marLeft w:val="0"/>
      <w:marRight w:val="0"/>
      <w:marTop w:val="0"/>
      <w:marBottom w:val="0"/>
      <w:divBdr>
        <w:top w:val="none" w:sz="0" w:space="0" w:color="auto"/>
        <w:left w:val="none" w:sz="0" w:space="0" w:color="auto"/>
        <w:bottom w:val="none" w:sz="0" w:space="0" w:color="auto"/>
        <w:right w:val="none" w:sz="0" w:space="0" w:color="auto"/>
      </w:divBdr>
    </w:div>
    <w:div w:id="713044285">
      <w:bodyDiv w:val="1"/>
      <w:marLeft w:val="0"/>
      <w:marRight w:val="0"/>
      <w:marTop w:val="0"/>
      <w:marBottom w:val="0"/>
      <w:divBdr>
        <w:top w:val="none" w:sz="0" w:space="0" w:color="auto"/>
        <w:left w:val="none" w:sz="0" w:space="0" w:color="auto"/>
        <w:bottom w:val="none" w:sz="0" w:space="0" w:color="auto"/>
        <w:right w:val="none" w:sz="0" w:space="0" w:color="auto"/>
      </w:divBdr>
    </w:div>
    <w:div w:id="925308464">
      <w:bodyDiv w:val="1"/>
      <w:marLeft w:val="0"/>
      <w:marRight w:val="0"/>
      <w:marTop w:val="0"/>
      <w:marBottom w:val="0"/>
      <w:divBdr>
        <w:top w:val="none" w:sz="0" w:space="0" w:color="auto"/>
        <w:left w:val="none" w:sz="0" w:space="0" w:color="auto"/>
        <w:bottom w:val="none" w:sz="0" w:space="0" w:color="auto"/>
        <w:right w:val="none" w:sz="0" w:space="0" w:color="auto"/>
      </w:divBdr>
    </w:div>
    <w:div w:id="1055739036">
      <w:bodyDiv w:val="1"/>
      <w:marLeft w:val="0"/>
      <w:marRight w:val="0"/>
      <w:marTop w:val="0"/>
      <w:marBottom w:val="0"/>
      <w:divBdr>
        <w:top w:val="none" w:sz="0" w:space="0" w:color="auto"/>
        <w:left w:val="none" w:sz="0" w:space="0" w:color="auto"/>
        <w:bottom w:val="none" w:sz="0" w:space="0" w:color="auto"/>
        <w:right w:val="none" w:sz="0" w:space="0" w:color="auto"/>
      </w:divBdr>
    </w:div>
    <w:div w:id="1153638205">
      <w:bodyDiv w:val="1"/>
      <w:marLeft w:val="0"/>
      <w:marRight w:val="0"/>
      <w:marTop w:val="0"/>
      <w:marBottom w:val="0"/>
      <w:divBdr>
        <w:top w:val="none" w:sz="0" w:space="0" w:color="auto"/>
        <w:left w:val="none" w:sz="0" w:space="0" w:color="auto"/>
        <w:bottom w:val="none" w:sz="0" w:space="0" w:color="auto"/>
        <w:right w:val="none" w:sz="0" w:space="0" w:color="auto"/>
      </w:divBdr>
    </w:div>
    <w:div w:id="1161234324">
      <w:bodyDiv w:val="1"/>
      <w:marLeft w:val="0"/>
      <w:marRight w:val="0"/>
      <w:marTop w:val="0"/>
      <w:marBottom w:val="0"/>
      <w:divBdr>
        <w:top w:val="none" w:sz="0" w:space="0" w:color="auto"/>
        <w:left w:val="none" w:sz="0" w:space="0" w:color="auto"/>
        <w:bottom w:val="none" w:sz="0" w:space="0" w:color="auto"/>
        <w:right w:val="none" w:sz="0" w:space="0" w:color="auto"/>
      </w:divBdr>
    </w:div>
    <w:div w:id="1224291365">
      <w:bodyDiv w:val="1"/>
      <w:marLeft w:val="0"/>
      <w:marRight w:val="0"/>
      <w:marTop w:val="0"/>
      <w:marBottom w:val="0"/>
      <w:divBdr>
        <w:top w:val="none" w:sz="0" w:space="0" w:color="auto"/>
        <w:left w:val="none" w:sz="0" w:space="0" w:color="auto"/>
        <w:bottom w:val="none" w:sz="0" w:space="0" w:color="auto"/>
        <w:right w:val="none" w:sz="0" w:space="0" w:color="auto"/>
      </w:divBdr>
    </w:div>
    <w:div w:id="1267074697">
      <w:bodyDiv w:val="1"/>
      <w:marLeft w:val="0"/>
      <w:marRight w:val="0"/>
      <w:marTop w:val="0"/>
      <w:marBottom w:val="0"/>
      <w:divBdr>
        <w:top w:val="none" w:sz="0" w:space="0" w:color="auto"/>
        <w:left w:val="none" w:sz="0" w:space="0" w:color="auto"/>
        <w:bottom w:val="none" w:sz="0" w:space="0" w:color="auto"/>
        <w:right w:val="none" w:sz="0" w:space="0" w:color="auto"/>
      </w:divBdr>
    </w:div>
    <w:div w:id="1278367073">
      <w:bodyDiv w:val="1"/>
      <w:marLeft w:val="0"/>
      <w:marRight w:val="0"/>
      <w:marTop w:val="0"/>
      <w:marBottom w:val="0"/>
      <w:divBdr>
        <w:top w:val="none" w:sz="0" w:space="0" w:color="auto"/>
        <w:left w:val="none" w:sz="0" w:space="0" w:color="auto"/>
        <w:bottom w:val="none" w:sz="0" w:space="0" w:color="auto"/>
        <w:right w:val="none" w:sz="0" w:space="0" w:color="auto"/>
      </w:divBdr>
    </w:div>
    <w:div w:id="1345088574">
      <w:bodyDiv w:val="1"/>
      <w:marLeft w:val="0"/>
      <w:marRight w:val="0"/>
      <w:marTop w:val="0"/>
      <w:marBottom w:val="0"/>
      <w:divBdr>
        <w:top w:val="none" w:sz="0" w:space="0" w:color="auto"/>
        <w:left w:val="none" w:sz="0" w:space="0" w:color="auto"/>
        <w:bottom w:val="none" w:sz="0" w:space="0" w:color="auto"/>
        <w:right w:val="none" w:sz="0" w:space="0" w:color="auto"/>
      </w:divBdr>
    </w:div>
    <w:div w:id="1407336641">
      <w:bodyDiv w:val="1"/>
      <w:marLeft w:val="0"/>
      <w:marRight w:val="0"/>
      <w:marTop w:val="0"/>
      <w:marBottom w:val="0"/>
      <w:divBdr>
        <w:top w:val="none" w:sz="0" w:space="0" w:color="auto"/>
        <w:left w:val="none" w:sz="0" w:space="0" w:color="auto"/>
        <w:bottom w:val="none" w:sz="0" w:space="0" w:color="auto"/>
        <w:right w:val="none" w:sz="0" w:space="0" w:color="auto"/>
      </w:divBdr>
    </w:div>
    <w:div w:id="1416786499">
      <w:bodyDiv w:val="1"/>
      <w:marLeft w:val="0"/>
      <w:marRight w:val="0"/>
      <w:marTop w:val="0"/>
      <w:marBottom w:val="0"/>
      <w:divBdr>
        <w:top w:val="none" w:sz="0" w:space="0" w:color="auto"/>
        <w:left w:val="none" w:sz="0" w:space="0" w:color="auto"/>
        <w:bottom w:val="none" w:sz="0" w:space="0" w:color="auto"/>
        <w:right w:val="none" w:sz="0" w:space="0" w:color="auto"/>
      </w:divBdr>
    </w:div>
    <w:div w:id="1433628936">
      <w:bodyDiv w:val="1"/>
      <w:marLeft w:val="0"/>
      <w:marRight w:val="0"/>
      <w:marTop w:val="0"/>
      <w:marBottom w:val="0"/>
      <w:divBdr>
        <w:top w:val="none" w:sz="0" w:space="0" w:color="auto"/>
        <w:left w:val="none" w:sz="0" w:space="0" w:color="auto"/>
        <w:bottom w:val="none" w:sz="0" w:space="0" w:color="auto"/>
        <w:right w:val="none" w:sz="0" w:space="0" w:color="auto"/>
      </w:divBdr>
    </w:div>
    <w:div w:id="1439567202">
      <w:bodyDiv w:val="1"/>
      <w:marLeft w:val="0"/>
      <w:marRight w:val="0"/>
      <w:marTop w:val="0"/>
      <w:marBottom w:val="0"/>
      <w:divBdr>
        <w:top w:val="none" w:sz="0" w:space="0" w:color="auto"/>
        <w:left w:val="none" w:sz="0" w:space="0" w:color="auto"/>
        <w:bottom w:val="none" w:sz="0" w:space="0" w:color="auto"/>
        <w:right w:val="none" w:sz="0" w:space="0" w:color="auto"/>
      </w:divBdr>
    </w:div>
    <w:div w:id="1470048515">
      <w:bodyDiv w:val="1"/>
      <w:marLeft w:val="0"/>
      <w:marRight w:val="0"/>
      <w:marTop w:val="0"/>
      <w:marBottom w:val="0"/>
      <w:divBdr>
        <w:top w:val="none" w:sz="0" w:space="0" w:color="auto"/>
        <w:left w:val="none" w:sz="0" w:space="0" w:color="auto"/>
        <w:bottom w:val="none" w:sz="0" w:space="0" w:color="auto"/>
        <w:right w:val="none" w:sz="0" w:space="0" w:color="auto"/>
      </w:divBdr>
    </w:div>
    <w:div w:id="1499344938">
      <w:bodyDiv w:val="1"/>
      <w:marLeft w:val="0"/>
      <w:marRight w:val="0"/>
      <w:marTop w:val="0"/>
      <w:marBottom w:val="0"/>
      <w:divBdr>
        <w:top w:val="none" w:sz="0" w:space="0" w:color="auto"/>
        <w:left w:val="none" w:sz="0" w:space="0" w:color="auto"/>
        <w:bottom w:val="none" w:sz="0" w:space="0" w:color="auto"/>
        <w:right w:val="none" w:sz="0" w:space="0" w:color="auto"/>
      </w:divBdr>
    </w:div>
    <w:div w:id="1518501153">
      <w:bodyDiv w:val="1"/>
      <w:marLeft w:val="0"/>
      <w:marRight w:val="0"/>
      <w:marTop w:val="0"/>
      <w:marBottom w:val="0"/>
      <w:divBdr>
        <w:top w:val="none" w:sz="0" w:space="0" w:color="auto"/>
        <w:left w:val="none" w:sz="0" w:space="0" w:color="auto"/>
        <w:bottom w:val="none" w:sz="0" w:space="0" w:color="auto"/>
        <w:right w:val="none" w:sz="0" w:space="0" w:color="auto"/>
      </w:divBdr>
    </w:div>
    <w:div w:id="1524978684">
      <w:bodyDiv w:val="1"/>
      <w:marLeft w:val="0"/>
      <w:marRight w:val="0"/>
      <w:marTop w:val="0"/>
      <w:marBottom w:val="0"/>
      <w:divBdr>
        <w:top w:val="none" w:sz="0" w:space="0" w:color="auto"/>
        <w:left w:val="none" w:sz="0" w:space="0" w:color="auto"/>
        <w:bottom w:val="none" w:sz="0" w:space="0" w:color="auto"/>
        <w:right w:val="none" w:sz="0" w:space="0" w:color="auto"/>
      </w:divBdr>
    </w:div>
    <w:div w:id="1578902935">
      <w:bodyDiv w:val="1"/>
      <w:marLeft w:val="0"/>
      <w:marRight w:val="0"/>
      <w:marTop w:val="0"/>
      <w:marBottom w:val="0"/>
      <w:divBdr>
        <w:top w:val="none" w:sz="0" w:space="0" w:color="auto"/>
        <w:left w:val="none" w:sz="0" w:space="0" w:color="auto"/>
        <w:bottom w:val="none" w:sz="0" w:space="0" w:color="auto"/>
        <w:right w:val="none" w:sz="0" w:space="0" w:color="auto"/>
      </w:divBdr>
    </w:div>
    <w:div w:id="1700859069">
      <w:bodyDiv w:val="1"/>
      <w:marLeft w:val="0"/>
      <w:marRight w:val="0"/>
      <w:marTop w:val="0"/>
      <w:marBottom w:val="0"/>
      <w:divBdr>
        <w:top w:val="none" w:sz="0" w:space="0" w:color="auto"/>
        <w:left w:val="none" w:sz="0" w:space="0" w:color="auto"/>
        <w:bottom w:val="none" w:sz="0" w:space="0" w:color="auto"/>
        <w:right w:val="none" w:sz="0" w:space="0" w:color="auto"/>
      </w:divBdr>
    </w:div>
    <w:div w:id="1729717800">
      <w:bodyDiv w:val="1"/>
      <w:marLeft w:val="0"/>
      <w:marRight w:val="0"/>
      <w:marTop w:val="0"/>
      <w:marBottom w:val="0"/>
      <w:divBdr>
        <w:top w:val="none" w:sz="0" w:space="0" w:color="auto"/>
        <w:left w:val="none" w:sz="0" w:space="0" w:color="auto"/>
        <w:bottom w:val="none" w:sz="0" w:space="0" w:color="auto"/>
        <w:right w:val="none" w:sz="0" w:space="0" w:color="auto"/>
      </w:divBdr>
    </w:div>
    <w:div w:id="1760520938">
      <w:bodyDiv w:val="1"/>
      <w:marLeft w:val="0"/>
      <w:marRight w:val="0"/>
      <w:marTop w:val="0"/>
      <w:marBottom w:val="0"/>
      <w:divBdr>
        <w:top w:val="none" w:sz="0" w:space="0" w:color="auto"/>
        <w:left w:val="none" w:sz="0" w:space="0" w:color="auto"/>
        <w:bottom w:val="none" w:sz="0" w:space="0" w:color="auto"/>
        <w:right w:val="none" w:sz="0" w:space="0" w:color="auto"/>
      </w:divBdr>
    </w:div>
    <w:div w:id="1766533440">
      <w:bodyDiv w:val="1"/>
      <w:marLeft w:val="0"/>
      <w:marRight w:val="0"/>
      <w:marTop w:val="0"/>
      <w:marBottom w:val="0"/>
      <w:divBdr>
        <w:top w:val="none" w:sz="0" w:space="0" w:color="auto"/>
        <w:left w:val="none" w:sz="0" w:space="0" w:color="auto"/>
        <w:bottom w:val="none" w:sz="0" w:space="0" w:color="auto"/>
        <w:right w:val="none" w:sz="0" w:space="0" w:color="auto"/>
      </w:divBdr>
    </w:div>
    <w:div w:id="1776511277">
      <w:bodyDiv w:val="1"/>
      <w:marLeft w:val="0"/>
      <w:marRight w:val="0"/>
      <w:marTop w:val="0"/>
      <w:marBottom w:val="0"/>
      <w:divBdr>
        <w:top w:val="none" w:sz="0" w:space="0" w:color="auto"/>
        <w:left w:val="none" w:sz="0" w:space="0" w:color="auto"/>
        <w:bottom w:val="none" w:sz="0" w:space="0" w:color="auto"/>
        <w:right w:val="none" w:sz="0" w:space="0" w:color="auto"/>
      </w:divBdr>
    </w:div>
    <w:div w:id="1795371431">
      <w:bodyDiv w:val="1"/>
      <w:marLeft w:val="0"/>
      <w:marRight w:val="0"/>
      <w:marTop w:val="0"/>
      <w:marBottom w:val="0"/>
      <w:divBdr>
        <w:top w:val="none" w:sz="0" w:space="0" w:color="auto"/>
        <w:left w:val="none" w:sz="0" w:space="0" w:color="auto"/>
        <w:bottom w:val="none" w:sz="0" w:space="0" w:color="auto"/>
        <w:right w:val="none" w:sz="0" w:space="0" w:color="auto"/>
      </w:divBdr>
    </w:div>
    <w:div w:id="1917669931">
      <w:bodyDiv w:val="1"/>
      <w:marLeft w:val="0"/>
      <w:marRight w:val="0"/>
      <w:marTop w:val="0"/>
      <w:marBottom w:val="0"/>
      <w:divBdr>
        <w:top w:val="none" w:sz="0" w:space="0" w:color="auto"/>
        <w:left w:val="none" w:sz="0" w:space="0" w:color="auto"/>
        <w:bottom w:val="none" w:sz="0" w:space="0" w:color="auto"/>
        <w:right w:val="none" w:sz="0" w:space="0" w:color="auto"/>
      </w:divBdr>
    </w:div>
    <w:div w:id="2032561855">
      <w:bodyDiv w:val="1"/>
      <w:marLeft w:val="0"/>
      <w:marRight w:val="0"/>
      <w:marTop w:val="0"/>
      <w:marBottom w:val="0"/>
      <w:divBdr>
        <w:top w:val="none" w:sz="0" w:space="0" w:color="auto"/>
        <w:left w:val="none" w:sz="0" w:space="0" w:color="auto"/>
        <w:bottom w:val="none" w:sz="0" w:space="0" w:color="auto"/>
        <w:right w:val="none" w:sz="0" w:space="0" w:color="auto"/>
      </w:divBdr>
    </w:div>
    <w:div w:id="2095516507">
      <w:bodyDiv w:val="1"/>
      <w:marLeft w:val="0"/>
      <w:marRight w:val="0"/>
      <w:marTop w:val="0"/>
      <w:marBottom w:val="0"/>
      <w:divBdr>
        <w:top w:val="none" w:sz="0" w:space="0" w:color="auto"/>
        <w:left w:val="none" w:sz="0" w:space="0" w:color="auto"/>
        <w:bottom w:val="none" w:sz="0" w:space="0" w:color="auto"/>
        <w:right w:val="none" w:sz="0" w:space="0" w:color="auto"/>
      </w:divBdr>
    </w:div>
    <w:div w:id="2138915156">
      <w:bodyDiv w:val="1"/>
      <w:marLeft w:val="0"/>
      <w:marRight w:val="0"/>
      <w:marTop w:val="0"/>
      <w:marBottom w:val="0"/>
      <w:divBdr>
        <w:top w:val="none" w:sz="0" w:space="0" w:color="auto"/>
        <w:left w:val="none" w:sz="0" w:space="0" w:color="auto"/>
        <w:bottom w:val="none" w:sz="0" w:space="0" w:color="auto"/>
        <w:right w:val="none" w:sz="0" w:space="0" w:color="auto"/>
      </w:divBdr>
    </w:div>
    <w:div w:id="2143040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document.xml.rels><?xml version="1.0" encoding="UTF-8" standalone="yes"?>
<Relationships xmlns="http://schemas.openxmlformats.org/package/2006/relationships"><Relationship Id="rId117" Type="http://schemas.openxmlformats.org/officeDocument/2006/relationships/control" Target="activeX/activeX59.xml"/><Relationship Id="rId21" Type="http://schemas.microsoft.com/office/2011/relationships/commentsExtended" Target="commentsExtended.xml"/><Relationship Id="rId42" Type="http://schemas.openxmlformats.org/officeDocument/2006/relationships/control" Target="activeX/activeX9.xml"/><Relationship Id="rId63" Type="http://schemas.openxmlformats.org/officeDocument/2006/relationships/image" Target="media/image17.wmf"/><Relationship Id="rId84" Type="http://schemas.openxmlformats.org/officeDocument/2006/relationships/control" Target="activeX/activeX34.xml"/><Relationship Id="rId138" Type="http://schemas.openxmlformats.org/officeDocument/2006/relationships/control" Target="activeX/activeX76.xml"/><Relationship Id="rId159" Type="http://schemas.openxmlformats.org/officeDocument/2006/relationships/image" Target="media/image47.wmf"/><Relationship Id="rId170" Type="http://schemas.openxmlformats.org/officeDocument/2006/relationships/control" Target="activeX/activeX96.xml"/><Relationship Id="rId191" Type="http://schemas.openxmlformats.org/officeDocument/2006/relationships/control" Target="activeX/activeX112.xml"/><Relationship Id="rId205" Type="http://schemas.openxmlformats.org/officeDocument/2006/relationships/control" Target="activeX/activeX124.xml"/><Relationship Id="rId226" Type="http://schemas.openxmlformats.org/officeDocument/2006/relationships/control" Target="activeX/activeX142.xml"/><Relationship Id="rId247" Type="http://schemas.microsoft.com/office/2011/relationships/people" Target="people.xml"/><Relationship Id="rId107" Type="http://schemas.openxmlformats.org/officeDocument/2006/relationships/control" Target="activeX/activeX52.xml"/><Relationship Id="rId11" Type="http://schemas.openxmlformats.org/officeDocument/2006/relationships/endnotes" Target="endnotes.xml"/><Relationship Id="rId32" Type="http://schemas.openxmlformats.org/officeDocument/2006/relationships/control" Target="activeX/activeX3.xml"/><Relationship Id="rId53" Type="http://schemas.openxmlformats.org/officeDocument/2006/relationships/control" Target="activeX/activeX17.xml"/><Relationship Id="rId74" Type="http://schemas.openxmlformats.org/officeDocument/2006/relationships/control" Target="activeX/activeX28.xml"/><Relationship Id="rId128" Type="http://schemas.openxmlformats.org/officeDocument/2006/relationships/control" Target="activeX/activeX67.xml"/><Relationship Id="rId149" Type="http://schemas.openxmlformats.org/officeDocument/2006/relationships/control" Target="activeX/activeX85.xml"/><Relationship Id="rId5" Type="http://schemas.openxmlformats.org/officeDocument/2006/relationships/customXml" Target="../customXml/item5.xml"/><Relationship Id="rId95" Type="http://schemas.openxmlformats.org/officeDocument/2006/relationships/control" Target="activeX/activeX44.xml"/><Relationship Id="rId160" Type="http://schemas.openxmlformats.org/officeDocument/2006/relationships/control" Target="activeX/activeX88.xml"/><Relationship Id="rId181" Type="http://schemas.openxmlformats.org/officeDocument/2006/relationships/control" Target="activeX/activeX103.xml"/><Relationship Id="rId216" Type="http://schemas.openxmlformats.org/officeDocument/2006/relationships/control" Target="activeX/activeX134.xml"/><Relationship Id="rId237" Type="http://schemas.openxmlformats.org/officeDocument/2006/relationships/control" Target="activeX/activeX149.xml"/><Relationship Id="rId22" Type="http://schemas.microsoft.com/office/2016/09/relationships/commentsIds" Target="commentsIds.xml"/><Relationship Id="rId43" Type="http://schemas.openxmlformats.org/officeDocument/2006/relationships/image" Target="media/image10.wmf"/><Relationship Id="rId64" Type="http://schemas.openxmlformats.org/officeDocument/2006/relationships/control" Target="activeX/activeX23.xml"/><Relationship Id="rId118" Type="http://schemas.openxmlformats.org/officeDocument/2006/relationships/control" Target="activeX/activeX60.xml"/><Relationship Id="rId139" Type="http://schemas.openxmlformats.org/officeDocument/2006/relationships/control" Target="activeX/activeX77.xml"/><Relationship Id="rId85" Type="http://schemas.openxmlformats.org/officeDocument/2006/relationships/control" Target="activeX/activeX35.xml"/><Relationship Id="rId150" Type="http://schemas.openxmlformats.org/officeDocument/2006/relationships/image" Target="media/image40.wmf"/><Relationship Id="rId171" Type="http://schemas.openxmlformats.org/officeDocument/2006/relationships/image" Target="media/image50.png"/><Relationship Id="rId192" Type="http://schemas.openxmlformats.org/officeDocument/2006/relationships/control" Target="activeX/activeX113.xml"/><Relationship Id="rId206" Type="http://schemas.openxmlformats.org/officeDocument/2006/relationships/control" Target="activeX/activeX125.xml"/><Relationship Id="rId227" Type="http://schemas.openxmlformats.org/officeDocument/2006/relationships/control" Target="activeX/activeX143.xml"/><Relationship Id="rId248" Type="http://schemas.openxmlformats.org/officeDocument/2006/relationships/glossaryDocument" Target="glossary/document.xml"/><Relationship Id="rId12" Type="http://schemas.openxmlformats.org/officeDocument/2006/relationships/image" Target="media/image1.png"/><Relationship Id="rId33" Type="http://schemas.openxmlformats.org/officeDocument/2006/relationships/image" Target="media/image6.wmf"/><Relationship Id="rId108" Type="http://schemas.openxmlformats.org/officeDocument/2006/relationships/control" Target="activeX/activeX53.xml"/><Relationship Id="rId129" Type="http://schemas.openxmlformats.org/officeDocument/2006/relationships/image" Target="media/image37.wmf"/><Relationship Id="rId54" Type="http://schemas.openxmlformats.org/officeDocument/2006/relationships/control" Target="activeX/activeX18.xml"/><Relationship Id="rId75" Type="http://schemas.openxmlformats.org/officeDocument/2006/relationships/image" Target="media/image23.wmf"/><Relationship Id="rId96" Type="http://schemas.openxmlformats.org/officeDocument/2006/relationships/control" Target="activeX/activeX45.xml"/><Relationship Id="rId140" Type="http://schemas.openxmlformats.org/officeDocument/2006/relationships/control" Target="activeX/activeX78.xml"/><Relationship Id="rId161" Type="http://schemas.openxmlformats.org/officeDocument/2006/relationships/control" Target="activeX/activeX89.xml"/><Relationship Id="rId182" Type="http://schemas.openxmlformats.org/officeDocument/2006/relationships/control" Target="activeX/activeX104.xml"/><Relationship Id="rId217" Type="http://schemas.openxmlformats.org/officeDocument/2006/relationships/control" Target="activeX/activeX135.xml"/><Relationship Id="rId6" Type="http://schemas.openxmlformats.org/officeDocument/2006/relationships/numbering" Target="numbering.xml"/><Relationship Id="rId238" Type="http://schemas.openxmlformats.org/officeDocument/2006/relationships/image" Target="media/image64.png"/><Relationship Id="rId23" Type="http://schemas.microsoft.com/office/2018/08/relationships/commentsExtensible" Target="commentsExtensible.xml"/><Relationship Id="rId119" Type="http://schemas.openxmlformats.org/officeDocument/2006/relationships/control" Target="activeX/activeX61.xml"/><Relationship Id="rId44" Type="http://schemas.openxmlformats.org/officeDocument/2006/relationships/control" Target="activeX/activeX10.xml"/><Relationship Id="rId65" Type="http://schemas.openxmlformats.org/officeDocument/2006/relationships/image" Target="media/image18.wmf"/><Relationship Id="rId86" Type="http://schemas.openxmlformats.org/officeDocument/2006/relationships/control" Target="activeX/activeX36.xml"/><Relationship Id="rId130" Type="http://schemas.openxmlformats.org/officeDocument/2006/relationships/control" Target="activeX/activeX68.xml"/><Relationship Id="rId151" Type="http://schemas.openxmlformats.org/officeDocument/2006/relationships/control" Target="activeX/activeX86.xml"/><Relationship Id="rId172" Type="http://schemas.openxmlformats.org/officeDocument/2006/relationships/image" Target="media/image51.png"/><Relationship Id="rId193" Type="http://schemas.openxmlformats.org/officeDocument/2006/relationships/control" Target="activeX/activeX114.xml"/><Relationship Id="rId207" Type="http://schemas.openxmlformats.org/officeDocument/2006/relationships/control" Target="activeX/activeX126.xml"/><Relationship Id="rId228" Type="http://schemas.openxmlformats.org/officeDocument/2006/relationships/control" Target="activeX/activeX144.xml"/><Relationship Id="rId249" Type="http://schemas.openxmlformats.org/officeDocument/2006/relationships/theme" Target="theme/theme1.xml"/><Relationship Id="rId13" Type="http://schemas.openxmlformats.org/officeDocument/2006/relationships/hyperlink" Target="http://www.basware.com" TargetMode="External"/><Relationship Id="rId109" Type="http://schemas.openxmlformats.org/officeDocument/2006/relationships/control" Target="activeX/activeX54.xml"/><Relationship Id="rId34" Type="http://schemas.openxmlformats.org/officeDocument/2006/relationships/control" Target="activeX/activeX4.xml"/><Relationship Id="rId55" Type="http://schemas.openxmlformats.org/officeDocument/2006/relationships/image" Target="media/image13.wmf"/><Relationship Id="rId76" Type="http://schemas.openxmlformats.org/officeDocument/2006/relationships/control" Target="activeX/activeX29.xml"/><Relationship Id="rId97" Type="http://schemas.openxmlformats.org/officeDocument/2006/relationships/control" Target="activeX/activeX46.xml"/><Relationship Id="rId120" Type="http://schemas.openxmlformats.org/officeDocument/2006/relationships/image" Target="media/image34.wmf"/><Relationship Id="rId141" Type="http://schemas.openxmlformats.org/officeDocument/2006/relationships/control" Target="activeX/activeX79.xml"/><Relationship Id="rId7" Type="http://schemas.openxmlformats.org/officeDocument/2006/relationships/styles" Target="styles.xml"/><Relationship Id="rId162" Type="http://schemas.openxmlformats.org/officeDocument/2006/relationships/control" Target="activeX/activeX90.xml"/><Relationship Id="rId183" Type="http://schemas.openxmlformats.org/officeDocument/2006/relationships/control" Target="activeX/activeX105.xml"/><Relationship Id="rId218" Type="http://schemas.openxmlformats.org/officeDocument/2006/relationships/control" Target="activeX/activeX136.xml"/><Relationship Id="rId239" Type="http://schemas.openxmlformats.org/officeDocument/2006/relationships/image" Target="media/image65.png"/><Relationship Id="rId24" Type="http://schemas.openxmlformats.org/officeDocument/2006/relationships/hyperlink" Target="http://en.wikipedia.org/wiki/ISO_4217" TargetMode="External"/><Relationship Id="rId45" Type="http://schemas.openxmlformats.org/officeDocument/2006/relationships/image" Target="media/image11.wmf"/><Relationship Id="rId66" Type="http://schemas.openxmlformats.org/officeDocument/2006/relationships/control" Target="activeX/activeX24.xml"/><Relationship Id="rId87" Type="http://schemas.openxmlformats.org/officeDocument/2006/relationships/control" Target="activeX/activeX37.xml"/><Relationship Id="rId110" Type="http://schemas.openxmlformats.org/officeDocument/2006/relationships/control" Target="activeX/activeX55.xml"/><Relationship Id="rId131" Type="http://schemas.openxmlformats.org/officeDocument/2006/relationships/control" Target="activeX/activeX69.xml"/><Relationship Id="rId152" Type="http://schemas.openxmlformats.org/officeDocument/2006/relationships/image" Target="media/image41.png"/><Relationship Id="rId173" Type="http://schemas.openxmlformats.org/officeDocument/2006/relationships/image" Target="media/image52.jpeg"/><Relationship Id="rId194" Type="http://schemas.openxmlformats.org/officeDocument/2006/relationships/image" Target="media/image55.wmf"/><Relationship Id="rId208" Type="http://schemas.openxmlformats.org/officeDocument/2006/relationships/control" Target="activeX/activeX127.xml"/><Relationship Id="rId229" Type="http://schemas.openxmlformats.org/officeDocument/2006/relationships/image" Target="media/image60.png"/><Relationship Id="rId240" Type="http://schemas.openxmlformats.org/officeDocument/2006/relationships/image" Target="media/image66.png"/><Relationship Id="rId14" Type="http://schemas.openxmlformats.org/officeDocument/2006/relationships/header" Target="header1.xml"/><Relationship Id="rId35" Type="http://schemas.openxmlformats.org/officeDocument/2006/relationships/image" Target="media/image7.wmf"/><Relationship Id="rId56" Type="http://schemas.openxmlformats.org/officeDocument/2006/relationships/control" Target="activeX/activeX19.xml"/><Relationship Id="rId77" Type="http://schemas.openxmlformats.org/officeDocument/2006/relationships/image" Target="media/image24.wmf"/><Relationship Id="rId100" Type="http://schemas.openxmlformats.org/officeDocument/2006/relationships/control" Target="activeX/activeX48.xml"/><Relationship Id="rId8" Type="http://schemas.openxmlformats.org/officeDocument/2006/relationships/settings" Target="settings.xml"/><Relationship Id="rId98" Type="http://schemas.openxmlformats.org/officeDocument/2006/relationships/control" Target="activeX/activeX47.xml"/><Relationship Id="rId121" Type="http://schemas.openxmlformats.org/officeDocument/2006/relationships/control" Target="activeX/activeX62.xml"/><Relationship Id="rId142" Type="http://schemas.openxmlformats.org/officeDocument/2006/relationships/control" Target="activeX/activeX80.xml"/><Relationship Id="rId163" Type="http://schemas.openxmlformats.org/officeDocument/2006/relationships/control" Target="activeX/activeX91.xml"/><Relationship Id="rId184" Type="http://schemas.openxmlformats.org/officeDocument/2006/relationships/control" Target="activeX/activeX106.xml"/><Relationship Id="rId219" Type="http://schemas.openxmlformats.org/officeDocument/2006/relationships/control" Target="activeX/activeX137.xml"/><Relationship Id="rId230" Type="http://schemas.openxmlformats.org/officeDocument/2006/relationships/control" Target="activeX/activeX145.xml"/><Relationship Id="rId25" Type="http://schemas.openxmlformats.org/officeDocument/2006/relationships/hyperlink" Target="http://en.wikipedia.org/wiki/ISO_4217" TargetMode="External"/><Relationship Id="rId46" Type="http://schemas.openxmlformats.org/officeDocument/2006/relationships/control" Target="activeX/activeX11.xml"/><Relationship Id="rId67" Type="http://schemas.openxmlformats.org/officeDocument/2006/relationships/image" Target="media/image19.wmf"/><Relationship Id="rId88" Type="http://schemas.openxmlformats.org/officeDocument/2006/relationships/control" Target="activeX/activeX38.xml"/><Relationship Id="rId111" Type="http://schemas.openxmlformats.org/officeDocument/2006/relationships/image" Target="media/image31.wmf"/><Relationship Id="rId132" Type="http://schemas.openxmlformats.org/officeDocument/2006/relationships/control" Target="activeX/activeX70.xml"/><Relationship Id="rId153" Type="http://schemas.openxmlformats.org/officeDocument/2006/relationships/image" Target="media/image42.png"/><Relationship Id="rId174" Type="http://schemas.openxmlformats.org/officeDocument/2006/relationships/control" Target="activeX/activeX97.xml"/><Relationship Id="rId195" Type="http://schemas.openxmlformats.org/officeDocument/2006/relationships/control" Target="activeX/activeX115.xml"/><Relationship Id="rId209" Type="http://schemas.openxmlformats.org/officeDocument/2006/relationships/control" Target="activeX/activeX128.xml"/><Relationship Id="rId220" Type="http://schemas.openxmlformats.org/officeDocument/2006/relationships/control" Target="activeX/activeX138.xml"/><Relationship Id="rId241" Type="http://schemas.openxmlformats.org/officeDocument/2006/relationships/image" Target="media/image67.png"/><Relationship Id="rId15" Type="http://schemas.openxmlformats.org/officeDocument/2006/relationships/footer" Target="footer1.xml"/><Relationship Id="rId36" Type="http://schemas.openxmlformats.org/officeDocument/2006/relationships/control" Target="activeX/activeX5.xml"/><Relationship Id="rId57" Type="http://schemas.openxmlformats.org/officeDocument/2006/relationships/image" Target="media/image14.wmf"/><Relationship Id="rId78" Type="http://schemas.openxmlformats.org/officeDocument/2006/relationships/control" Target="activeX/activeX30.xml"/><Relationship Id="rId99" Type="http://schemas.openxmlformats.org/officeDocument/2006/relationships/hyperlink" Target="http://en.wikipedia.org/wiki/Currency_codes" TargetMode="External"/><Relationship Id="rId101" Type="http://schemas.openxmlformats.org/officeDocument/2006/relationships/image" Target="media/image28.wmf"/><Relationship Id="rId122" Type="http://schemas.openxmlformats.org/officeDocument/2006/relationships/control" Target="activeX/activeX63.xml"/><Relationship Id="rId143" Type="http://schemas.openxmlformats.org/officeDocument/2006/relationships/control" Target="activeX/activeX81.xml"/><Relationship Id="rId164" Type="http://schemas.openxmlformats.org/officeDocument/2006/relationships/control" Target="activeX/activeX92.xml"/><Relationship Id="rId185" Type="http://schemas.openxmlformats.org/officeDocument/2006/relationships/control" Target="activeX/activeX107.xm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53.wmf"/><Relationship Id="rId210" Type="http://schemas.openxmlformats.org/officeDocument/2006/relationships/control" Target="activeX/activeX129.xml"/><Relationship Id="rId215" Type="http://schemas.openxmlformats.org/officeDocument/2006/relationships/control" Target="activeX/activeX133.xml"/><Relationship Id="rId236" Type="http://schemas.openxmlformats.org/officeDocument/2006/relationships/image" Target="media/image63.wmf"/><Relationship Id="rId26" Type="http://schemas.openxmlformats.org/officeDocument/2006/relationships/hyperlink" Target="https://confluence.basware.com/pages/viewpage.action?pageId=139265088" TargetMode="External"/><Relationship Id="rId231" Type="http://schemas.openxmlformats.org/officeDocument/2006/relationships/image" Target="media/image61.wmf"/><Relationship Id="rId47" Type="http://schemas.openxmlformats.org/officeDocument/2006/relationships/control" Target="activeX/activeX12.xml"/><Relationship Id="rId68" Type="http://schemas.openxmlformats.org/officeDocument/2006/relationships/control" Target="activeX/activeX25.xml"/><Relationship Id="rId89" Type="http://schemas.openxmlformats.org/officeDocument/2006/relationships/control" Target="activeX/activeX39.xml"/><Relationship Id="rId112" Type="http://schemas.openxmlformats.org/officeDocument/2006/relationships/control" Target="activeX/activeX56.xml"/><Relationship Id="rId133" Type="http://schemas.openxmlformats.org/officeDocument/2006/relationships/control" Target="activeX/activeX71.xml"/><Relationship Id="rId154" Type="http://schemas.openxmlformats.org/officeDocument/2006/relationships/image" Target="media/image43.png"/><Relationship Id="rId175" Type="http://schemas.openxmlformats.org/officeDocument/2006/relationships/control" Target="activeX/activeX98.xml"/><Relationship Id="rId196" Type="http://schemas.openxmlformats.org/officeDocument/2006/relationships/control" Target="activeX/activeX116.xml"/><Relationship Id="rId200" Type="http://schemas.openxmlformats.org/officeDocument/2006/relationships/control" Target="activeX/activeX119.xml"/><Relationship Id="rId16" Type="http://schemas.openxmlformats.org/officeDocument/2006/relationships/hyperlink" Target="mailto:vasmith@jlg.com" TargetMode="External"/><Relationship Id="rId221" Type="http://schemas.openxmlformats.org/officeDocument/2006/relationships/control" Target="activeX/activeX139.xml"/><Relationship Id="rId242" Type="http://schemas.openxmlformats.org/officeDocument/2006/relationships/image" Target="media/image68.png"/><Relationship Id="rId37" Type="http://schemas.openxmlformats.org/officeDocument/2006/relationships/image" Target="media/image8.wmf"/><Relationship Id="rId58" Type="http://schemas.openxmlformats.org/officeDocument/2006/relationships/control" Target="activeX/activeX20.xml"/><Relationship Id="rId79" Type="http://schemas.openxmlformats.org/officeDocument/2006/relationships/control" Target="activeX/activeX31.xml"/><Relationship Id="rId102" Type="http://schemas.openxmlformats.org/officeDocument/2006/relationships/control" Target="activeX/activeX49.xml"/><Relationship Id="rId123" Type="http://schemas.openxmlformats.org/officeDocument/2006/relationships/image" Target="media/image35.wmf"/><Relationship Id="rId144" Type="http://schemas.openxmlformats.org/officeDocument/2006/relationships/control" Target="activeX/activeX82.xml"/><Relationship Id="rId90" Type="http://schemas.openxmlformats.org/officeDocument/2006/relationships/image" Target="media/image27.wmf"/><Relationship Id="rId165" Type="http://schemas.openxmlformats.org/officeDocument/2006/relationships/image" Target="media/image48.wmf"/><Relationship Id="rId186" Type="http://schemas.openxmlformats.org/officeDocument/2006/relationships/control" Target="activeX/activeX108.xml"/><Relationship Id="rId211" Type="http://schemas.openxmlformats.org/officeDocument/2006/relationships/control" Target="activeX/activeX130.xml"/><Relationship Id="rId232" Type="http://schemas.openxmlformats.org/officeDocument/2006/relationships/control" Target="activeX/activeX146.xml"/><Relationship Id="rId27" Type="http://schemas.openxmlformats.org/officeDocument/2006/relationships/image" Target="media/image3.wmf"/><Relationship Id="rId48" Type="http://schemas.openxmlformats.org/officeDocument/2006/relationships/control" Target="activeX/activeX13.xml"/><Relationship Id="rId69" Type="http://schemas.openxmlformats.org/officeDocument/2006/relationships/image" Target="media/image20.wmf"/><Relationship Id="rId113" Type="http://schemas.openxmlformats.org/officeDocument/2006/relationships/image" Target="media/image32.wmf"/><Relationship Id="rId134" Type="http://schemas.openxmlformats.org/officeDocument/2006/relationships/control" Target="activeX/activeX72.xml"/><Relationship Id="rId80" Type="http://schemas.openxmlformats.org/officeDocument/2006/relationships/image" Target="media/image25.wmf"/><Relationship Id="rId155" Type="http://schemas.openxmlformats.org/officeDocument/2006/relationships/image" Target="media/image44.png"/><Relationship Id="rId176" Type="http://schemas.openxmlformats.org/officeDocument/2006/relationships/control" Target="activeX/activeX99.xml"/><Relationship Id="rId197" Type="http://schemas.openxmlformats.org/officeDocument/2006/relationships/control" Target="activeX/activeX117.xml"/><Relationship Id="rId201" Type="http://schemas.openxmlformats.org/officeDocument/2006/relationships/control" Target="activeX/activeX120.xml"/><Relationship Id="rId222" Type="http://schemas.openxmlformats.org/officeDocument/2006/relationships/image" Target="media/image58.wmf"/><Relationship Id="rId243" Type="http://schemas.openxmlformats.org/officeDocument/2006/relationships/image" Target="media/image69.png"/><Relationship Id="rId17" Type="http://schemas.openxmlformats.org/officeDocument/2006/relationships/hyperlink" Target="mailto:mkirby@jlg.com" TargetMode="External"/><Relationship Id="rId38" Type="http://schemas.openxmlformats.org/officeDocument/2006/relationships/control" Target="activeX/activeX6.xml"/><Relationship Id="rId59" Type="http://schemas.openxmlformats.org/officeDocument/2006/relationships/image" Target="media/image15.wmf"/><Relationship Id="rId103" Type="http://schemas.openxmlformats.org/officeDocument/2006/relationships/image" Target="media/image29.wmf"/><Relationship Id="rId124" Type="http://schemas.openxmlformats.org/officeDocument/2006/relationships/control" Target="activeX/activeX64.xml"/><Relationship Id="rId70" Type="http://schemas.openxmlformats.org/officeDocument/2006/relationships/control" Target="activeX/activeX26.xml"/><Relationship Id="rId91" Type="http://schemas.openxmlformats.org/officeDocument/2006/relationships/control" Target="activeX/activeX40.xml"/><Relationship Id="rId145" Type="http://schemas.openxmlformats.org/officeDocument/2006/relationships/control" Target="activeX/activeX83.xml"/><Relationship Id="rId166" Type="http://schemas.openxmlformats.org/officeDocument/2006/relationships/control" Target="activeX/activeX93.xml"/><Relationship Id="rId187" Type="http://schemas.openxmlformats.org/officeDocument/2006/relationships/image" Target="media/image54.wmf"/><Relationship Id="rId1" Type="http://schemas.openxmlformats.org/officeDocument/2006/relationships/customXml" Target="../customXml/item1.xml"/><Relationship Id="rId212" Type="http://schemas.openxmlformats.org/officeDocument/2006/relationships/control" Target="activeX/activeX131.xml"/><Relationship Id="rId233" Type="http://schemas.openxmlformats.org/officeDocument/2006/relationships/image" Target="media/image62.wmf"/><Relationship Id="rId28" Type="http://schemas.openxmlformats.org/officeDocument/2006/relationships/control" Target="activeX/activeX1.xml"/><Relationship Id="rId49" Type="http://schemas.openxmlformats.org/officeDocument/2006/relationships/control" Target="activeX/activeX14.xml"/><Relationship Id="rId114" Type="http://schemas.openxmlformats.org/officeDocument/2006/relationships/control" Target="activeX/activeX57.xml"/><Relationship Id="rId60" Type="http://schemas.openxmlformats.org/officeDocument/2006/relationships/control" Target="activeX/activeX21.xml"/><Relationship Id="rId81" Type="http://schemas.openxmlformats.org/officeDocument/2006/relationships/control" Target="activeX/activeX32.xml"/><Relationship Id="rId135" Type="http://schemas.openxmlformats.org/officeDocument/2006/relationships/control" Target="activeX/activeX73.xml"/><Relationship Id="rId156" Type="http://schemas.openxmlformats.org/officeDocument/2006/relationships/image" Target="media/image45.png"/><Relationship Id="rId177" Type="http://schemas.openxmlformats.org/officeDocument/2006/relationships/control" Target="activeX/activeX100.xml"/><Relationship Id="rId198" Type="http://schemas.openxmlformats.org/officeDocument/2006/relationships/control" Target="activeX/activeX118.xml"/><Relationship Id="rId202" Type="http://schemas.openxmlformats.org/officeDocument/2006/relationships/control" Target="activeX/activeX121.xml"/><Relationship Id="rId223" Type="http://schemas.openxmlformats.org/officeDocument/2006/relationships/control" Target="activeX/activeX140.xml"/><Relationship Id="rId244" Type="http://schemas.openxmlformats.org/officeDocument/2006/relationships/header" Target="header3.xml"/><Relationship Id="rId18" Type="http://schemas.openxmlformats.org/officeDocument/2006/relationships/header" Target="header2.xml"/><Relationship Id="rId39" Type="http://schemas.openxmlformats.org/officeDocument/2006/relationships/image" Target="media/image9.wmf"/><Relationship Id="rId50" Type="http://schemas.openxmlformats.org/officeDocument/2006/relationships/control" Target="activeX/activeX15.xml"/><Relationship Id="rId104" Type="http://schemas.openxmlformats.org/officeDocument/2006/relationships/control" Target="activeX/activeX50.xml"/><Relationship Id="rId125" Type="http://schemas.openxmlformats.org/officeDocument/2006/relationships/control" Target="activeX/activeX65.xml"/><Relationship Id="rId146" Type="http://schemas.openxmlformats.org/officeDocument/2006/relationships/image" Target="media/image38.wmf"/><Relationship Id="rId167" Type="http://schemas.openxmlformats.org/officeDocument/2006/relationships/control" Target="activeX/activeX94.xml"/><Relationship Id="rId188" Type="http://schemas.openxmlformats.org/officeDocument/2006/relationships/control" Target="activeX/activeX109.xml"/><Relationship Id="rId71" Type="http://schemas.openxmlformats.org/officeDocument/2006/relationships/image" Target="media/image21.wmf"/><Relationship Id="rId92" Type="http://schemas.openxmlformats.org/officeDocument/2006/relationships/control" Target="activeX/activeX41.xml"/><Relationship Id="rId213" Type="http://schemas.openxmlformats.org/officeDocument/2006/relationships/control" Target="activeX/activeX132.xml"/><Relationship Id="rId234" Type="http://schemas.openxmlformats.org/officeDocument/2006/relationships/control" Target="activeX/activeX147.xml"/><Relationship Id="rId2" Type="http://schemas.openxmlformats.org/officeDocument/2006/relationships/customXml" Target="../customXml/item2.xml"/><Relationship Id="rId29" Type="http://schemas.openxmlformats.org/officeDocument/2006/relationships/image" Target="media/image4.wmf"/><Relationship Id="rId40" Type="http://schemas.openxmlformats.org/officeDocument/2006/relationships/control" Target="activeX/activeX7.xml"/><Relationship Id="rId115" Type="http://schemas.openxmlformats.org/officeDocument/2006/relationships/image" Target="media/image33.wmf"/><Relationship Id="rId136" Type="http://schemas.openxmlformats.org/officeDocument/2006/relationships/control" Target="activeX/activeX74.xml"/><Relationship Id="rId157" Type="http://schemas.openxmlformats.org/officeDocument/2006/relationships/image" Target="media/image46.png"/><Relationship Id="rId178" Type="http://schemas.openxmlformats.org/officeDocument/2006/relationships/control" Target="activeX/activeX101.xml"/><Relationship Id="rId61" Type="http://schemas.openxmlformats.org/officeDocument/2006/relationships/image" Target="media/image16.wmf"/><Relationship Id="rId82" Type="http://schemas.openxmlformats.org/officeDocument/2006/relationships/control" Target="activeX/activeX33.xml"/><Relationship Id="rId199" Type="http://schemas.openxmlformats.org/officeDocument/2006/relationships/image" Target="media/image56.wmf"/><Relationship Id="rId203" Type="http://schemas.openxmlformats.org/officeDocument/2006/relationships/control" Target="activeX/activeX122.xml"/><Relationship Id="rId19" Type="http://schemas.openxmlformats.org/officeDocument/2006/relationships/footer" Target="footer2.xml"/><Relationship Id="rId224" Type="http://schemas.openxmlformats.org/officeDocument/2006/relationships/image" Target="media/image59.wmf"/><Relationship Id="rId245" Type="http://schemas.openxmlformats.org/officeDocument/2006/relationships/footer" Target="footer3.xml"/><Relationship Id="rId30" Type="http://schemas.openxmlformats.org/officeDocument/2006/relationships/control" Target="activeX/activeX2.xml"/><Relationship Id="rId105" Type="http://schemas.openxmlformats.org/officeDocument/2006/relationships/image" Target="media/image30.wmf"/><Relationship Id="rId126" Type="http://schemas.openxmlformats.org/officeDocument/2006/relationships/control" Target="activeX/activeX66.xml"/><Relationship Id="rId147" Type="http://schemas.openxmlformats.org/officeDocument/2006/relationships/control" Target="activeX/activeX84.xml"/><Relationship Id="rId168" Type="http://schemas.openxmlformats.org/officeDocument/2006/relationships/image" Target="media/image49.wmf"/><Relationship Id="rId51" Type="http://schemas.openxmlformats.org/officeDocument/2006/relationships/control" Target="activeX/activeX16.xml"/><Relationship Id="rId72" Type="http://schemas.openxmlformats.org/officeDocument/2006/relationships/control" Target="activeX/activeX27.xml"/><Relationship Id="rId93" Type="http://schemas.openxmlformats.org/officeDocument/2006/relationships/control" Target="activeX/activeX42.xml"/><Relationship Id="rId189" Type="http://schemas.openxmlformats.org/officeDocument/2006/relationships/control" Target="activeX/activeX110.xml"/><Relationship Id="rId3" Type="http://schemas.openxmlformats.org/officeDocument/2006/relationships/customXml" Target="../customXml/item3.xml"/><Relationship Id="rId214" Type="http://schemas.openxmlformats.org/officeDocument/2006/relationships/image" Target="media/image57.wmf"/><Relationship Id="rId235" Type="http://schemas.openxmlformats.org/officeDocument/2006/relationships/control" Target="activeX/activeX148.xml"/><Relationship Id="rId116" Type="http://schemas.openxmlformats.org/officeDocument/2006/relationships/control" Target="activeX/activeX58.xml"/><Relationship Id="rId137" Type="http://schemas.openxmlformats.org/officeDocument/2006/relationships/control" Target="activeX/activeX75.xml"/><Relationship Id="rId158" Type="http://schemas.openxmlformats.org/officeDocument/2006/relationships/control" Target="activeX/activeX87.xml"/><Relationship Id="rId20" Type="http://schemas.openxmlformats.org/officeDocument/2006/relationships/comments" Target="comments.xml"/><Relationship Id="rId41" Type="http://schemas.openxmlformats.org/officeDocument/2006/relationships/control" Target="activeX/activeX8.xml"/><Relationship Id="rId62" Type="http://schemas.openxmlformats.org/officeDocument/2006/relationships/control" Target="activeX/activeX22.xml"/><Relationship Id="rId83" Type="http://schemas.openxmlformats.org/officeDocument/2006/relationships/image" Target="media/image26.wmf"/><Relationship Id="rId179" Type="http://schemas.openxmlformats.org/officeDocument/2006/relationships/control" Target="activeX/activeX102.xml"/><Relationship Id="rId190" Type="http://schemas.openxmlformats.org/officeDocument/2006/relationships/control" Target="activeX/activeX111.xml"/><Relationship Id="rId204" Type="http://schemas.openxmlformats.org/officeDocument/2006/relationships/control" Target="activeX/activeX123.xml"/><Relationship Id="rId225" Type="http://schemas.openxmlformats.org/officeDocument/2006/relationships/control" Target="activeX/activeX141.xml"/><Relationship Id="rId246" Type="http://schemas.openxmlformats.org/officeDocument/2006/relationships/fontTable" Target="fontTable.xml"/><Relationship Id="rId106" Type="http://schemas.openxmlformats.org/officeDocument/2006/relationships/control" Target="activeX/activeX51.xml"/><Relationship Id="rId127" Type="http://schemas.openxmlformats.org/officeDocument/2006/relationships/image" Target="media/image36.wmf"/><Relationship Id="rId10" Type="http://schemas.openxmlformats.org/officeDocument/2006/relationships/footnotes" Target="footnotes.xml"/><Relationship Id="rId31" Type="http://schemas.openxmlformats.org/officeDocument/2006/relationships/image" Target="media/image5.wmf"/><Relationship Id="rId52" Type="http://schemas.openxmlformats.org/officeDocument/2006/relationships/image" Target="media/image12.wmf"/><Relationship Id="rId73" Type="http://schemas.openxmlformats.org/officeDocument/2006/relationships/image" Target="media/image22.wmf"/><Relationship Id="rId94" Type="http://schemas.openxmlformats.org/officeDocument/2006/relationships/control" Target="activeX/activeX43.xml"/><Relationship Id="rId148" Type="http://schemas.openxmlformats.org/officeDocument/2006/relationships/image" Target="media/image39.wmf"/><Relationship Id="rId169" Type="http://schemas.openxmlformats.org/officeDocument/2006/relationships/control" Target="activeX/activeX95.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vi\AppData\Roaming\Microsoft\Templates\BASE-M%20Generic%20Document%20Template.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activeX1.xml><?xml version="1.0" encoding="utf-8"?>
<ax:ocx xmlns:ax="http://schemas.microsoft.com/office/2006/activeX" xmlns:r="http://schemas.openxmlformats.org/officeDocument/2006/relationships" ax:classid="{978C9E23-D4B0-11CE-BF2D-00AA003F40D0}"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978C9E23-D4B0-11CE-BF2D-00AA003F40D0}"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activeX/activeX7.xml><?xml version="1.0" encoding="utf-8"?>
<ax:ocx xmlns:ax="http://schemas.microsoft.com/office/2006/activeX" xmlns:r="http://schemas.openxmlformats.org/officeDocument/2006/relationships" ax:classid="{8BD21D50-EC42-11CE-9E0D-00AA006002F3}" ax:persistence="persistStorage" r:id="rId1"/>
</file>

<file path=word/activeX/activeX8.xml><?xml version="1.0" encoding="utf-8"?>
<ax:ocx xmlns:ax="http://schemas.microsoft.com/office/2006/activeX" xmlns:r="http://schemas.openxmlformats.org/officeDocument/2006/relationships" ax:classid="{978C9E23-D4B0-11CE-BF2D-00AA003F40D0}"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978C9E23-D4B0-11CE-BF2D-00AA003F40D0}" ax:persistence="persistStorage" r:id="rId1"/>
</file>

<file path=word/activeX/activeX11.xml><?xml version="1.0" encoding="utf-8"?>
<ax:ocx xmlns:ax="http://schemas.microsoft.com/office/2006/activeX" xmlns:r="http://schemas.openxmlformats.org/officeDocument/2006/relationships" ax:classid="{8BD21D10-EC42-11CE-9E0D-00AA006002F3}" ax:persistence="persistStorage" r:id="rId1"/>
</file>

<file path=word/activeX/activeX12.xml><?xml version="1.0" encoding="utf-8"?>
<ax:ocx xmlns:ax="http://schemas.microsoft.com/office/2006/activeX" xmlns:r="http://schemas.openxmlformats.org/officeDocument/2006/relationships" ax:classid="{8BD21D10-EC42-11CE-9E0D-00AA006002F3}" ax:persistence="persistStorage" r:id="rId1"/>
</file>

<file path=word/activeX/activeX13.xml><?xml version="1.0" encoding="utf-8"?>
<ax:ocx xmlns:ax="http://schemas.microsoft.com/office/2006/activeX" xmlns:r="http://schemas.openxmlformats.org/officeDocument/2006/relationships" ax:classid="{8BD21D10-EC42-11CE-9E0D-00AA006002F3}" ax:persistence="persistStorage" r:id="rId1"/>
</file>

<file path=word/activeX/activeX14.xml><?xml version="1.0" encoding="utf-8"?>
<ax:ocx xmlns:ax="http://schemas.microsoft.com/office/2006/activeX" xmlns:r="http://schemas.openxmlformats.org/officeDocument/2006/relationships" ax:classid="{978C9E23-D4B0-11CE-BF2D-00AA003F40D0}" ax:persistence="persistStorage" r:id="rId1"/>
</file>

<file path=word/activeX/activeX15.xml><?xml version="1.0" encoding="utf-8"?>
<ax:ocx xmlns:ax="http://schemas.microsoft.com/office/2006/activeX" xmlns:r="http://schemas.openxmlformats.org/officeDocument/2006/relationships" ax:classid="{8BD21D10-EC42-11CE-9E0D-00AA006002F3}" ax:persistence="persistStorage" r:id="rId1"/>
</file>

<file path=word/activeX/activeX16.xml><?xml version="1.0" encoding="utf-8"?>
<ax:ocx xmlns:ax="http://schemas.microsoft.com/office/2006/activeX" xmlns:r="http://schemas.openxmlformats.org/officeDocument/2006/relationships" ax:classid="{978C9E23-D4B0-11CE-BF2D-00AA003F40D0}" ax:persistence="persistStorage" r:id="rId1"/>
</file>

<file path=word/activeX/activeX17.xml><?xml version="1.0" encoding="utf-8"?>
<ax:ocx xmlns:ax="http://schemas.microsoft.com/office/2006/activeX" xmlns:r="http://schemas.openxmlformats.org/officeDocument/2006/relationships" ax:classid="{8BD21D10-EC42-11CE-9E0D-00AA006002F3}" ax:persistence="persistStorage" r:id="rId1"/>
</file>

<file path=word/activeX/activeX18.xml><?xml version="1.0" encoding="utf-8"?>
<ax:ocx xmlns:ax="http://schemas.microsoft.com/office/2006/activeX" xmlns:r="http://schemas.openxmlformats.org/officeDocument/2006/relationships" ax:classid="{8BD21D1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10-EC42-11CE-9E0D-00AA006002F3}" ax:persistence="persistStorage" r:id="rId1"/>
</file>

<file path=word/activeX/activeX22.xml><?xml version="1.0" encoding="utf-8"?>
<ax:ocx xmlns:ax="http://schemas.microsoft.com/office/2006/activeX" xmlns:r="http://schemas.openxmlformats.org/officeDocument/2006/relationships" ax:classid="{978C9E23-D4B0-11CE-BF2D-00AA003F40D0}" ax:persistence="persistStorage" r:id="rId1"/>
</file>

<file path=word/activeX/activeX23.xml><?xml version="1.0" encoding="utf-8"?>
<ax:ocx xmlns:ax="http://schemas.microsoft.com/office/2006/activeX" xmlns:r="http://schemas.openxmlformats.org/officeDocument/2006/relationships" ax:classid="{8BD21D1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978C9E23-D4B0-11CE-BF2D-00AA003F40D0}" ax:persistence="persistStorage" r:id="rId1"/>
</file>

<file path=word/activeX/activeX26.xml><?xml version="1.0" encoding="utf-8"?>
<ax:ocx xmlns:ax="http://schemas.microsoft.com/office/2006/activeX" xmlns:r="http://schemas.openxmlformats.org/officeDocument/2006/relationships" ax:classid="{8BD21D10-EC42-11CE-9E0D-00AA006002F3}" ax:persistence="persistStorage" r:id="rId1"/>
</file>

<file path=word/activeX/activeX27.xml><?xml version="1.0" encoding="utf-8"?>
<ax:ocx xmlns:ax="http://schemas.microsoft.com/office/2006/activeX" xmlns:r="http://schemas.openxmlformats.org/officeDocument/2006/relationships" ax:classid="{978C9E23-D4B0-11CE-BF2D-00AA003F40D0}" ax:persistence="persistStorage" r:id="rId1"/>
</file>

<file path=word/activeX/activeX28.xml><?xml version="1.0" encoding="utf-8"?>
<ax:ocx xmlns:ax="http://schemas.microsoft.com/office/2006/activeX" xmlns:r="http://schemas.openxmlformats.org/officeDocument/2006/relationships" ax:classid="{8BD21D1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10-EC42-11CE-9E0D-00AA006002F3}" ax:persistence="persistStorage" r:id="rId1"/>
</file>

<file path=word/activeX/activeX32.xml><?xml version="1.0" encoding="utf-8"?>
<ax:ocx xmlns:ax="http://schemas.microsoft.com/office/2006/activeX" xmlns:r="http://schemas.openxmlformats.org/officeDocument/2006/relationships" ax:classid="{8BD21D10-EC42-11CE-9E0D-00AA006002F3}" ax:persistence="persistStorage" r:id="rId1"/>
</file>

<file path=word/activeX/activeX33.xml><?xml version="1.0" encoding="utf-8"?>
<ax:ocx xmlns:ax="http://schemas.microsoft.com/office/2006/activeX" xmlns:r="http://schemas.openxmlformats.org/officeDocument/2006/relationships" ax:classid="{978C9E23-D4B0-11CE-BF2D-00AA003F40D0}" ax:persistence="persistStorage" r:id="rId1"/>
</file>

<file path=word/activeX/activeX34.xml><?xml version="1.0" encoding="utf-8"?>
<ax:ocx xmlns:ax="http://schemas.microsoft.com/office/2006/activeX" xmlns:r="http://schemas.openxmlformats.org/officeDocument/2006/relationships" ax:classid="{8BD21D10-EC42-11CE-9E0D-00AA006002F3}" ax:persistence="persistStorage" r:id="rId1"/>
</file>

<file path=word/activeX/activeX35.xml><?xml version="1.0" encoding="utf-8"?>
<ax:ocx xmlns:ax="http://schemas.microsoft.com/office/2006/activeX" xmlns:r="http://schemas.openxmlformats.org/officeDocument/2006/relationships" ax:classid="{978C9E23-D4B0-11CE-BF2D-00AA003F40D0}" ax:persistence="persistStorage" r:id="rId1"/>
</file>

<file path=word/activeX/activeX36.xml><?xml version="1.0" encoding="utf-8"?>
<ax:ocx xmlns:ax="http://schemas.microsoft.com/office/2006/activeX" xmlns:r="http://schemas.openxmlformats.org/officeDocument/2006/relationships" ax:classid="{8BD21D10-EC42-11CE-9E0D-00AA006002F3}" ax:persistence="persistStorage" r:id="rId1"/>
</file>

<file path=word/activeX/activeX37.xml><?xml version="1.0" encoding="utf-8"?>
<ax:ocx xmlns:ax="http://schemas.microsoft.com/office/2006/activeX" xmlns:r="http://schemas.openxmlformats.org/officeDocument/2006/relationships" ax:classid="{8BD21D10-EC42-11CE-9E0D-00AA006002F3}" ax:persistence="persistStorage" r:id="rId1"/>
</file>

<file path=word/activeX/activeX38.xml><?xml version="1.0" encoding="utf-8"?>
<ax:ocx xmlns:ax="http://schemas.microsoft.com/office/2006/activeX" xmlns:r="http://schemas.openxmlformats.org/officeDocument/2006/relationships" ax:classid="{978C9E23-D4B0-11CE-BF2D-00AA003F40D0}" ax:persistence="persistStorage" r:id="rId1"/>
</file>

<file path=word/activeX/activeX39.xml><?xml version="1.0" encoding="utf-8"?>
<ax:ocx xmlns:ax="http://schemas.microsoft.com/office/2006/activeX" xmlns:r="http://schemas.openxmlformats.org/officeDocument/2006/relationships" ax:classid="{8BD21D10-EC42-11CE-9E0D-00AA006002F3}" ax:persistence="persistStorage" r:id="rId1"/>
</file>

<file path=word/activeX/activeX40.xml><?xml version="1.0" encoding="utf-8"?>
<ax:ocx xmlns:ax="http://schemas.microsoft.com/office/2006/activeX" xmlns:r="http://schemas.openxmlformats.org/officeDocument/2006/relationships" ax:classid="{978C9E23-D4B0-11CE-BF2D-00AA003F40D0}" ax:persistence="persistStorage" r:id="rId1"/>
</file>

<file path=word/activeX/activeX41.xml><?xml version="1.0" encoding="utf-8"?>
<ax:ocx xmlns:ax="http://schemas.microsoft.com/office/2006/activeX" xmlns:r="http://schemas.openxmlformats.org/officeDocument/2006/relationships" ax:classid="{8BD21D10-EC42-11CE-9E0D-00AA006002F3}" ax:persistence="persistStorage" r:id="rId1"/>
</file>

<file path=word/activeX/activeX42.xml><?xml version="1.0" encoding="utf-8"?>
<ax:ocx xmlns:ax="http://schemas.microsoft.com/office/2006/activeX" xmlns:r="http://schemas.openxmlformats.org/officeDocument/2006/relationships" ax:classid="{8BD21D10-EC42-11CE-9E0D-00AA006002F3}" ax:persistence="persistStorage" r:id="rId1"/>
</file>

<file path=word/activeX/activeX43.xml><?xml version="1.0" encoding="utf-8"?>
<ax:ocx xmlns:ax="http://schemas.microsoft.com/office/2006/activeX" xmlns:r="http://schemas.openxmlformats.org/officeDocument/2006/relationships" ax:classid="{978C9E23-D4B0-11CE-BF2D-00AA003F40D0}" ax:persistence="persistStorage" r:id="rId1"/>
</file>

<file path=word/activeX/activeX44.xml><?xml version="1.0" encoding="utf-8"?>
<ax:ocx xmlns:ax="http://schemas.microsoft.com/office/2006/activeX" xmlns:r="http://schemas.openxmlformats.org/officeDocument/2006/relationships" ax:classid="{8BD21D10-EC42-11CE-9E0D-00AA006002F3}" ax:persistence="persistStorage" r:id="rId1"/>
</file>

<file path=word/activeX/activeX45.xml><?xml version="1.0" encoding="utf-8"?>
<ax:ocx xmlns:ax="http://schemas.microsoft.com/office/2006/activeX" xmlns:r="http://schemas.openxmlformats.org/officeDocument/2006/relationships" ax:classid="{978C9E23-D4B0-11CE-BF2D-00AA003F40D0}" ax:persistence="persistStorage" r:id="rId1"/>
</file>

<file path=word/activeX/activeX46.xml><?xml version="1.0" encoding="utf-8"?>
<ax:ocx xmlns:ax="http://schemas.microsoft.com/office/2006/activeX" xmlns:r="http://schemas.openxmlformats.org/officeDocument/2006/relationships" ax:classid="{8BD21D10-EC42-11CE-9E0D-00AA006002F3}" ax:persistence="persistStorage" r:id="rId1"/>
</file>

<file path=word/activeX/activeX47.xml><?xml version="1.0" encoding="utf-8"?>
<ax:ocx xmlns:ax="http://schemas.microsoft.com/office/2006/activeX" xmlns:r="http://schemas.openxmlformats.org/officeDocument/2006/relationships" ax:classid="{8BD21D10-EC42-11CE-9E0D-00AA006002F3}" ax:persistence="persistStorage" r:id="rId1"/>
</file>

<file path=word/activeX/activeX48.xml><?xml version="1.0" encoding="utf-8"?>
<ax:ocx xmlns:ax="http://schemas.microsoft.com/office/2006/activeX" xmlns:r="http://schemas.openxmlformats.org/officeDocument/2006/relationships" ax:classid="{978C9E23-D4B0-11CE-BF2D-00AA003F40D0}" ax:persistence="persistStorage" r:id="rId1"/>
</file>

<file path=word/activeX/activeX49.xml><?xml version="1.0" encoding="utf-8"?>
<ax:ocx xmlns:ax="http://schemas.microsoft.com/office/2006/activeX" xmlns:r="http://schemas.openxmlformats.org/officeDocument/2006/relationships" ax:classid="{8BD21D10-EC42-11CE-9E0D-00AA006002F3}" ax:persistence="persistStorage" r:id="rId1"/>
</file>

<file path=word/activeX/activeX50.xml><?xml version="1.0" encoding="utf-8"?>
<ax:ocx xmlns:ax="http://schemas.microsoft.com/office/2006/activeX" xmlns:r="http://schemas.openxmlformats.org/officeDocument/2006/relationships" ax:classid="{978C9E23-D4B0-11CE-BF2D-00AA003F40D0}" ax:persistence="persistStorage" r:id="rId1"/>
</file>

<file path=word/activeX/activeX51.xml><?xml version="1.0" encoding="utf-8"?>
<ax:ocx xmlns:ax="http://schemas.microsoft.com/office/2006/activeX" xmlns:r="http://schemas.openxmlformats.org/officeDocument/2006/relationships" ax:classid="{8BD21D10-EC42-11CE-9E0D-00AA006002F3}" ax:persistence="persistStorage" r:id="rId1"/>
</file>

<file path=word/activeX/activeX52.xml><?xml version="1.0" encoding="utf-8"?>
<ax:ocx xmlns:ax="http://schemas.microsoft.com/office/2006/activeX" xmlns:r="http://schemas.openxmlformats.org/officeDocument/2006/relationships" ax:classid="{8BD21D10-EC42-11CE-9E0D-00AA006002F3}" ax:persistence="persistStorage" r:id="rId1"/>
</file>

<file path=word/activeX/activeX53.xml><?xml version="1.0" encoding="utf-8"?>
<ax:ocx xmlns:ax="http://schemas.microsoft.com/office/2006/activeX" xmlns:r="http://schemas.openxmlformats.org/officeDocument/2006/relationships" ax:classid="{8BD21D10-EC42-11CE-9E0D-00AA006002F3}" ax:persistence="persistStorage" r:id="rId1"/>
</file>

<file path=word/activeX/activeX54.xml><?xml version="1.0" encoding="utf-8"?>
<ax:ocx xmlns:ax="http://schemas.microsoft.com/office/2006/activeX" xmlns:r="http://schemas.openxmlformats.org/officeDocument/2006/relationships" ax:classid="{8BD21D10-EC42-11CE-9E0D-00AA006002F3}" ax:persistence="persistStorage" r:id="rId1"/>
</file>

<file path=word/activeX/activeX55.xml><?xml version="1.0" encoding="utf-8"?>
<ax:ocx xmlns:ax="http://schemas.microsoft.com/office/2006/activeX" xmlns:r="http://schemas.openxmlformats.org/officeDocument/2006/relationships" ax:classid="{8BD21D10-EC42-11CE-9E0D-00AA006002F3}" ax:persistence="persistStorage" r:id="rId1"/>
</file>

<file path=word/activeX/activeX56.xml><?xml version="1.0" encoding="utf-8"?>
<ax:ocx xmlns:ax="http://schemas.microsoft.com/office/2006/activeX" xmlns:r="http://schemas.openxmlformats.org/officeDocument/2006/relationships" ax:classid="{978C9E23-D4B0-11CE-BF2D-00AA003F40D0}" ax:persistence="persistStorage" r:id="rId1"/>
</file>

<file path=word/activeX/activeX57.xml><?xml version="1.0" encoding="utf-8"?>
<ax:ocx xmlns:ax="http://schemas.microsoft.com/office/2006/activeX" xmlns:r="http://schemas.openxmlformats.org/officeDocument/2006/relationships" ax:classid="{8BD21D10-EC42-11CE-9E0D-00AA006002F3}" ax:persistence="persistStorage" r:id="rId1"/>
</file>

<file path=word/activeX/activeX58.xml><?xml version="1.0" encoding="utf-8"?>
<ax:ocx xmlns:ax="http://schemas.microsoft.com/office/2006/activeX" xmlns:r="http://schemas.openxmlformats.org/officeDocument/2006/relationships" ax:classid="{978C9E23-D4B0-11CE-BF2D-00AA003F40D0}" ax:persistence="persistStorage" r:id="rId1"/>
</file>

<file path=word/activeX/activeX59.xml><?xml version="1.0" encoding="utf-8"?>
<ax:ocx xmlns:ax="http://schemas.microsoft.com/office/2006/activeX" xmlns:r="http://schemas.openxmlformats.org/officeDocument/2006/relationships" ax:classid="{8BD21D10-EC42-11CE-9E0D-00AA006002F3}" ax:persistence="persistStorage" r:id="rId1"/>
</file>

<file path=word/activeX/activeX60.xml><?xml version="1.0" encoding="utf-8"?>
<ax:ocx xmlns:ax="http://schemas.microsoft.com/office/2006/activeX" xmlns:r="http://schemas.openxmlformats.org/officeDocument/2006/relationships" ax:classid="{978C9E23-D4B0-11CE-BF2D-00AA003F40D0}" ax:persistence="persistStorage" r:id="rId1"/>
</file>

<file path=word/activeX/activeX61.xml><?xml version="1.0" encoding="utf-8"?>
<ax:ocx xmlns:ax="http://schemas.microsoft.com/office/2006/activeX" xmlns:r="http://schemas.openxmlformats.org/officeDocument/2006/relationships" ax:classid="{8BD21D10-EC42-11CE-9E0D-00AA006002F3}" ax:persistence="persistStorage" r:id="rId1"/>
</file>

<file path=word/activeX/activeX62.xml><?xml version="1.0" encoding="utf-8"?>
<ax:ocx xmlns:ax="http://schemas.microsoft.com/office/2006/activeX" xmlns:r="http://schemas.openxmlformats.org/officeDocument/2006/relationships" ax:classid="{978C9E23-D4B0-11CE-BF2D-00AA003F40D0}" ax:persistence="persistStorage" r:id="rId1"/>
</file>

<file path=word/activeX/activeX63.xml><?xml version="1.0" encoding="utf-8"?>
<ax:ocx xmlns:ax="http://schemas.microsoft.com/office/2006/activeX" xmlns:r="http://schemas.openxmlformats.org/officeDocument/2006/relationships" ax:classid="{8BD21D10-EC42-11CE-9E0D-00AA006002F3}" ax:persistence="persistStorage" r:id="rId1"/>
</file>

<file path=word/activeX/activeX64.xml><?xml version="1.0" encoding="utf-8"?>
<ax:ocx xmlns:ax="http://schemas.microsoft.com/office/2006/activeX" xmlns:r="http://schemas.openxmlformats.org/officeDocument/2006/relationships" ax:classid="{978C9E23-D4B0-11CE-BF2D-00AA003F40D0}" ax:persistence="persistStorage" r:id="rId1"/>
</file>

<file path=word/activeX/activeX65.xml><?xml version="1.0" encoding="utf-8"?>
<ax:ocx xmlns:ax="http://schemas.microsoft.com/office/2006/activeX" xmlns:r="http://schemas.openxmlformats.org/officeDocument/2006/relationships" ax:classid="{8BD21D10-EC42-11CE-9E0D-00AA006002F3}" ax:persistence="persistStorage" r:id="rId1"/>
</file>

<file path=word/activeX/activeX66.xml><?xml version="1.0" encoding="utf-8"?>
<ax:ocx xmlns:ax="http://schemas.microsoft.com/office/2006/activeX" xmlns:r="http://schemas.openxmlformats.org/officeDocument/2006/relationships" ax:classid="{978C9E23-D4B0-11CE-BF2D-00AA003F40D0}" ax:persistence="persistStorage" r:id="rId1"/>
</file>

<file path=word/activeX/activeX67.xml><?xml version="1.0" encoding="utf-8"?>
<ax:ocx xmlns:ax="http://schemas.microsoft.com/office/2006/activeX" xmlns:r="http://schemas.openxmlformats.org/officeDocument/2006/relationships" ax:classid="{8BD21D10-EC42-11CE-9E0D-00AA006002F3}" ax:persistence="persistStorage" r:id="rId1"/>
</file>

<file path=word/activeX/activeX68.xml><?xml version="1.0" encoding="utf-8"?>
<ax:ocx xmlns:ax="http://schemas.microsoft.com/office/2006/activeX" xmlns:r="http://schemas.openxmlformats.org/officeDocument/2006/relationships" ax:classid="{978C9E23-D4B0-11CE-BF2D-00AA003F40D0}" ax:persistence="persistStorage" r:id="rId1"/>
</file>

<file path=word/activeX/activeX69.xml><?xml version="1.0" encoding="utf-8"?>
<ax:ocx xmlns:ax="http://schemas.microsoft.com/office/2006/activeX" xmlns:r="http://schemas.openxmlformats.org/officeDocument/2006/relationships" ax:classid="{8BD21D10-EC42-11CE-9E0D-00AA006002F3}" ax:persistence="persistStorage" r:id="rId1"/>
</file>

<file path=word/activeX/activeX70.xml><?xml version="1.0" encoding="utf-8"?>
<ax:ocx xmlns:ax="http://schemas.microsoft.com/office/2006/activeX" xmlns:r="http://schemas.openxmlformats.org/officeDocument/2006/relationships" ax:classid="{978C9E23-D4B0-11CE-BF2D-00AA003F40D0}" ax:persistence="persistStorage" r:id="rId1"/>
</file>

<file path=word/activeX/activeX71.xml><?xml version="1.0" encoding="utf-8"?>
<ax:ocx xmlns:ax="http://schemas.microsoft.com/office/2006/activeX" xmlns:r="http://schemas.openxmlformats.org/officeDocument/2006/relationships" ax:classid="{8BD21D10-EC42-11CE-9E0D-00AA006002F3}" ax:persistence="persistStorage" r:id="rId1"/>
</file>

<file path=word/activeX/activeX72.xml><?xml version="1.0" encoding="utf-8"?>
<ax:ocx xmlns:ax="http://schemas.microsoft.com/office/2006/activeX" xmlns:r="http://schemas.openxmlformats.org/officeDocument/2006/relationships" ax:classid="{978C9E23-D4B0-11CE-BF2D-00AA003F40D0}" ax:persistence="persistStorage" r:id="rId1"/>
</file>

<file path=word/activeX/activeX73.xml><?xml version="1.0" encoding="utf-8"?>
<ax:ocx xmlns:ax="http://schemas.microsoft.com/office/2006/activeX" xmlns:r="http://schemas.openxmlformats.org/officeDocument/2006/relationships" ax:classid="{8BD21D10-EC42-11CE-9E0D-00AA006002F3}" ax:persistence="persistStorage" r:id="rId1"/>
</file>

<file path=word/activeX/activeX74.xml><?xml version="1.0" encoding="utf-8"?>
<ax:ocx xmlns:ax="http://schemas.microsoft.com/office/2006/activeX" xmlns:r="http://schemas.openxmlformats.org/officeDocument/2006/relationships" ax:classid="{978C9E23-D4B0-11CE-BF2D-00AA003F40D0}" ax:persistence="persistStorage" r:id="rId1"/>
</file>

<file path=word/activeX/activeX75.xml><?xml version="1.0" encoding="utf-8"?>
<ax:ocx xmlns:ax="http://schemas.microsoft.com/office/2006/activeX" xmlns:r="http://schemas.openxmlformats.org/officeDocument/2006/relationships" ax:classid="{8BD21D10-EC42-11CE-9E0D-00AA006002F3}" ax:persistence="persistStorage" r:id="rId1"/>
</file>

<file path=word/activeX/activeX76.xml><?xml version="1.0" encoding="utf-8"?>
<ax:ocx xmlns:ax="http://schemas.microsoft.com/office/2006/activeX" xmlns:r="http://schemas.openxmlformats.org/officeDocument/2006/relationships" ax:classid="{8BD21D10-EC42-11CE-9E0D-00AA006002F3}" ax:persistence="persistStorage" r:id="rId1"/>
</file>

<file path=word/activeX/activeX77.xml><?xml version="1.0" encoding="utf-8"?>
<ax:ocx xmlns:ax="http://schemas.microsoft.com/office/2006/activeX" xmlns:r="http://schemas.openxmlformats.org/officeDocument/2006/relationships" ax:classid="{978C9E23-D4B0-11CE-BF2D-00AA003F40D0}" ax:persistence="persistStorage" r:id="rId1"/>
</file>

<file path=word/activeX/activeX78.xml><?xml version="1.0" encoding="utf-8"?>
<ax:ocx xmlns:ax="http://schemas.microsoft.com/office/2006/activeX" xmlns:r="http://schemas.openxmlformats.org/officeDocument/2006/relationships" ax:classid="{8BD21D10-EC42-11CE-9E0D-00AA006002F3}" ax:persistence="persistStorage" r:id="rId1"/>
</file>

<file path=word/activeX/activeX79.xml><?xml version="1.0" encoding="utf-8"?>
<ax:ocx xmlns:ax="http://schemas.microsoft.com/office/2006/activeX" xmlns:r="http://schemas.openxmlformats.org/officeDocument/2006/relationships" ax:classid="{978C9E23-D4B0-11CE-BF2D-00AA003F40D0}" ax:persistence="persistStorage" r:id="rId1"/>
</file>

<file path=word/activeX/activeX80.xml><?xml version="1.0" encoding="utf-8"?>
<ax:ocx xmlns:ax="http://schemas.microsoft.com/office/2006/activeX" xmlns:r="http://schemas.openxmlformats.org/officeDocument/2006/relationships" ax:classid="{8BD21D10-EC42-11CE-9E0D-00AA006002F3}" ax:persistence="persistStorage" r:id="rId1"/>
</file>

<file path=word/activeX/activeX81.xml><?xml version="1.0" encoding="utf-8"?>
<ax:ocx xmlns:ax="http://schemas.microsoft.com/office/2006/activeX" xmlns:r="http://schemas.openxmlformats.org/officeDocument/2006/relationships" ax:classid="{8BD21D10-EC42-11CE-9E0D-00AA006002F3}" ax:persistence="persistStorage" r:id="rId1"/>
</file>

<file path=word/activeX/activeX82.xml><?xml version="1.0" encoding="utf-8"?>
<ax:ocx xmlns:ax="http://schemas.microsoft.com/office/2006/activeX" xmlns:r="http://schemas.openxmlformats.org/officeDocument/2006/relationships" ax:classid="{978C9E23-D4B0-11CE-BF2D-00AA003F40D0}" ax:persistence="persistStorage" r:id="rId1"/>
</file>

<file path=word/activeX/activeX83.xml><?xml version="1.0" encoding="utf-8"?>
<ax:ocx xmlns:ax="http://schemas.microsoft.com/office/2006/activeX" xmlns:r="http://schemas.openxmlformats.org/officeDocument/2006/relationships" ax:classid="{8BD21D10-EC42-11CE-9E0D-00AA006002F3}" ax:persistence="persistStorage" r:id="rId1"/>
</file>

<file path=word/activeX/activeX84.xml><?xml version="1.0" encoding="utf-8"?>
<ax:ocx xmlns:ax="http://schemas.microsoft.com/office/2006/activeX" xmlns:r="http://schemas.openxmlformats.org/officeDocument/2006/relationships" ax:classid="{978C9E23-D4B0-11CE-BF2D-00AA003F40D0}" ax:persistence="persistStorage" r:id="rId1"/>
</file>

<file path=word/activeX/activeX85.xml><?xml version="1.0" encoding="utf-8"?>
<ax:ocx xmlns:ax="http://schemas.microsoft.com/office/2006/activeX" xmlns:r="http://schemas.openxmlformats.org/officeDocument/2006/relationships" ax:classid="{8BD21D10-EC42-11CE-9E0D-00AA006002F3}" ax:persistence="persistStorage" r:id="rId1"/>
</file>

<file path=word/activeX/activeX86.xml><?xml version="1.0" encoding="utf-8"?>
<ax:ocx xmlns:ax="http://schemas.microsoft.com/office/2006/activeX" xmlns:r="http://schemas.openxmlformats.org/officeDocument/2006/relationships" ax:classid="{8BD21D10-EC42-11CE-9E0D-00AA006002F3}" ax:persistence="persistStorage" r:id="rId1"/>
</file>

<file path=word/activeX/activeX87.xml><?xml version="1.0" encoding="utf-8"?>
<ax:ocx xmlns:ax="http://schemas.microsoft.com/office/2006/activeX" xmlns:r="http://schemas.openxmlformats.org/officeDocument/2006/relationships" ax:classid="{978C9E23-D4B0-11CE-BF2D-00AA003F40D0}" ax:persistence="persistStorage" r:id="rId1"/>
</file>

<file path=word/activeX/activeX88.xml><?xml version="1.0" encoding="utf-8"?>
<ax:ocx xmlns:ax="http://schemas.microsoft.com/office/2006/activeX" xmlns:r="http://schemas.openxmlformats.org/officeDocument/2006/relationships" ax:classid="{8BD21D10-EC42-11CE-9E0D-00AA006002F3}" ax:persistence="persistStorage" r:id="rId1"/>
</file>

<file path=word/activeX/activeX89.xml><?xml version="1.0" encoding="utf-8"?>
<ax:ocx xmlns:ax="http://schemas.microsoft.com/office/2006/activeX" xmlns:r="http://schemas.openxmlformats.org/officeDocument/2006/relationships" ax:classid="{978C9E23-D4B0-11CE-BF2D-00AA003F40D0}" ax:persistence="persistStorage" r:id="rId1"/>
</file>

<file path=word/activeX/activeX90.xml><?xml version="1.0" encoding="utf-8"?>
<ax:ocx xmlns:ax="http://schemas.microsoft.com/office/2006/activeX" xmlns:r="http://schemas.openxmlformats.org/officeDocument/2006/relationships" ax:classid="{8BD21D10-EC42-11CE-9E0D-00AA006002F3}" ax:persistence="persistStorage" r:id="rId1"/>
</file>

<file path=word/activeX/activeX91.xml><?xml version="1.0" encoding="utf-8"?>
<ax:ocx xmlns:ax="http://schemas.microsoft.com/office/2006/activeX" xmlns:r="http://schemas.openxmlformats.org/officeDocument/2006/relationships" ax:classid="{8BD21D10-EC42-11CE-9E0D-00AA006002F3}" ax:persistence="persistStorage" r:id="rId1"/>
</file>

<file path=word/activeX/activeX92.xml><?xml version="1.0" encoding="utf-8"?>
<ax:ocx xmlns:ax="http://schemas.microsoft.com/office/2006/activeX" xmlns:r="http://schemas.openxmlformats.org/officeDocument/2006/relationships" ax:classid="{978C9E23-D4B0-11CE-BF2D-00AA003F40D0}" ax:persistence="persistStorage" r:id="rId1"/>
</file>

<file path=word/activeX/activeX93.xml><?xml version="1.0" encoding="utf-8"?>
<ax:ocx xmlns:ax="http://schemas.microsoft.com/office/2006/activeX" xmlns:r="http://schemas.openxmlformats.org/officeDocument/2006/relationships" ax:classid="{8BD21D10-EC42-11CE-9E0D-00AA006002F3}" ax:persistence="persistStorage" r:id="rId1"/>
</file>

<file path=word/activeX/activeX94.xml><?xml version="1.0" encoding="utf-8"?>
<ax:ocx xmlns:ax="http://schemas.microsoft.com/office/2006/activeX" xmlns:r="http://schemas.openxmlformats.org/officeDocument/2006/relationships" ax:classid="{978C9E23-D4B0-11CE-BF2D-00AA003F40D0}" ax:persistence="persistStorage" r:id="rId1"/>
</file>

<file path=word/activeX/activeX95.xml><?xml version="1.0" encoding="utf-8"?>
<ax:ocx xmlns:ax="http://schemas.microsoft.com/office/2006/activeX" xmlns:r="http://schemas.openxmlformats.org/officeDocument/2006/relationships" ax:classid="{8BD21D10-EC42-11CE-9E0D-00AA006002F3}" ax:persistence="persistStorage" r:id="rId1"/>
</file>

<file path=word/activeX/activeX96.xml><?xml version="1.0" encoding="utf-8"?>
<ax:ocx xmlns:ax="http://schemas.microsoft.com/office/2006/activeX" xmlns:r="http://schemas.openxmlformats.org/officeDocument/2006/relationships" ax:classid="{8BD21D10-EC42-11CE-9E0D-00AA006002F3}" ax:persistence="persistStorage" r:id="rId1"/>
</file>

<file path=word/activeX/activeX97.xml><?xml version="1.0" encoding="utf-8"?>
<ax:ocx xmlns:ax="http://schemas.microsoft.com/office/2006/activeX" xmlns:r="http://schemas.openxmlformats.org/officeDocument/2006/relationships" ax:classid="{978C9E23-D4B0-11CE-BF2D-00AA003F40D0}" ax:persistence="persistStorage" r:id="rId1"/>
</file>

<file path=word/activeX/activeX98.xml><?xml version="1.0" encoding="utf-8"?>
<ax:ocx xmlns:ax="http://schemas.microsoft.com/office/2006/activeX" xmlns:r="http://schemas.openxmlformats.org/officeDocument/2006/relationships" ax:classid="{8BD21D10-EC42-11CE-9E0D-00AA006002F3}" ax:persistence="persistStorage" r:id="rId1"/>
</file>

<file path=word/activeX/activeX99.xml><?xml version="1.0" encoding="utf-8"?>
<ax:ocx xmlns:ax="http://schemas.microsoft.com/office/2006/activeX" xmlns:r="http://schemas.openxmlformats.org/officeDocument/2006/relationships" ax:classid="{978C9E23-D4B0-11CE-BF2D-00AA003F40D0}" ax:persistence="persistStorage" r:id="rId1"/>
</file>

<file path=word/activeX/activeX100.xml><?xml version="1.0" encoding="utf-8"?>
<ax:ocx xmlns:ax="http://schemas.microsoft.com/office/2006/activeX" xmlns:r="http://schemas.openxmlformats.org/officeDocument/2006/relationships" ax:classid="{8BD21D10-EC42-11CE-9E0D-00AA006002F3}" ax:persistence="persistStorage" r:id="rId1"/>
</file>

<file path=word/activeX/activeX101.xml><?xml version="1.0" encoding="utf-8"?>
<ax:ocx xmlns:ax="http://schemas.microsoft.com/office/2006/activeX" xmlns:r="http://schemas.openxmlformats.org/officeDocument/2006/relationships" ax:classid="{8BD21D10-EC42-11CE-9E0D-00AA006002F3}" ax:persistence="persistStorage" r:id="rId1"/>
</file>

<file path=word/activeX/activeX102.xml><?xml version="1.0" encoding="utf-8"?>
<ax:ocx xmlns:ax="http://schemas.microsoft.com/office/2006/activeX" xmlns:r="http://schemas.openxmlformats.org/officeDocument/2006/relationships" ax:classid="{978C9E23-D4B0-11CE-BF2D-00AA003F40D0}" ax:persistence="persistStorage" r:id="rId1"/>
</file>

<file path=word/activeX/activeX103.xml><?xml version="1.0" encoding="utf-8"?>
<ax:ocx xmlns:ax="http://schemas.microsoft.com/office/2006/activeX" xmlns:r="http://schemas.openxmlformats.org/officeDocument/2006/relationships" ax:classid="{8BD21D10-EC42-11CE-9E0D-00AA006002F3}" ax:persistence="persistStorage" r:id="rId1"/>
</file>

<file path=word/activeX/activeX104.xml><?xml version="1.0" encoding="utf-8"?>
<ax:ocx xmlns:ax="http://schemas.microsoft.com/office/2006/activeX" xmlns:r="http://schemas.openxmlformats.org/officeDocument/2006/relationships" ax:classid="{978C9E23-D4B0-11CE-BF2D-00AA003F40D0}" ax:persistence="persistStorage" r:id="rId1"/>
</file>

<file path=word/activeX/activeX105.xml><?xml version="1.0" encoding="utf-8"?>
<ax:ocx xmlns:ax="http://schemas.microsoft.com/office/2006/activeX" xmlns:r="http://schemas.openxmlformats.org/officeDocument/2006/relationships" ax:classid="{8BD21D10-EC42-11CE-9E0D-00AA006002F3}" ax:persistence="persistStorage" r:id="rId1"/>
</file>

<file path=word/activeX/activeX106.xml><?xml version="1.0" encoding="utf-8"?>
<ax:ocx xmlns:ax="http://schemas.microsoft.com/office/2006/activeX" xmlns:r="http://schemas.openxmlformats.org/officeDocument/2006/relationships" ax:classid="{8BD21D10-EC42-11CE-9E0D-00AA006002F3}" ax:persistence="persistStorage" r:id="rId1"/>
</file>

<file path=word/activeX/activeX107.xml><?xml version="1.0" encoding="utf-8"?>
<ax:ocx xmlns:ax="http://schemas.microsoft.com/office/2006/activeX" xmlns:r="http://schemas.openxmlformats.org/officeDocument/2006/relationships" ax:classid="{978C9E23-D4B0-11CE-BF2D-00AA003F40D0}" ax:persistence="persistStorage" r:id="rId1"/>
</file>

<file path=word/activeX/activeX108.xml><?xml version="1.0" encoding="utf-8"?>
<ax:ocx xmlns:ax="http://schemas.microsoft.com/office/2006/activeX" xmlns:r="http://schemas.openxmlformats.org/officeDocument/2006/relationships" ax:classid="{8BD21D10-EC42-11CE-9E0D-00AA006002F3}" ax:persistence="persistStorage" r:id="rId1"/>
</file>

<file path=word/activeX/activeX109.xml><?xml version="1.0" encoding="utf-8"?>
<ax:ocx xmlns:ax="http://schemas.microsoft.com/office/2006/activeX" xmlns:r="http://schemas.openxmlformats.org/officeDocument/2006/relationships" ax:classid="{978C9E23-D4B0-11CE-BF2D-00AA003F40D0}" ax:persistence="persistStorage" r:id="rId1"/>
</file>

<file path=word/activeX/activeX110.xml><?xml version="1.0" encoding="utf-8"?>
<ax:ocx xmlns:ax="http://schemas.microsoft.com/office/2006/activeX" xmlns:r="http://schemas.openxmlformats.org/officeDocument/2006/relationships" ax:classid="{8BD21D10-EC42-11CE-9E0D-00AA006002F3}" ax:persistence="persistStorage" r:id="rId1"/>
</file>

<file path=word/activeX/activeX111.xml><?xml version="1.0" encoding="utf-8"?>
<ax:ocx xmlns:ax="http://schemas.microsoft.com/office/2006/activeX" xmlns:r="http://schemas.openxmlformats.org/officeDocument/2006/relationships" ax:classid="{8BD21D10-EC42-11CE-9E0D-00AA006002F3}" ax:persistence="persistStorage" r:id="rId1"/>
</file>

<file path=word/activeX/activeX112.xml><?xml version="1.0" encoding="utf-8"?>
<ax:ocx xmlns:ax="http://schemas.microsoft.com/office/2006/activeX" xmlns:r="http://schemas.openxmlformats.org/officeDocument/2006/relationships" ax:classid="{978C9E23-D4B0-11CE-BF2D-00AA003F40D0}" ax:persistence="persistStorage" r:id="rId1"/>
</file>

<file path=word/activeX/activeX113.xml><?xml version="1.0" encoding="utf-8"?>
<ax:ocx xmlns:ax="http://schemas.microsoft.com/office/2006/activeX" xmlns:r="http://schemas.openxmlformats.org/officeDocument/2006/relationships" ax:classid="{8BD21D10-EC42-11CE-9E0D-00AA006002F3}" ax:persistence="persistStorage" r:id="rId1"/>
</file>

<file path=word/activeX/activeX114.xml><?xml version="1.0" encoding="utf-8"?>
<ax:ocx xmlns:ax="http://schemas.microsoft.com/office/2006/activeX" xmlns:r="http://schemas.openxmlformats.org/officeDocument/2006/relationships" ax:classid="{978C9E23-D4B0-11CE-BF2D-00AA003F40D0}" ax:persistence="persistStorage" r:id="rId1"/>
</file>

<file path=word/activeX/activeX115.xml><?xml version="1.0" encoding="utf-8"?>
<ax:ocx xmlns:ax="http://schemas.microsoft.com/office/2006/activeX" xmlns:r="http://schemas.openxmlformats.org/officeDocument/2006/relationships" ax:classid="{8BD21D10-EC42-11CE-9E0D-00AA006002F3}" ax:persistence="persistStorage" r:id="rId1"/>
</file>

<file path=word/activeX/activeX116.xml><?xml version="1.0" encoding="utf-8"?>
<ax:ocx xmlns:ax="http://schemas.microsoft.com/office/2006/activeX" xmlns:r="http://schemas.openxmlformats.org/officeDocument/2006/relationships" ax:classid="{8BD21D10-EC42-11CE-9E0D-00AA006002F3}" ax:persistence="persistStorage" r:id="rId1"/>
</file>

<file path=word/activeX/activeX117.xml><?xml version="1.0" encoding="utf-8"?>
<ax:ocx xmlns:ax="http://schemas.microsoft.com/office/2006/activeX" xmlns:r="http://schemas.openxmlformats.org/officeDocument/2006/relationships" ax:classid="{978C9E23-D4B0-11CE-BF2D-00AA003F40D0}" ax:persistence="persistStorage" r:id="rId1"/>
</file>

<file path=word/activeX/activeX118.xml><?xml version="1.0" encoding="utf-8"?>
<ax:ocx xmlns:ax="http://schemas.microsoft.com/office/2006/activeX" xmlns:r="http://schemas.openxmlformats.org/officeDocument/2006/relationships" ax:classid="{8BD21D10-EC42-11CE-9E0D-00AA006002F3}" ax:persistence="persistStorage" r:id="rId1"/>
</file>

<file path=word/activeX/activeX119.xml><?xml version="1.0" encoding="utf-8"?>
<ax:ocx xmlns:ax="http://schemas.microsoft.com/office/2006/activeX" xmlns:r="http://schemas.openxmlformats.org/officeDocument/2006/relationships" ax:classid="{978C9E23-D4B0-11CE-BF2D-00AA003F40D0}" ax:persistence="persistStorage" r:id="rId1"/>
</file>

<file path=word/activeX/activeX120.xml><?xml version="1.0" encoding="utf-8"?>
<ax:ocx xmlns:ax="http://schemas.microsoft.com/office/2006/activeX" xmlns:r="http://schemas.openxmlformats.org/officeDocument/2006/relationships" ax:classid="{8BD21D10-EC42-11CE-9E0D-00AA006002F3}" ax:persistence="persistStorage" r:id="rId1"/>
</file>

<file path=word/activeX/activeX121.xml><?xml version="1.0" encoding="utf-8"?>
<ax:ocx xmlns:ax="http://schemas.microsoft.com/office/2006/activeX" xmlns:r="http://schemas.openxmlformats.org/officeDocument/2006/relationships" ax:classid="{8BD21D10-EC42-11CE-9E0D-00AA006002F3}" ax:persistence="persistStorage" r:id="rId1"/>
</file>

<file path=word/activeX/activeX122.xml><?xml version="1.0" encoding="utf-8"?>
<ax:ocx xmlns:ax="http://schemas.microsoft.com/office/2006/activeX" xmlns:r="http://schemas.openxmlformats.org/officeDocument/2006/relationships" ax:classid="{978C9E23-D4B0-11CE-BF2D-00AA003F40D0}" ax:persistence="persistStorage" r:id="rId1"/>
</file>

<file path=word/activeX/activeX123.xml><?xml version="1.0" encoding="utf-8"?>
<ax:ocx xmlns:ax="http://schemas.microsoft.com/office/2006/activeX" xmlns:r="http://schemas.openxmlformats.org/officeDocument/2006/relationships" ax:classid="{8BD21D10-EC42-11CE-9E0D-00AA006002F3}" ax:persistence="persistStorage" r:id="rId1"/>
</file>

<file path=word/activeX/activeX124.xml><?xml version="1.0" encoding="utf-8"?>
<ax:ocx xmlns:ax="http://schemas.microsoft.com/office/2006/activeX" xmlns:r="http://schemas.openxmlformats.org/officeDocument/2006/relationships" ax:classid="{978C9E23-D4B0-11CE-BF2D-00AA003F40D0}" ax:persistence="persistStorage" r:id="rId1"/>
</file>

<file path=word/activeX/activeX125.xml><?xml version="1.0" encoding="utf-8"?>
<ax:ocx xmlns:ax="http://schemas.microsoft.com/office/2006/activeX" xmlns:r="http://schemas.openxmlformats.org/officeDocument/2006/relationships" ax:classid="{8BD21D10-EC42-11CE-9E0D-00AA006002F3}" ax:persistence="persistStorage" r:id="rId1"/>
</file>

<file path=word/activeX/activeX126.xml><?xml version="1.0" encoding="utf-8"?>
<ax:ocx xmlns:ax="http://schemas.microsoft.com/office/2006/activeX" xmlns:r="http://schemas.openxmlformats.org/officeDocument/2006/relationships" ax:classid="{8BD21D10-EC42-11CE-9E0D-00AA006002F3}" ax:persistence="persistStorage" r:id="rId1"/>
</file>

<file path=word/activeX/activeX127.xml><?xml version="1.0" encoding="utf-8"?>
<ax:ocx xmlns:ax="http://schemas.microsoft.com/office/2006/activeX" xmlns:r="http://schemas.openxmlformats.org/officeDocument/2006/relationships" ax:classid="{978C9E23-D4B0-11CE-BF2D-00AA003F40D0}" ax:persistence="persistStorage" r:id="rId1"/>
</file>

<file path=word/activeX/activeX128.xml><?xml version="1.0" encoding="utf-8"?>
<ax:ocx xmlns:ax="http://schemas.microsoft.com/office/2006/activeX" xmlns:r="http://schemas.openxmlformats.org/officeDocument/2006/relationships" ax:classid="{8BD21D10-EC42-11CE-9E0D-00AA006002F3}" ax:persistence="persistStorage" r:id="rId1"/>
</file>

<file path=word/activeX/activeX129.xml><?xml version="1.0" encoding="utf-8"?>
<ax:ocx xmlns:ax="http://schemas.microsoft.com/office/2006/activeX" xmlns:r="http://schemas.openxmlformats.org/officeDocument/2006/relationships" ax:classid="{978C9E23-D4B0-11CE-BF2D-00AA003F40D0}" ax:persistence="persistStorage" r:id="rId1"/>
</file>

<file path=word/activeX/activeX130.xml><?xml version="1.0" encoding="utf-8"?>
<ax:ocx xmlns:ax="http://schemas.microsoft.com/office/2006/activeX" xmlns:r="http://schemas.openxmlformats.org/officeDocument/2006/relationships" ax:classid="{8BD21D10-EC42-11CE-9E0D-00AA006002F3}" ax:persistence="persistStorage" r:id="rId1"/>
</file>

<file path=word/activeX/activeX131.xml><?xml version="1.0" encoding="utf-8"?>
<ax:ocx xmlns:ax="http://schemas.microsoft.com/office/2006/activeX" xmlns:r="http://schemas.openxmlformats.org/officeDocument/2006/relationships" ax:classid="{8BD21D10-EC42-11CE-9E0D-00AA006002F3}" ax:persistence="persistStorage" r:id="rId1"/>
</file>

<file path=word/activeX/activeX132.xml><?xml version="1.0" encoding="utf-8"?>
<ax:ocx xmlns:ax="http://schemas.microsoft.com/office/2006/activeX" xmlns:r="http://schemas.openxmlformats.org/officeDocument/2006/relationships" ax:classid="{978C9E23-D4B0-11CE-BF2D-00AA003F40D0}" ax:persistence="persistStorage" r:id="rId1"/>
</file>

<file path=word/activeX/activeX133.xml><?xml version="1.0" encoding="utf-8"?>
<ax:ocx xmlns:ax="http://schemas.microsoft.com/office/2006/activeX" xmlns:r="http://schemas.openxmlformats.org/officeDocument/2006/relationships" ax:classid="{8BD21D10-EC42-11CE-9E0D-00AA006002F3}" ax:persistence="persistStorage" r:id="rId1"/>
</file>

<file path=word/activeX/activeX134.xml><?xml version="1.0" encoding="utf-8"?>
<ax:ocx xmlns:ax="http://schemas.microsoft.com/office/2006/activeX" xmlns:r="http://schemas.openxmlformats.org/officeDocument/2006/relationships" ax:classid="{978C9E23-D4B0-11CE-BF2D-00AA003F40D0}" ax:persistence="persistStorage" r:id="rId1"/>
</file>

<file path=word/activeX/activeX135.xml><?xml version="1.0" encoding="utf-8"?>
<ax:ocx xmlns:ax="http://schemas.microsoft.com/office/2006/activeX" xmlns:r="http://schemas.openxmlformats.org/officeDocument/2006/relationships" ax:classid="{8BD21D10-EC42-11CE-9E0D-00AA006002F3}" ax:persistence="persistStorage" r:id="rId1"/>
</file>

<file path=word/activeX/activeX136.xml><?xml version="1.0" encoding="utf-8"?>
<ax:ocx xmlns:ax="http://schemas.microsoft.com/office/2006/activeX" xmlns:r="http://schemas.openxmlformats.org/officeDocument/2006/relationships" ax:classid="{8BD21D10-EC42-11CE-9E0D-00AA006002F3}" ax:persistence="persistStorage" r:id="rId1"/>
</file>

<file path=word/activeX/activeX137.xml><?xml version="1.0" encoding="utf-8"?>
<ax:ocx xmlns:ax="http://schemas.microsoft.com/office/2006/activeX" xmlns:r="http://schemas.openxmlformats.org/officeDocument/2006/relationships" ax:classid="{978C9E23-D4B0-11CE-BF2D-00AA003F40D0}" ax:persistence="persistStorage" r:id="rId1"/>
</file>

<file path=word/activeX/activeX138.xml><?xml version="1.0" encoding="utf-8"?>
<ax:ocx xmlns:ax="http://schemas.microsoft.com/office/2006/activeX" xmlns:r="http://schemas.openxmlformats.org/officeDocument/2006/relationships" ax:classid="{8BD21D10-EC42-11CE-9E0D-00AA006002F3}" ax:persistence="persistStorage" r:id="rId1"/>
</file>

<file path=word/activeX/activeX139.xml><?xml version="1.0" encoding="utf-8"?>
<ax:ocx xmlns:ax="http://schemas.microsoft.com/office/2006/activeX" xmlns:r="http://schemas.openxmlformats.org/officeDocument/2006/relationships" ax:classid="{978C9E23-D4B0-11CE-BF2D-00AA003F40D0}" ax:persistence="persistStorage" r:id="rId1"/>
</file>

<file path=word/activeX/activeX140.xml><?xml version="1.0" encoding="utf-8"?>
<ax:ocx xmlns:ax="http://schemas.microsoft.com/office/2006/activeX" xmlns:r="http://schemas.openxmlformats.org/officeDocument/2006/relationships" ax:classid="{8BD21D10-EC42-11CE-9E0D-00AA006002F3}" ax:persistence="persistStorage" r:id="rId1"/>
</file>

<file path=word/activeX/activeX141.xml><?xml version="1.0" encoding="utf-8"?>
<ax:ocx xmlns:ax="http://schemas.microsoft.com/office/2006/activeX" xmlns:r="http://schemas.openxmlformats.org/officeDocument/2006/relationships" ax:classid="{978C9E23-D4B0-11CE-BF2D-00AA003F40D0}" ax:persistence="persistStorage" r:id="rId1"/>
</file>

<file path=word/activeX/activeX142.xml><?xml version="1.0" encoding="utf-8"?>
<ax:ocx xmlns:ax="http://schemas.microsoft.com/office/2006/activeX" xmlns:r="http://schemas.openxmlformats.org/officeDocument/2006/relationships" ax:classid="{8BD21D10-EC42-11CE-9E0D-00AA006002F3}" ax:persistence="persistStorage" r:id="rId1"/>
</file>

<file path=word/activeX/activeX143.xml><?xml version="1.0" encoding="utf-8"?>
<ax:ocx xmlns:ax="http://schemas.microsoft.com/office/2006/activeX" xmlns:r="http://schemas.openxmlformats.org/officeDocument/2006/relationships" ax:classid="{978C9E23-D4B0-11CE-BF2D-00AA003F40D0}" ax:persistence="persistStorage" r:id="rId1"/>
</file>

<file path=word/activeX/activeX144.xml><?xml version="1.0" encoding="utf-8"?>
<ax:ocx xmlns:ax="http://schemas.microsoft.com/office/2006/activeX" xmlns:r="http://schemas.openxmlformats.org/officeDocument/2006/relationships" ax:classid="{8BD21D10-EC42-11CE-9E0D-00AA006002F3}" ax:persistence="persistStorage" r:id="rId1"/>
</file>

<file path=word/activeX/activeX145.xml><?xml version="1.0" encoding="utf-8"?>
<ax:ocx xmlns:ax="http://schemas.microsoft.com/office/2006/activeX" xmlns:r="http://schemas.openxmlformats.org/officeDocument/2006/relationships" ax:classid="{978C9E23-D4B0-11CE-BF2D-00AA003F40D0}" ax:persistence="persistStorage" r:id="rId1"/>
</file>

<file path=word/activeX/activeX146.xml><?xml version="1.0" encoding="utf-8"?>
<ax:ocx xmlns:ax="http://schemas.microsoft.com/office/2006/activeX" xmlns:r="http://schemas.openxmlformats.org/officeDocument/2006/relationships" ax:classid="{8BD21D10-EC42-11CE-9E0D-00AA006002F3}" ax:persistence="persistStorage" r:id="rId1"/>
</file>

<file path=word/activeX/activeX147.xml><?xml version="1.0" encoding="utf-8"?>
<ax:ocx xmlns:ax="http://schemas.microsoft.com/office/2006/activeX" xmlns:r="http://schemas.openxmlformats.org/officeDocument/2006/relationships" ax:classid="{978C9E23-D4B0-11CE-BF2D-00AA003F40D0}" ax:persistence="persistStorage" r:id="rId1"/>
</file>

<file path=word/activeX/activeX148.xml><?xml version="1.0" encoding="utf-8"?>
<ax:ocx xmlns:ax="http://schemas.microsoft.com/office/2006/activeX" xmlns:r="http://schemas.openxmlformats.org/officeDocument/2006/relationships" ax:classid="{8BD21D10-EC42-11CE-9E0D-00AA006002F3}" ax:persistence="persistStorage" r:id="rId1"/>
</file>

<file path=word/activeX/activeX149.xml><?xml version="1.0" encoding="utf-8"?>
<ax:ocx xmlns:ax="http://schemas.microsoft.com/office/2006/activeX" xmlns:r="http://schemas.openxmlformats.org/officeDocument/2006/relationships" ax:classid="{8BD21D1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3ED38AE65041C8B602A7D178AD04FC"/>
        <w:category>
          <w:name w:val="General"/>
          <w:gallery w:val="placeholder"/>
        </w:category>
        <w:types>
          <w:type w:val="bbPlcHdr"/>
        </w:types>
        <w:behaviors>
          <w:behavior w:val="content"/>
        </w:behaviors>
        <w:guid w:val="{784CBEBD-CB5A-4669-AC74-87B590D25D94}"/>
      </w:docPartPr>
      <w:docPartBody>
        <w:p w:rsidR="00BF1F85" w:rsidRDefault="0052197F" w:rsidP="0052197F">
          <w:pPr>
            <w:pStyle w:val="B23ED38AE65041C8B602A7D178AD04FC"/>
          </w:pPr>
          <w:r w:rsidRPr="00E837E1">
            <w:rPr>
              <w:rStyle w:val="PlaceholderText"/>
            </w:rPr>
            <w:t>[Subject]</w:t>
          </w:r>
        </w:p>
      </w:docPartBody>
    </w:docPart>
    <w:docPart>
      <w:docPartPr>
        <w:name w:val="55BEF52E6389410ABF820D3A6E0C87EA"/>
        <w:category>
          <w:name w:val="General"/>
          <w:gallery w:val="placeholder"/>
        </w:category>
        <w:types>
          <w:type w:val="bbPlcHdr"/>
        </w:types>
        <w:behaviors>
          <w:behavior w:val="content"/>
        </w:behaviors>
        <w:guid w:val="{17490DBA-4AE9-44B4-AA9B-8F0F461A1669}"/>
      </w:docPartPr>
      <w:docPartBody>
        <w:p w:rsidR="00BF1F85" w:rsidRDefault="0052197F" w:rsidP="0052197F">
          <w:pPr>
            <w:pStyle w:val="55BEF52E6389410ABF820D3A6E0C87EA"/>
          </w:pPr>
          <w:r w:rsidRPr="00E837E1">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Roboto">
    <w:altName w:val="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E3"/>
    <w:rsid w:val="00073954"/>
    <w:rsid w:val="000A69A3"/>
    <w:rsid w:val="00182C45"/>
    <w:rsid w:val="00257371"/>
    <w:rsid w:val="00262379"/>
    <w:rsid w:val="002627C4"/>
    <w:rsid w:val="00273C3C"/>
    <w:rsid w:val="002A473C"/>
    <w:rsid w:val="002D0CE3"/>
    <w:rsid w:val="00313A98"/>
    <w:rsid w:val="00335A94"/>
    <w:rsid w:val="0052197F"/>
    <w:rsid w:val="005F7BAF"/>
    <w:rsid w:val="00714D06"/>
    <w:rsid w:val="00722958"/>
    <w:rsid w:val="0078739D"/>
    <w:rsid w:val="008E7501"/>
    <w:rsid w:val="0091719A"/>
    <w:rsid w:val="00A31146"/>
    <w:rsid w:val="00AA3449"/>
    <w:rsid w:val="00AF37B1"/>
    <w:rsid w:val="00BA4D9D"/>
    <w:rsid w:val="00BF1F85"/>
    <w:rsid w:val="00C57BD4"/>
    <w:rsid w:val="00C71221"/>
    <w:rsid w:val="00C82F94"/>
    <w:rsid w:val="00CA0DA9"/>
    <w:rsid w:val="00CA13B2"/>
    <w:rsid w:val="00CC4CCD"/>
    <w:rsid w:val="00E63476"/>
    <w:rsid w:val="00E928D0"/>
    <w:rsid w:val="00EF257D"/>
    <w:rsid w:val="00F75D0F"/>
    <w:rsid w:val="00F8289F"/>
    <w:rsid w:val="00FA007F"/>
    <w:rsid w:val="00FF5FB0"/>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CE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197F"/>
    <w:rPr>
      <w:color w:val="808080"/>
    </w:rPr>
  </w:style>
  <w:style w:type="paragraph" w:customStyle="1" w:styleId="B23ED38AE65041C8B602A7D178AD04FC">
    <w:name w:val="B23ED38AE65041C8B602A7D178AD04FC"/>
    <w:rsid w:val="0052197F"/>
  </w:style>
  <w:style w:type="paragraph" w:customStyle="1" w:styleId="55BEF52E6389410ABF820D3A6E0C87EA">
    <w:name w:val="55BEF52E6389410ABF820D3A6E0C87EA"/>
    <w:rsid w:val="005219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asware">
  <a:themeElements>
    <a:clrScheme name="Basware">
      <a:dk1>
        <a:srgbClr val="000000"/>
      </a:dk1>
      <a:lt1>
        <a:srgbClr val="FFFFFF"/>
      </a:lt1>
      <a:dk2>
        <a:srgbClr val="000000"/>
      </a:dk2>
      <a:lt2>
        <a:srgbClr val="8C8F91"/>
      </a:lt2>
      <a:accent1>
        <a:srgbClr val="00ADD0"/>
      </a:accent1>
      <a:accent2>
        <a:srgbClr val="6E6E6E"/>
      </a:accent2>
      <a:accent3>
        <a:srgbClr val="F08800"/>
      </a:accent3>
      <a:accent4>
        <a:srgbClr val="006890"/>
      </a:accent4>
      <a:accent5>
        <a:srgbClr val="AAD3E4"/>
      </a:accent5>
      <a:accent6>
        <a:srgbClr val="3C8A2E"/>
      </a:accent6>
      <a:hlink>
        <a:srgbClr val="006890"/>
      </a:hlink>
      <a:folHlink>
        <a:srgbClr val="505050"/>
      </a:folHlink>
    </a:clrScheme>
    <a:fontScheme name="Baswar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gradFill rotWithShape="0">
          <a:gsLst>
            <a:gs pos="0">
              <a:schemeClr val="accent1"/>
            </a:gs>
            <a:gs pos="100000">
              <a:schemeClr val="hlink"/>
            </a:gs>
          </a:gsLst>
          <a:lin ang="5400000" scaled="1"/>
        </a:gradFill>
        <a:ln w="9525">
          <a:noFill/>
          <a:round/>
          <a:headEnd/>
          <a:tailEnd/>
        </a:ln>
        <a:effectLst/>
      </a:spPr>
      <a:bodyPr wrap="square" lIns="90000" tIns="46800" rIns="90000" bIns="46800" rtlCol="0" anchor="ctr">
        <a:normAutofit/>
      </a:bodyPr>
      <a:lstStyle>
        <a:defPPr algn="ctr">
          <a:defRPr sz="1400" dirty="0" err="1" smtClean="0">
            <a:solidFill>
              <a:schemeClr val="bg1"/>
            </a:solidFill>
          </a:defRPr>
        </a:defPPr>
      </a:lstStyle>
    </a:spDef>
    <a:lnDef>
      <a:spPr bwMode="auto">
        <a:xfrm>
          <a:off x="0" y="0"/>
          <a:ext cx="1" cy="1"/>
        </a:xfrm>
        <a:custGeom>
          <a:avLst/>
          <a:gdLst/>
          <a:ahLst/>
          <a:cxnLst/>
          <a:rect l="0" t="0" r="0" b="0"/>
          <a:pathLst/>
        </a:custGeom>
        <a:solidFill>
          <a:schemeClr val="bg1"/>
        </a:solidFill>
        <a:ln w="9525" cap="flat" cmpd="sng" algn="ctr">
          <a:solidFill>
            <a:schemeClr val="tx1"/>
          </a:solidFill>
          <a:prstDash val="solid"/>
          <a:round/>
          <a:headEnd type="none" w="med" len="med"/>
          <a:tailEnd type="none" w="med" len="med"/>
        </a:ln>
        <a:effectLst/>
      </a:spPr>
      <a:bodyPr vert="horz" wrap="square" lIns="90000" tIns="46800" rIns="90000" bIns="4680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fi-FI" sz="2400" b="0" i="0" u="none" strike="noStrike" cap="none" normalizeH="0" baseline="0" smtClean="0">
            <a:ln>
              <a:noFill/>
            </a:ln>
            <a:solidFill>
              <a:schemeClr val="tx1"/>
            </a:solidFill>
            <a:effectLst/>
            <a:latin typeface="Arial" charset="0"/>
          </a:defRPr>
        </a:defPPr>
      </a:lstStyle>
    </a:lnDef>
  </a:objectDefaults>
  <a:extraClrSchemeLst>
    <a:extraClrScheme>
      <a:clrScheme name="BW_prese 1">
        <a:dk1>
          <a:srgbClr val="000000"/>
        </a:dk1>
        <a:lt1>
          <a:srgbClr val="FFFFFF"/>
        </a:lt1>
        <a:dk2>
          <a:srgbClr val="000000"/>
        </a:dk2>
        <a:lt2>
          <a:srgbClr val="8C8F91"/>
        </a:lt2>
        <a:accent1>
          <a:srgbClr val="00ADD0"/>
        </a:accent1>
        <a:accent2>
          <a:srgbClr val="6E6E6E"/>
        </a:accent2>
        <a:accent3>
          <a:srgbClr val="FFFFFF"/>
        </a:accent3>
        <a:accent4>
          <a:srgbClr val="000000"/>
        </a:accent4>
        <a:accent5>
          <a:srgbClr val="AAD3E4"/>
        </a:accent5>
        <a:accent6>
          <a:srgbClr val="636363"/>
        </a:accent6>
        <a:hlink>
          <a:srgbClr val="006890"/>
        </a:hlink>
        <a:folHlink>
          <a:srgbClr val="505050"/>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2007-12-19T00:00:00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E9FFEC189EE24E97A355E6CFFFB52F" ma:contentTypeVersion="21" ma:contentTypeDescription="Create a new document." ma:contentTypeScope="" ma:versionID="1aa10ce795f5a0b7c2d0fb70ca04a9b7">
  <xsd:schema xmlns:xsd="http://www.w3.org/2001/XMLSchema" xmlns:xs="http://www.w3.org/2001/XMLSchema" xmlns:p="http://schemas.microsoft.com/office/2006/metadata/properties" xmlns:ns2="cf7852f2-e8ec-4730-8376-98519b323da6" xmlns:ns3="b1d50fa2-6503-41b1-bbc3-d9355357329e" targetNamespace="http://schemas.microsoft.com/office/2006/metadata/properties" ma:root="true" ma:fieldsID="549f36f027cd32723db39d3e5170e6d5" ns2:_="" ns3:_="">
    <xsd:import namespace="cf7852f2-e8ec-4730-8376-98519b323da6"/>
    <xsd:import namespace="b1d50fa2-6503-41b1-bbc3-d9355357329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AsanaCard" minOccurs="0"/>
                <xsd:element ref="ns2:MediaServiceSearchProperties" minOccurs="0"/>
                <xsd:element ref="ns2:MediaServiceBillingMetadata" minOccurs="0"/>
                <xsd:element ref="ns2:MediaServiceLocation" minOccurs="0"/>
                <xsd:element ref="ns2:AddedtoExtropi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852f2-e8ec-4730-8376-98519b323d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1d10e8-eb2b-416f-80ff-42673297841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AsanaCard" ma:index="24" nillable="true" ma:displayName="Asana Card/Change Log" ma:description="Related URLs" ma:format="Hyperlink" ma:internalName="AsanaCar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element name="AddedtoExtropian" ma:index="28" nillable="true" ma:displayName="Added to Extropian" ma:default="0" ma:format="Dropdown" ma:internalName="AddedtoExtropia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d50fa2-6503-41b1-bbc3-d9355357329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a9da772-e92f-43ac-9132-15a6fd65c69b}" ma:internalName="TaxCatchAll" ma:showField="CatchAllData" ma:web="b1d50fa2-6503-41b1-bbc3-d935535732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TaxCatchAll xmlns="b1d50fa2-6503-41b1-bbc3-d9355357329e" xsi:nil="true"/>
    <lcf76f155ced4ddcb4097134ff3c332f xmlns="cf7852f2-e8ec-4730-8376-98519b323da6">
      <Terms xmlns="http://schemas.microsoft.com/office/infopath/2007/PartnerControls"/>
    </lcf76f155ced4ddcb4097134ff3c332f>
    <AsanaCard xmlns="cf7852f2-e8ec-4730-8376-98519b323da6">
      <Url xsi:nil="true"/>
      <Description xsi:nil="true"/>
    </AsanaCard>
    <AddedtoExtropian xmlns="cf7852f2-e8ec-4730-8376-98519b323da6">false</AddedtoExtropia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31DD5A-7CFE-46AA-815C-DF767873F5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852f2-e8ec-4730-8376-98519b323da6"/>
    <ds:schemaRef ds:uri="b1d50fa2-6503-41b1-bbc3-d93553573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D9473C-99B0-424E-A5F6-951B713DE887}">
  <ds:schemaRefs>
    <ds:schemaRef ds:uri="http://schemas.microsoft.com/office/2006/metadata/properties"/>
    <ds:schemaRef ds:uri="b1d50fa2-6503-41b1-bbc3-d9355357329e"/>
    <ds:schemaRef ds:uri="cf7852f2-e8ec-4730-8376-98519b323da6"/>
    <ds:schemaRef ds:uri="http://schemas.microsoft.com/office/infopath/2007/PartnerControls"/>
  </ds:schemaRefs>
</ds:datastoreItem>
</file>

<file path=customXml/itemProps4.xml><?xml version="1.0" encoding="utf-8"?>
<ds:datastoreItem xmlns:ds="http://schemas.openxmlformats.org/officeDocument/2006/customXml" ds:itemID="{A9FD9078-1416-4CF5-8BF1-C60288C41B8D}">
  <ds:schemaRefs>
    <ds:schemaRef ds:uri="http://schemas.microsoft.com/sharepoint/v3/contenttype/forms"/>
  </ds:schemaRefs>
</ds:datastoreItem>
</file>

<file path=customXml/itemProps5.xml><?xml version="1.0" encoding="utf-8"?>
<ds:datastoreItem xmlns:ds="http://schemas.openxmlformats.org/officeDocument/2006/customXml" ds:itemID="{8CDFAE1B-B014-4BCE-ABAC-85BC30190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BASE-M Generic Document Template</Template>
  <TotalTime>121</TotalTime>
  <Pages>40</Pages>
  <Words>8060</Words>
  <Characters>45946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Scan and Capture Specification and Validation Guide (SVG)</vt:lpstr>
    </vt:vector>
  </TitlesOfParts>
  <Company>Basware Corporation</Company>
  <LinksUpToDate>false</LinksUpToDate>
  <CharactersWithSpaces>53899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 and Capture Specification and Validation Guide (SVG)</dc:title>
  <dc:subject>JLG Group</dc:subject>
  <dc:creator>Shah, Tejas</dc:creator>
  <cp:keywords/>
  <dc:description/>
  <cp:lastModifiedBy>Jatin Bakshi</cp:lastModifiedBy>
  <cp:revision>6</cp:revision>
  <cp:lastPrinted>2007-12-27T16:54:00Z</cp:lastPrinted>
  <dcterms:created xsi:type="dcterms:W3CDTF">2022-07-25T11:02:00Z</dcterms:created>
  <dcterms:modified xsi:type="dcterms:W3CDTF">2026-06-24T11:52:00Z</dcterms:modified>
  <cp:category>SVG</cp:category>
  <cp:contentStatus>Version 0.6</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Sweetie Corporation</vt:lpwstr>
  </property>
  <property fmtid="{D5CDD505-2E9C-101B-9397-08002B2CF9AE}" pid="3" name="Order">
    <vt:r8>1600</vt:r8>
  </property>
  <property fmtid="{D5CDD505-2E9C-101B-9397-08002B2CF9AE}" pid="4" name="ContentTypeId">
    <vt:lpwstr>0x0101000DE9FFEC189EE24E97A355E6CFFFB52F</vt:lpwstr>
  </property>
  <property fmtid="{D5CDD505-2E9C-101B-9397-08002B2CF9AE}" pid="5" name="MediaServiceImageTags">
    <vt:lpwstr/>
  </property>
  <property fmtid="{D5CDD505-2E9C-101B-9397-08002B2CF9AE}" pid="6" name="GrammarlyDocumentId">
    <vt:lpwstr>423f300e-c454-4c10-9911-68db5f931187</vt:lpwstr>
  </property>
</Properties>
</file>